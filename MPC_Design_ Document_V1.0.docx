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p14">
  <w:body>
    <w:p w:rsidR="00D045F3" w:rsidP="00D045F3" w:rsidRDefault="00086377" w14:paraId="047E8E58" w14:textId="77777777">
      <w:pPr>
        <w:pStyle w:val="Title"/>
        <w:jc w:val="center"/>
      </w:pPr>
      <w:r>
        <w:t xml:space="preserve">Marathon Petroleum </w:t>
      </w:r>
      <w:r w:rsidR="00A55688">
        <w:t>Corporation</w:t>
      </w:r>
      <w:r w:rsidR="001F4E6E">
        <w:t xml:space="preserve"> </w:t>
      </w:r>
      <w:r w:rsidR="006954B8">
        <w:t>Design</w:t>
      </w:r>
      <w:r w:rsidR="003F64F0">
        <w:t xml:space="preserve"> </w:t>
      </w:r>
      <w:r>
        <w:t>Document</w:t>
      </w:r>
    </w:p>
    <w:p w:rsidR="00A835B3" w:rsidP="001F4E6E" w:rsidRDefault="00A835B3" w14:paraId="062781D7" w14:textId="77777777">
      <w:pPr>
        <w:pStyle w:val="Title"/>
        <w:jc w:val="center"/>
      </w:pPr>
    </w:p>
    <w:p w:rsidR="001F4E6E" w:rsidP="001F4E6E" w:rsidRDefault="001F4E6E" w14:paraId="34ACCD9A" w14:textId="77777777"/>
    <w:p w:rsidR="001F4E6E" w:rsidP="001F4E6E" w:rsidRDefault="001F4E6E" w14:paraId="64586522" w14:textId="77777777"/>
    <w:p w:rsidR="001F4E6E" w:rsidP="001F4E6E" w:rsidRDefault="001F4E6E" w14:paraId="2E2CC18A" w14:textId="77777777"/>
    <w:p w:rsidR="001F4E6E" w:rsidP="001F4E6E" w:rsidRDefault="001F4E6E" w14:paraId="06098C19" w14:textId="77777777"/>
    <w:p w:rsidR="001F4E6E" w:rsidP="001F4E6E" w:rsidRDefault="001F4E6E" w14:paraId="37506111" w14:textId="77777777"/>
    <w:p w:rsidR="001F4E6E" w:rsidP="001F4E6E" w:rsidRDefault="001F4E6E" w14:paraId="21A895AE" w14:textId="77777777"/>
    <w:p w:rsidR="001F4E6E" w:rsidP="001F4E6E" w:rsidRDefault="001F4E6E" w14:paraId="5B82F925" w14:textId="77777777"/>
    <w:p w:rsidR="001F4E6E" w:rsidP="001F4E6E" w:rsidRDefault="001F4E6E" w14:paraId="4A9CDE7A" w14:textId="77777777"/>
    <w:p w:rsidRPr="001F4E6E" w:rsidR="001F4E6E" w:rsidP="001F4E6E" w:rsidRDefault="001F4E6E" w14:paraId="7F0FC695" w14:textId="77777777">
      <w:pPr>
        <w:jc w:val="center"/>
        <w:rPr>
          <w:b/>
          <w:sz w:val="32"/>
        </w:rPr>
      </w:pPr>
      <w:r w:rsidRPr="001F4E6E">
        <w:rPr>
          <w:b/>
          <w:sz w:val="32"/>
        </w:rPr>
        <w:t xml:space="preserve">Prepared </w:t>
      </w:r>
      <w:r w:rsidRPr="001F4E6E" w:rsidR="00EF6C59">
        <w:rPr>
          <w:b/>
          <w:sz w:val="32"/>
        </w:rPr>
        <w:t>by</w:t>
      </w:r>
      <w:r w:rsidRPr="001F4E6E">
        <w:rPr>
          <w:b/>
          <w:sz w:val="32"/>
        </w:rPr>
        <w:t>:</w:t>
      </w:r>
    </w:p>
    <w:p w:rsidR="001F4E6E" w:rsidP="001F4E6E" w:rsidRDefault="00086377" w14:paraId="1B424149" w14:textId="77777777">
      <w:pPr>
        <w:spacing w:after="120" w:line="240" w:lineRule="auto"/>
        <w:jc w:val="center"/>
        <w:rPr>
          <w:b/>
          <w:sz w:val="28"/>
        </w:rPr>
      </w:pPr>
      <w:r>
        <w:rPr>
          <w:b/>
          <w:sz w:val="28"/>
        </w:rPr>
        <w:t>Simeio Solutions</w:t>
      </w:r>
    </w:p>
    <w:p w:rsidRPr="001F4E6E" w:rsidR="001F4E6E" w:rsidP="00086377" w:rsidRDefault="001F4E6E" w14:paraId="57CF4A6F" w14:textId="77777777">
      <w:pPr>
        <w:rPr>
          <w:b/>
          <w:sz w:val="28"/>
        </w:rPr>
      </w:pPr>
    </w:p>
    <w:p w:rsidR="00645C41" w:rsidP="001F4E6E" w:rsidRDefault="00645C41" w14:paraId="46677803" w14:textId="77777777">
      <w:pPr>
        <w:jc w:val="center"/>
      </w:pPr>
    </w:p>
    <w:p w:rsidR="00645C41" w:rsidRDefault="00645C41" w14:paraId="0A73F651" w14:textId="77777777">
      <w:r>
        <w:br w:type="page"/>
      </w:r>
    </w:p>
    <w:tbl>
      <w:tblPr>
        <w:tblW w:w="4904" w:type="pct"/>
        <w:tblInd w:w="-5" w:type="dxa"/>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CellMar>
          <w:top w:w="72" w:type="dxa"/>
          <w:left w:w="72" w:type="dxa"/>
          <w:bottom w:w="72" w:type="dxa"/>
          <w:right w:w="72" w:type="dxa"/>
        </w:tblCellMar>
        <w:tblLook w:val="06A0" w:firstRow="1" w:lastRow="0" w:firstColumn="1" w:lastColumn="0" w:noHBand="1" w:noVBand="1"/>
      </w:tblPr>
      <w:tblGrid>
        <w:gridCol w:w="1341"/>
        <w:gridCol w:w="1171"/>
        <w:gridCol w:w="4249"/>
        <w:gridCol w:w="2409"/>
      </w:tblGrid>
      <w:tr w:rsidRPr="00CB7D43" w:rsidR="000278E0" w:rsidTr="0083625C" w14:paraId="5C278F45" w14:textId="77777777">
        <w:tc>
          <w:tcPr>
            <w:tcW w:w="1341" w:type="dxa"/>
            <w:shd w:val="clear" w:color="auto" w:fill="FF0066"/>
            <w:hideMark/>
          </w:tcPr>
          <w:p w:rsidRPr="00CB7D43" w:rsidR="00CB1454" w:rsidP="007E5908" w:rsidRDefault="00CB1454" w14:paraId="4833BDAD" w14:textId="77777777">
            <w:pPr>
              <w:jc w:val="center"/>
              <w:rPr>
                <w:rFonts w:eastAsia="Times" w:cstheme="minorHAnsi"/>
              </w:rPr>
            </w:pPr>
            <w:r w:rsidRPr="00CB7D43">
              <w:rPr>
                <w:rFonts w:eastAsia="Times" w:cstheme="minorHAnsi"/>
              </w:rPr>
              <w:lastRenderedPageBreak/>
              <w:t>Date</w:t>
            </w:r>
          </w:p>
        </w:tc>
        <w:tc>
          <w:tcPr>
            <w:tcW w:w="1171" w:type="dxa"/>
            <w:shd w:val="clear" w:color="auto" w:fill="FF0066"/>
            <w:hideMark/>
          </w:tcPr>
          <w:p w:rsidRPr="00CB7D43" w:rsidR="00CB1454" w:rsidP="007E5908" w:rsidRDefault="00CB1454" w14:paraId="040065CD" w14:textId="77777777">
            <w:pPr>
              <w:jc w:val="center"/>
              <w:rPr>
                <w:rFonts w:eastAsia="Times" w:cstheme="minorHAnsi"/>
              </w:rPr>
            </w:pPr>
            <w:r w:rsidRPr="00CB7D43">
              <w:rPr>
                <w:rFonts w:eastAsia="Times" w:cstheme="minorHAnsi"/>
              </w:rPr>
              <w:t>Version</w:t>
            </w:r>
          </w:p>
        </w:tc>
        <w:tc>
          <w:tcPr>
            <w:tcW w:w="4249" w:type="dxa"/>
            <w:shd w:val="clear" w:color="auto" w:fill="FF0066"/>
            <w:hideMark/>
          </w:tcPr>
          <w:p w:rsidRPr="00CB7D43" w:rsidR="00CB1454" w:rsidP="007E5908" w:rsidRDefault="00CB1454" w14:paraId="1E4E15AF" w14:textId="77777777">
            <w:pPr>
              <w:jc w:val="center"/>
              <w:rPr>
                <w:rFonts w:eastAsia="Times" w:cstheme="minorHAnsi"/>
              </w:rPr>
            </w:pPr>
            <w:r w:rsidRPr="00CB7D43">
              <w:rPr>
                <w:rFonts w:eastAsia="Times" w:cstheme="minorHAnsi"/>
              </w:rPr>
              <w:t>Description</w:t>
            </w:r>
          </w:p>
        </w:tc>
        <w:tc>
          <w:tcPr>
            <w:tcW w:w="2409" w:type="dxa"/>
            <w:shd w:val="clear" w:color="auto" w:fill="FF0066"/>
            <w:hideMark/>
          </w:tcPr>
          <w:p w:rsidRPr="00CB7D43" w:rsidR="00CB1454" w:rsidP="007E5908" w:rsidRDefault="00CB1454" w14:paraId="34A2947F" w14:textId="77777777">
            <w:pPr>
              <w:jc w:val="center"/>
              <w:rPr>
                <w:rFonts w:eastAsia="Times" w:cstheme="minorHAnsi"/>
              </w:rPr>
            </w:pPr>
            <w:r w:rsidRPr="00CB7D43">
              <w:rPr>
                <w:rFonts w:eastAsia="Times" w:cstheme="minorHAnsi"/>
              </w:rPr>
              <w:t>Author</w:t>
            </w:r>
          </w:p>
        </w:tc>
      </w:tr>
      <w:tr w:rsidRPr="00CB7D43" w:rsidR="00E61537" w:rsidTr="00CB1454" w14:paraId="75F52AF8" w14:textId="77777777">
        <w:trPr>
          <w:ins w:author="Myers, Linda K." w:date="2020-06-10T11:05:00Z" w:id="0"/>
        </w:trPr>
        <w:tc>
          <w:tcPr>
            <w:tcW w:w="1341" w:type="dxa"/>
          </w:tcPr>
          <w:p w:rsidR="00E61537" w:rsidP="00CB1454" w:rsidRDefault="00E61537" w14:paraId="7ADF13F7" w14:textId="77777777">
            <w:pPr>
              <w:pStyle w:val="Bodynew"/>
              <w:rPr>
                <w:ins w:author="Myers, Linda K." w:date="2020-06-10T11:05:00Z" w:id="1"/>
              </w:rPr>
            </w:pPr>
          </w:p>
        </w:tc>
        <w:tc>
          <w:tcPr>
            <w:tcW w:w="1171" w:type="dxa"/>
          </w:tcPr>
          <w:p w:rsidR="00E61537" w:rsidP="00CB1454" w:rsidRDefault="00E61537" w14:paraId="5B0DDDF8" w14:textId="77777777">
            <w:pPr>
              <w:pStyle w:val="Bodynew"/>
              <w:rPr>
                <w:ins w:author="Myers, Linda K." w:date="2020-06-10T11:05:00Z" w:id="2"/>
                <w:rFonts w:asciiTheme="minorHAnsi" w:hAnsiTheme="minorHAnsi" w:cstheme="minorHAnsi"/>
                <w:sz w:val="20"/>
              </w:rPr>
            </w:pPr>
          </w:p>
        </w:tc>
        <w:tc>
          <w:tcPr>
            <w:tcW w:w="4249" w:type="dxa"/>
          </w:tcPr>
          <w:p w:rsidR="00E61537" w:rsidP="00CB1454" w:rsidRDefault="00E61537" w14:paraId="3E095B05" w14:textId="77777777">
            <w:pPr>
              <w:pStyle w:val="Bodynew"/>
              <w:rPr>
                <w:ins w:author="Myers, Linda K." w:date="2020-06-10T11:05:00Z" w:id="3"/>
              </w:rPr>
            </w:pPr>
          </w:p>
        </w:tc>
        <w:tc>
          <w:tcPr>
            <w:tcW w:w="2409" w:type="dxa"/>
          </w:tcPr>
          <w:p w:rsidR="00E61537" w:rsidP="00CB1454" w:rsidRDefault="00E61537" w14:paraId="07F5A630" w14:textId="77777777">
            <w:pPr>
              <w:pStyle w:val="Bodynew"/>
              <w:rPr>
                <w:ins w:author="Myers, Linda K." w:date="2020-06-10T11:05:00Z" w:id="4"/>
              </w:rPr>
            </w:pPr>
          </w:p>
        </w:tc>
      </w:tr>
      <w:tr w:rsidRPr="00CB7D43" w:rsidR="00A00532" w:rsidTr="00CB1454" w14:paraId="4163D894" w14:textId="77777777">
        <w:tc>
          <w:tcPr>
            <w:tcW w:w="1341" w:type="dxa"/>
          </w:tcPr>
          <w:p w:rsidRPr="00CB7D43" w:rsidR="00CB1454" w:rsidP="00CB1454" w:rsidRDefault="00CB1454" w14:paraId="74B040AD" w14:textId="552E01B0">
            <w:pPr>
              <w:pStyle w:val="Bodynew"/>
              <w:rPr>
                <w:rFonts w:asciiTheme="minorHAnsi" w:hAnsiTheme="minorHAnsi" w:cstheme="minorHAnsi"/>
                <w:b/>
                <w:sz w:val="20"/>
              </w:rPr>
            </w:pPr>
            <w:r>
              <w:t>Aug 16, 2019</w:t>
            </w:r>
          </w:p>
        </w:tc>
        <w:tc>
          <w:tcPr>
            <w:tcW w:w="1171" w:type="dxa"/>
          </w:tcPr>
          <w:p w:rsidRPr="00CB7D43" w:rsidR="00CB1454" w:rsidP="00CB1454" w:rsidRDefault="00C46444" w14:paraId="28AE1B4B" w14:textId="48972CA0">
            <w:pPr>
              <w:pStyle w:val="Bodynew"/>
              <w:rPr>
                <w:rFonts w:asciiTheme="minorHAnsi" w:hAnsiTheme="minorHAnsi" w:cstheme="minorHAnsi"/>
                <w:sz w:val="20"/>
              </w:rPr>
            </w:pPr>
            <w:r>
              <w:rPr>
                <w:rFonts w:asciiTheme="minorHAnsi" w:hAnsiTheme="minorHAnsi" w:cstheme="minorHAnsi"/>
                <w:sz w:val="20"/>
              </w:rPr>
              <w:t xml:space="preserve">0.3 </w:t>
            </w:r>
          </w:p>
        </w:tc>
        <w:tc>
          <w:tcPr>
            <w:tcW w:w="4249" w:type="dxa"/>
          </w:tcPr>
          <w:p w:rsidRPr="00CB7D43" w:rsidR="00CB1454" w:rsidP="00CB1454" w:rsidRDefault="00C46444" w14:paraId="3A59DC32" w14:textId="0CAAC2C2">
            <w:pPr>
              <w:pStyle w:val="Bodynew"/>
              <w:rPr>
                <w:rFonts w:asciiTheme="minorHAnsi" w:hAnsiTheme="minorHAnsi" w:cstheme="minorHAnsi"/>
                <w:sz w:val="20"/>
              </w:rPr>
            </w:pPr>
            <w:r>
              <w:t xml:space="preserve">Initial Draft  of Design </w:t>
            </w:r>
            <w:r w:rsidR="00987E82">
              <w:t xml:space="preserve"> </w:t>
            </w:r>
            <w:r>
              <w:t xml:space="preserve">Document </w:t>
            </w:r>
          </w:p>
        </w:tc>
        <w:tc>
          <w:tcPr>
            <w:tcW w:w="2409" w:type="dxa"/>
          </w:tcPr>
          <w:p w:rsidRPr="00CB7D43" w:rsidR="00CB1454" w:rsidP="00CB1454" w:rsidRDefault="00C46444" w14:paraId="24613CBD" w14:textId="149EDD3A">
            <w:pPr>
              <w:pStyle w:val="Bodynew"/>
              <w:rPr>
                <w:rFonts w:asciiTheme="minorHAnsi" w:hAnsiTheme="minorHAnsi" w:cstheme="minorHAnsi"/>
                <w:sz w:val="20"/>
              </w:rPr>
            </w:pPr>
            <w:r>
              <w:t>Simeio Solutions</w:t>
            </w:r>
          </w:p>
        </w:tc>
      </w:tr>
      <w:tr w:rsidRPr="00CB7D43" w:rsidR="00A00532" w:rsidTr="00CB1454" w14:paraId="3E3BAD5C" w14:textId="77777777">
        <w:tc>
          <w:tcPr>
            <w:tcW w:w="1341" w:type="dxa"/>
          </w:tcPr>
          <w:p w:rsidRPr="0000754E" w:rsidR="00CB1454" w:rsidP="00CB1454" w:rsidRDefault="00C46444" w14:paraId="2E788F44" w14:textId="4AAA42C3">
            <w:pPr>
              <w:pStyle w:val="Bodynew"/>
              <w:rPr>
                <w:rFonts w:asciiTheme="minorHAnsi" w:hAnsiTheme="minorHAnsi" w:cstheme="minorHAnsi"/>
                <w:b/>
                <w:sz w:val="20"/>
              </w:rPr>
            </w:pPr>
            <w:r>
              <w:t xml:space="preserve">Dec 18 </w:t>
            </w:r>
            <w:r w:rsidR="00CB1454">
              <w:t>, 2019</w:t>
            </w:r>
          </w:p>
        </w:tc>
        <w:tc>
          <w:tcPr>
            <w:tcW w:w="1171" w:type="dxa"/>
          </w:tcPr>
          <w:p w:rsidR="00CB1454" w:rsidP="00CB1454" w:rsidRDefault="00C46444" w14:paraId="621CF3F3" w14:textId="00D01453">
            <w:pPr>
              <w:pStyle w:val="Bodynew"/>
              <w:rPr>
                <w:rFonts w:asciiTheme="minorHAnsi" w:hAnsiTheme="minorHAnsi" w:cstheme="minorHAnsi"/>
                <w:sz w:val="20"/>
              </w:rPr>
            </w:pPr>
            <w:r>
              <w:rPr>
                <w:rFonts w:asciiTheme="minorHAnsi" w:hAnsiTheme="minorHAnsi" w:cstheme="minorHAnsi"/>
                <w:sz w:val="20"/>
              </w:rPr>
              <w:t>0.5</w:t>
            </w:r>
          </w:p>
        </w:tc>
        <w:tc>
          <w:tcPr>
            <w:tcW w:w="4249" w:type="dxa"/>
          </w:tcPr>
          <w:p w:rsidRPr="00CB7D43" w:rsidR="00CB1454" w:rsidP="00CB1454" w:rsidRDefault="00C46444" w14:paraId="0BC79FBA" w14:textId="5EEA7E1A">
            <w:pPr>
              <w:pStyle w:val="Bodynew"/>
              <w:rPr>
                <w:rFonts w:asciiTheme="minorHAnsi" w:hAnsiTheme="minorHAnsi" w:cstheme="minorHAnsi"/>
                <w:sz w:val="20"/>
              </w:rPr>
            </w:pPr>
            <w:r>
              <w:t xml:space="preserve">Updated Design Document </w:t>
            </w:r>
          </w:p>
        </w:tc>
        <w:tc>
          <w:tcPr>
            <w:tcW w:w="2409" w:type="dxa"/>
          </w:tcPr>
          <w:p w:rsidR="00CB1454" w:rsidP="00CB1454" w:rsidRDefault="00C46444" w14:paraId="04474C02" w14:textId="40358CD3">
            <w:pPr>
              <w:pStyle w:val="Bodynew"/>
              <w:rPr>
                <w:rFonts w:asciiTheme="minorHAnsi" w:hAnsiTheme="minorHAnsi" w:cstheme="minorHAnsi"/>
                <w:sz w:val="20"/>
              </w:rPr>
            </w:pPr>
            <w:r>
              <w:t>Simeio Solutions</w:t>
            </w:r>
          </w:p>
        </w:tc>
      </w:tr>
      <w:tr w:rsidRPr="00CB7D43" w:rsidR="00A00532" w:rsidTr="00CB1454" w14:paraId="669D6752" w14:textId="77777777">
        <w:tc>
          <w:tcPr>
            <w:tcW w:w="1341" w:type="dxa"/>
          </w:tcPr>
          <w:p w:rsidR="00987E82" w:rsidP="00CB1454" w:rsidRDefault="00C46444" w14:paraId="5E5466EB" w14:textId="39CA508D">
            <w:pPr>
              <w:pStyle w:val="Bodynew"/>
            </w:pPr>
            <w:r>
              <w:t xml:space="preserve">Dec 24,2019 </w:t>
            </w:r>
          </w:p>
        </w:tc>
        <w:tc>
          <w:tcPr>
            <w:tcW w:w="1171" w:type="dxa"/>
          </w:tcPr>
          <w:p w:rsidR="00987E82" w:rsidP="00CB1454" w:rsidRDefault="00C46444" w14:paraId="66FD36BC" w14:textId="50DAF9D0">
            <w:pPr>
              <w:pStyle w:val="Bodynew"/>
            </w:pPr>
            <w:r>
              <w:t>0.6</w:t>
            </w:r>
          </w:p>
        </w:tc>
        <w:tc>
          <w:tcPr>
            <w:tcW w:w="4249" w:type="dxa"/>
          </w:tcPr>
          <w:p w:rsidR="00987E82" w:rsidP="00CB1454" w:rsidRDefault="00C46444" w14:paraId="1B29C3AF" w14:textId="176D0AB1">
            <w:pPr>
              <w:pStyle w:val="Bodynew"/>
            </w:pPr>
            <w:r>
              <w:t xml:space="preserve">Updated Design Document </w:t>
            </w:r>
          </w:p>
        </w:tc>
        <w:tc>
          <w:tcPr>
            <w:tcW w:w="2409" w:type="dxa"/>
          </w:tcPr>
          <w:p w:rsidR="00987E82" w:rsidP="00CB1454" w:rsidRDefault="00C46444" w14:paraId="2C44CDF1" w14:textId="3599D445">
            <w:pPr>
              <w:pStyle w:val="Bodynew"/>
            </w:pPr>
            <w:r>
              <w:t>Simeio Solutions</w:t>
            </w:r>
          </w:p>
        </w:tc>
      </w:tr>
      <w:tr w:rsidRPr="00CB7D43" w:rsidR="00A00532" w:rsidTr="00CB1454" w14:paraId="3421EFFB" w14:textId="77777777">
        <w:tc>
          <w:tcPr>
            <w:tcW w:w="1341" w:type="dxa"/>
          </w:tcPr>
          <w:p w:rsidR="00987E82" w:rsidP="00CB1454" w:rsidRDefault="00C46444" w14:paraId="0B48D1E8" w14:textId="39658164">
            <w:pPr>
              <w:pStyle w:val="Bodynew"/>
            </w:pPr>
            <w:r>
              <w:t>Jan 7, 2020</w:t>
            </w:r>
          </w:p>
        </w:tc>
        <w:tc>
          <w:tcPr>
            <w:tcW w:w="1171" w:type="dxa"/>
          </w:tcPr>
          <w:p w:rsidR="00987E82" w:rsidP="00CB1454" w:rsidRDefault="00C46444" w14:paraId="03A96F53" w14:textId="2B4B5CBA">
            <w:pPr>
              <w:pStyle w:val="Bodynew"/>
            </w:pPr>
            <w:r>
              <w:t>0.7</w:t>
            </w:r>
          </w:p>
        </w:tc>
        <w:tc>
          <w:tcPr>
            <w:tcW w:w="4249" w:type="dxa"/>
          </w:tcPr>
          <w:p w:rsidR="00987E82" w:rsidP="00CB1454" w:rsidRDefault="00C46444" w14:paraId="162085EB" w14:textId="2F2C5FFC">
            <w:pPr>
              <w:pStyle w:val="Bodynew"/>
            </w:pPr>
            <w:r>
              <w:t xml:space="preserve">Updated Design Document sent to MPC team for review and feedback </w:t>
            </w:r>
          </w:p>
        </w:tc>
        <w:tc>
          <w:tcPr>
            <w:tcW w:w="2409" w:type="dxa"/>
          </w:tcPr>
          <w:p w:rsidR="00987E82" w:rsidP="00CB1454" w:rsidRDefault="00C46444" w14:paraId="78BE35C6" w14:textId="7A6D94A4">
            <w:pPr>
              <w:pStyle w:val="Bodynew"/>
            </w:pPr>
            <w:r>
              <w:t xml:space="preserve">Simeio Solutions </w:t>
            </w:r>
          </w:p>
        </w:tc>
      </w:tr>
      <w:tr w:rsidRPr="00CB7D43" w:rsidR="00A00532" w:rsidTr="00CB1454" w14:paraId="4E6E8E24" w14:textId="77777777">
        <w:tc>
          <w:tcPr>
            <w:tcW w:w="1341" w:type="dxa"/>
          </w:tcPr>
          <w:p w:rsidR="00987E82" w:rsidP="00CB1454" w:rsidRDefault="00C46444" w14:paraId="1FD43B4C" w14:textId="1E70A879">
            <w:pPr>
              <w:pStyle w:val="Bodynew"/>
            </w:pPr>
            <w:r>
              <w:t>Jan 31, 2020</w:t>
            </w:r>
          </w:p>
        </w:tc>
        <w:tc>
          <w:tcPr>
            <w:tcW w:w="1171" w:type="dxa"/>
          </w:tcPr>
          <w:p w:rsidR="00987E82" w:rsidP="00CB1454" w:rsidRDefault="00C46444" w14:paraId="2BF39958" w14:textId="4E65BF7D">
            <w:pPr>
              <w:pStyle w:val="Bodynew"/>
            </w:pPr>
            <w:r>
              <w:t xml:space="preserve">0.8 </w:t>
            </w:r>
          </w:p>
        </w:tc>
        <w:tc>
          <w:tcPr>
            <w:tcW w:w="4249" w:type="dxa"/>
          </w:tcPr>
          <w:p w:rsidR="00987E82" w:rsidP="00CB1454" w:rsidRDefault="00C46444" w14:paraId="3B4E8A6E" w14:textId="70E51163">
            <w:pPr>
              <w:pStyle w:val="Bodynew"/>
            </w:pPr>
            <w:r>
              <w:t xml:space="preserve">Updated Design Document with internal reviews from Architect </w:t>
            </w:r>
          </w:p>
        </w:tc>
        <w:tc>
          <w:tcPr>
            <w:tcW w:w="2409" w:type="dxa"/>
          </w:tcPr>
          <w:p w:rsidR="00987E82" w:rsidP="00CB1454" w:rsidRDefault="00C46444" w14:paraId="4F21600C" w14:textId="35955BE9">
            <w:pPr>
              <w:pStyle w:val="Bodynew"/>
            </w:pPr>
            <w:r>
              <w:t xml:space="preserve">Simeio Solutions </w:t>
            </w:r>
          </w:p>
        </w:tc>
      </w:tr>
      <w:tr w:rsidRPr="00CB7D43" w:rsidR="00A00532" w:rsidTr="00CB1454" w14:paraId="1E892C9A" w14:textId="77777777">
        <w:tc>
          <w:tcPr>
            <w:tcW w:w="1341" w:type="dxa"/>
          </w:tcPr>
          <w:p w:rsidR="00C46444" w:rsidP="00CB1454" w:rsidRDefault="00C46444" w14:paraId="52A0CE8C" w14:textId="651FD389">
            <w:pPr>
              <w:pStyle w:val="Bodynew"/>
            </w:pPr>
            <w:r>
              <w:t>Feb 20,2020</w:t>
            </w:r>
          </w:p>
        </w:tc>
        <w:tc>
          <w:tcPr>
            <w:tcW w:w="1171" w:type="dxa"/>
          </w:tcPr>
          <w:p w:rsidR="00C46444" w:rsidP="00CB1454" w:rsidRDefault="00C46444" w14:paraId="7E20A620" w14:textId="026FC001">
            <w:pPr>
              <w:pStyle w:val="Bodynew"/>
            </w:pPr>
            <w:r>
              <w:t>0.9</w:t>
            </w:r>
          </w:p>
        </w:tc>
        <w:tc>
          <w:tcPr>
            <w:tcW w:w="4249" w:type="dxa"/>
          </w:tcPr>
          <w:p w:rsidR="00C46444" w:rsidP="00CB1454" w:rsidRDefault="00C46444" w14:paraId="45920E97" w14:textId="19B9BEA2">
            <w:pPr>
              <w:pStyle w:val="Bodynew"/>
            </w:pPr>
            <w:r>
              <w:t xml:space="preserve">Updated Design document with Role imports, Role user and Role access </w:t>
            </w:r>
          </w:p>
        </w:tc>
        <w:tc>
          <w:tcPr>
            <w:tcW w:w="2409" w:type="dxa"/>
          </w:tcPr>
          <w:p w:rsidR="00C46444" w:rsidP="00CB1454" w:rsidRDefault="00C46444" w14:paraId="0F467F2A" w14:textId="475C77DC">
            <w:pPr>
              <w:pStyle w:val="Bodynew"/>
            </w:pPr>
            <w:r>
              <w:t xml:space="preserve">Simeio Solutions </w:t>
            </w:r>
          </w:p>
        </w:tc>
      </w:tr>
      <w:tr w:rsidRPr="00CB7D43" w:rsidR="00A00532" w:rsidTr="00CB1454" w14:paraId="7220B6B4" w14:textId="77777777">
        <w:tc>
          <w:tcPr>
            <w:tcW w:w="1341" w:type="dxa"/>
          </w:tcPr>
          <w:p w:rsidRPr="00C46444" w:rsidR="00C46444" w:rsidP="00CB1454" w:rsidRDefault="00C46444" w14:paraId="02CA257D" w14:textId="70534B2E">
            <w:pPr>
              <w:pStyle w:val="Bodynew"/>
              <w:rPr>
                <w:b/>
                <w:bCs/>
              </w:rPr>
            </w:pPr>
            <w:r w:rsidRPr="00C46444">
              <w:rPr>
                <w:b/>
                <w:bCs/>
              </w:rPr>
              <w:t>Feb 28,2020</w:t>
            </w:r>
          </w:p>
        </w:tc>
        <w:tc>
          <w:tcPr>
            <w:tcW w:w="1171" w:type="dxa"/>
          </w:tcPr>
          <w:p w:rsidRPr="00C46444" w:rsidR="00C46444" w:rsidP="00CB1454" w:rsidRDefault="00C46444" w14:paraId="200CEA01" w14:textId="24DD2058">
            <w:pPr>
              <w:pStyle w:val="Bodynew"/>
              <w:rPr>
                <w:b/>
                <w:bCs/>
              </w:rPr>
            </w:pPr>
            <w:r w:rsidRPr="00C46444">
              <w:rPr>
                <w:b/>
                <w:bCs/>
              </w:rPr>
              <w:t>1.0</w:t>
            </w:r>
          </w:p>
        </w:tc>
        <w:tc>
          <w:tcPr>
            <w:tcW w:w="4249" w:type="dxa"/>
          </w:tcPr>
          <w:p w:rsidRPr="00C46444" w:rsidR="00C46444" w:rsidP="00CB1454" w:rsidRDefault="00C46444" w14:paraId="2A79E7AF" w14:textId="53401BDA">
            <w:pPr>
              <w:pStyle w:val="Bodynew"/>
              <w:rPr>
                <w:b/>
                <w:bCs/>
              </w:rPr>
            </w:pPr>
            <w:r w:rsidRPr="00C46444">
              <w:rPr>
                <w:b/>
                <w:bCs/>
              </w:rPr>
              <w:t>Final version of Design document sent to MPC team for review , feedback &amp; sign off</w:t>
            </w:r>
          </w:p>
        </w:tc>
        <w:tc>
          <w:tcPr>
            <w:tcW w:w="2409" w:type="dxa"/>
          </w:tcPr>
          <w:p w:rsidRPr="00C46444" w:rsidR="00C46444" w:rsidP="00CB1454" w:rsidRDefault="00C46444" w14:paraId="21B9DB59" w14:textId="3376E745">
            <w:pPr>
              <w:pStyle w:val="Bodynew"/>
              <w:rPr>
                <w:b/>
                <w:bCs/>
              </w:rPr>
            </w:pPr>
            <w:r w:rsidRPr="00C46444">
              <w:rPr>
                <w:b/>
                <w:bCs/>
              </w:rPr>
              <w:t xml:space="preserve">Simeio Solutions </w:t>
            </w:r>
          </w:p>
        </w:tc>
      </w:tr>
    </w:tbl>
    <w:p w:rsidR="00987E82" w:rsidRDefault="009006B6" w14:paraId="3AAC94F9" w14:textId="77777777">
      <w:pPr>
        <w:pStyle w:val="TOCHeading"/>
      </w:pPr>
      <w:r>
        <w:br w:type="page"/>
      </w:r>
    </w:p>
    <w:p w:rsidR="004633A2" w:rsidDel="00E61537" w:rsidP="00E61537" w:rsidRDefault="004633A2" w14:paraId="7533D031" w14:textId="7321339C">
      <w:pPr>
        <w:pStyle w:val="TOCHeading"/>
        <w:numPr>
          <w:ilvl w:val="0"/>
          <w:numId w:val="0"/>
        </w:numPr>
        <w:rPr>
          <w:del w:author="Myers, Linda K." w:date="2020-06-10T11:06:00Z" w:id="5"/>
        </w:rPr>
        <w:pPrChange w:author="Myers, Linda K." w:date="2020-06-10T11:06:00Z" w:id="6">
          <w:pPr>
            <w:pStyle w:val="TOCHeading"/>
          </w:pPr>
        </w:pPrChange>
      </w:pPr>
    </w:p>
    <w:sdt>
      <w:sdtPr>
        <w:rPr>
          <w:rFonts w:asciiTheme="minorHAnsi" w:hAnsiTheme="minorHAnsi" w:eastAsiaTheme="minorHAnsi" w:cstheme="minorBidi"/>
          <w:b w:val="0"/>
          <w:bCs w:val="0"/>
          <w:color w:val="auto"/>
          <w:sz w:val="22"/>
          <w:szCs w:val="22"/>
          <w:lang w:eastAsia="en-US"/>
        </w:rPr>
        <w:id w:val="-778332166"/>
        <w:docPartObj>
          <w:docPartGallery w:val="Table of Contents"/>
          <w:docPartUnique/>
        </w:docPartObj>
      </w:sdtPr>
      <w:sdtEndPr>
        <w:rPr>
          <w:noProof/>
        </w:rPr>
      </w:sdtEndPr>
      <w:sdtContent>
        <w:p w:rsidR="00327F4B" w:rsidP="00327F4B" w:rsidRDefault="00327F4B" w14:paraId="5FC6EC7F" w14:textId="77777777">
          <w:pPr>
            <w:pStyle w:val="TOCHeading"/>
            <w:numPr>
              <w:ilvl w:val="0"/>
              <w:numId w:val="0"/>
            </w:numPr>
          </w:pPr>
          <w:r>
            <w:t>Contents</w:t>
          </w:r>
        </w:p>
        <w:p w:rsidR="00602581" w:rsidRDefault="00C83FEA" w14:paraId="731DF62A" w14:textId="0912266A">
          <w:pPr>
            <w:pStyle w:val="TOC1"/>
            <w:rPr>
              <w:rFonts w:eastAsiaTheme="minorEastAsia"/>
              <w:noProof/>
              <w:lang w:val="en-IN" w:eastAsia="en-IN"/>
            </w:rPr>
          </w:pPr>
          <w:r w:rsidRPr="008D7BFA">
            <w:rPr>
              <w:b/>
            </w:rPr>
            <w:fldChar w:fldCharType="begin"/>
          </w:r>
          <w:r w:rsidRPr="008D7BFA" w:rsidR="00327F4B">
            <w:rPr>
              <w:b/>
            </w:rPr>
            <w:instrText xml:space="preserve"> TOC \o "1-3" \h \z \u </w:instrText>
          </w:r>
          <w:r w:rsidRPr="008D7BFA">
            <w:rPr>
              <w:b/>
            </w:rPr>
            <w:fldChar w:fldCharType="separate"/>
          </w:r>
          <w:hyperlink w:history="1" w:anchor="_Toc33292527">
            <w:r w:rsidRPr="000211F8" w:rsidR="00602581">
              <w:rPr>
                <w:rStyle w:val="Hyperlink"/>
                <w:noProof/>
              </w:rPr>
              <w:t>1</w:t>
            </w:r>
            <w:r w:rsidR="00602581">
              <w:rPr>
                <w:rFonts w:eastAsiaTheme="minorEastAsia"/>
                <w:noProof/>
                <w:lang w:val="en-IN" w:eastAsia="en-IN"/>
              </w:rPr>
              <w:tab/>
            </w:r>
            <w:r w:rsidRPr="000211F8" w:rsidR="00602581">
              <w:rPr>
                <w:rStyle w:val="Hyperlink"/>
                <w:noProof/>
              </w:rPr>
              <w:t>Introduction:</w:t>
            </w:r>
            <w:r w:rsidR="00602581">
              <w:rPr>
                <w:noProof/>
                <w:webHidden/>
              </w:rPr>
              <w:tab/>
            </w:r>
            <w:r w:rsidR="00602581">
              <w:rPr>
                <w:noProof/>
                <w:webHidden/>
              </w:rPr>
              <w:fldChar w:fldCharType="begin"/>
            </w:r>
            <w:r w:rsidR="00602581">
              <w:rPr>
                <w:noProof/>
                <w:webHidden/>
              </w:rPr>
              <w:instrText xml:space="preserve"> PAGEREF _Toc33292527 \h </w:instrText>
            </w:r>
            <w:r w:rsidR="00602581">
              <w:rPr>
                <w:noProof/>
                <w:webHidden/>
              </w:rPr>
            </w:r>
            <w:r w:rsidR="00602581">
              <w:rPr>
                <w:noProof/>
                <w:webHidden/>
              </w:rPr>
              <w:fldChar w:fldCharType="separate"/>
            </w:r>
            <w:r w:rsidR="00602581">
              <w:rPr>
                <w:noProof/>
                <w:webHidden/>
              </w:rPr>
              <w:t>8</w:t>
            </w:r>
            <w:r w:rsidR="00602581">
              <w:rPr>
                <w:noProof/>
                <w:webHidden/>
              </w:rPr>
              <w:fldChar w:fldCharType="end"/>
            </w:r>
          </w:hyperlink>
        </w:p>
        <w:p w:rsidR="00602581" w:rsidRDefault="00375782" w14:paraId="5F79AE8E" w14:textId="0AB74438">
          <w:pPr>
            <w:pStyle w:val="TOC2"/>
            <w:tabs>
              <w:tab w:val="left" w:pos="880"/>
              <w:tab w:val="right" w:leader="dot" w:pos="9350"/>
            </w:tabs>
            <w:rPr>
              <w:noProof/>
              <w:lang w:val="en-IN" w:eastAsia="en-IN"/>
            </w:rPr>
          </w:pPr>
          <w:hyperlink w:history="1" w:anchor="_Toc33292528">
            <w:r w:rsidRPr="000211F8" w:rsidR="00602581">
              <w:rPr>
                <w:rStyle w:val="Hyperlink"/>
                <w:noProof/>
              </w:rPr>
              <w:t>1.1</w:t>
            </w:r>
            <w:r w:rsidR="00602581">
              <w:rPr>
                <w:noProof/>
                <w:lang w:val="en-IN" w:eastAsia="en-IN"/>
              </w:rPr>
              <w:tab/>
            </w:r>
            <w:r w:rsidRPr="000211F8" w:rsidR="00602581">
              <w:rPr>
                <w:rStyle w:val="Hyperlink"/>
                <w:noProof/>
              </w:rPr>
              <w:t>Documents scope:</w:t>
            </w:r>
            <w:r w:rsidR="00602581">
              <w:rPr>
                <w:noProof/>
                <w:webHidden/>
              </w:rPr>
              <w:tab/>
            </w:r>
            <w:r w:rsidR="00602581">
              <w:rPr>
                <w:noProof/>
                <w:webHidden/>
              </w:rPr>
              <w:fldChar w:fldCharType="begin"/>
            </w:r>
            <w:r w:rsidR="00602581">
              <w:rPr>
                <w:noProof/>
                <w:webHidden/>
              </w:rPr>
              <w:instrText xml:space="preserve"> PAGEREF _Toc33292528 \h </w:instrText>
            </w:r>
            <w:r w:rsidR="00602581">
              <w:rPr>
                <w:noProof/>
                <w:webHidden/>
              </w:rPr>
            </w:r>
            <w:r w:rsidR="00602581">
              <w:rPr>
                <w:noProof/>
                <w:webHidden/>
              </w:rPr>
              <w:fldChar w:fldCharType="separate"/>
            </w:r>
            <w:r w:rsidR="00602581">
              <w:rPr>
                <w:noProof/>
                <w:webHidden/>
              </w:rPr>
              <w:t>8</w:t>
            </w:r>
            <w:r w:rsidR="00602581">
              <w:rPr>
                <w:noProof/>
                <w:webHidden/>
              </w:rPr>
              <w:fldChar w:fldCharType="end"/>
            </w:r>
          </w:hyperlink>
        </w:p>
        <w:p w:rsidR="00602581" w:rsidRDefault="00375782" w14:paraId="5A2A5CD2" w14:textId="4A4187D5">
          <w:pPr>
            <w:pStyle w:val="TOC2"/>
            <w:tabs>
              <w:tab w:val="left" w:pos="880"/>
              <w:tab w:val="right" w:leader="dot" w:pos="9350"/>
            </w:tabs>
            <w:rPr>
              <w:noProof/>
              <w:lang w:val="en-IN" w:eastAsia="en-IN"/>
            </w:rPr>
          </w:pPr>
          <w:hyperlink w:history="1" w:anchor="_Toc33292529">
            <w:r w:rsidRPr="000211F8" w:rsidR="00602581">
              <w:rPr>
                <w:rStyle w:val="Hyperlink"/>
                <w:noProof/>
              </w:rPr>
              <w:t>1.2</w:t>
            </w:r>
            <w:r w:rsidR="00602581">
              <w:rPr>
                <w:noProof/>
                <w:lang w:val="en-IN" w:eastAsia="en-IN"/>
              </w:rPr>
              <w:tab/>
            </w:r>
            <w:r w:rsidRPr="000211F8" w:rsidR="00602581">
              <w:rPr>
                <w:rStyle w:val="Hyperlink"/>
                <w:noProof/>
              </w:rPr>
              <w:t>Project Overview:</w:t>
            </w:r>
            <w:r w:rsidR="00602581">
              <w:rPr>
                <w:noProof/>
                <w:webHidden/>
              </w:rPr>
              <w:tab/>
            </w:r>
            <w:r w:rsidR="00602581">
              <w:rPr>
                <w:noProof/>
                <w:webHidden/>
              </w:rPr>
              <w:fldChar w:fldCharType="begin"/>
            </w:r>
            <w:r w:rsidR="00602581">
              <w:rPr>
                <w:noProof/>
                <w:webHidden/>
              </w:rPr>
              <w:instrText xml:space="preserve"> PAGEREF _Toc33292529 \h </w:instrText>
            </w:r>
            <w:r w:rsidR="00602581">
              <w:rPr>
                <w:noProof/>
                <w:webHidden/>
              </w:rPr>
            </w:r>
            <w:r w:rsidR="00602581">
              <w:rPr>
                <w:noProof/>
                <w:webHidden/>
              </w:rPr>
              <w:fldChar w:fldCharType="separate"/>
            </w:r>
            <w:r w:rsidR="00602581">
              <w:rPr>
                <w:noProof/>
                <w:webHidden/>
              </w:rPr>
              <w:t>8</w:t>
            </w:r>
            <w:r w:rsidR="00602581">
              <w:rPr>
                <w:noProof/>
                <w:webHidden/>
              </w:rPr>
              <w:fldChar w:fldCharType="end"/>
            </w:r>
          </w:hyperlink>
        </w:p>
        <w:p w:rsidR="00602581" w:rsidRDefault="00375782" w14:paraId="2637B8F6" w14:textId="4D623166">
          <w:pPr>
            <w:pStyle w:val="TOC1"/>
            <w:rPr>
              <w:rFonts w:eastAsiaTheme="minorEastAsia"/>
              <w:noProof/>
              <w:lang w:val="en-IN" w:eastAsia="en-IN"/>
            </w:rPr>
          </w:pPr>
          <w:hyperlink w:history="1" w:anchor="_Toc33292530">
            <w:r w:rsidRPr="000211F8" w:rsidR="00602581">
              <w:rPr>
                <w:rStyle w:val="Hyperlink"/>
                <w:noProof/>
              </w:rPr>
              <w:t>2</w:t>
            </w:r>
            <w:r w:rsidR="00602581">
              <w:rPr>
                <w:rFonts w:eastAsiaTheme="minorEastAsia"/>
                <w:noProof/>
                <w:lang w:val="en-IN" w:eastAsia="en-IN"/>
              </w:rPr>
              <w:tab/>
            </w:r>
            <w:r w:rsidRPr="000211F8" w:rsidR="00602581">
              <w:rPr>
                <w:rStyle w:val="Hyperlink"/>
                <w:noProof/>
              </w:rPr>
              <w:t>Design and Architecture:</w:t>
            </w:r>
            <w:r w:rsidR="00602581">
              <w:rPr>
                <w:noProof/>
                <w:webHidden/>
              </w:rPr>
              <w:tab/>
            </w:r>
            <w:r w:rsidR="00602581">
              <w:rPr>
                <w:noProof/>
                <w:webHidden/>
              </w:rPr>
              <w:fldChar w:fldCharType="begin"/>
            </w:r>
            <w:r w:rsidR="00602581">
              <w:rPr>
                <w:noProof/>
                <w:webHidden/>
              </w:rPr>
              <w:instrText xml:space="preserve"> PAGEREF _Toc33292530 \h </w:instrText>
            </w:r>
            <w:r w:rsidR="00602581">
              <w:rPr>
                <w:noProof/>
                <w:webHidden/>
              </w:rPr>
            </w:r>
            <w:r w:rsidR="00602581">
              <w:rPr>
                <w:noProof/>
                <w:webHidden/>
              </w:rPr>
              <w:fldChar w:fldCharType="separate"/>
            </w:r>
            <w:r w:rsidR="00602581">
              <w:rPr>
                <w:noProof/>
                <w:webHidden/>
              </w:rPr>
              <w:t>8</w:t>
            </w:r>
            <w:r w:rsidR="00602581">
              <w:rPr>
                <w:noProof/>
                <w:webHidden/>
              </w:rPr>
              <w:fldChar w:fldCharType="end"/>
            </w:r>
          </w:hyperlink>
        </w:p>
        <w:p w:rsidR="00602581" w:rsidRDefault="00375782" w14:paraId="42BF7295" w14:textId="1CC78DC3">
          <w:pPr>
            <w:pStyle w:val="TOC2"/>
            <w:tabs>
              <w:tab w:val="left" w:pos="880"/>
              <w:tab w:val="right" w:leader="dot" w:pos="9350"/>
            </w:tabs>
            <w:rPr>
              <w:noProof/>
              <w:lang w:val="en-IN" w:eastAsia="en-IN"/>
            </w:rPr>
          </w:pPr>
          <w:hyperlink w:history="1" w:anchor="_Toc33292531">
            <w:r w:rsidRPr="000211F8" w:rsidR="00602581">
              <w:rPr>
                <w:rStyle w:val="Hyperlink"/>
                <w:noProof/>
              </w:rPr>
              <w:t>2.1</w:t>
            </w:r>
            <w:r w:rsidR="00602581">
              <w:rPr>
                <w:noProof/>
                <w:lang w:val="en-IN" w:eastAsia="en-IN"/>
              </w:rPr>
              <w:tab/>
            </w:r>
            <w:r w:rsidRPr="000211F8" w:rsidR="00602581">
              <w:rPr>
                <w:rStyle w:val="Hyperlink"/>
                <w:noProof/>
              </w:rPr>
              <w:t>Logical Architecture:</w:t>
            </w:r>
            <w:r w:rsidR="00602581">
              <w:rPr>
                <w:noProof/>
                <w:webHidden/>
              </w:rPr>
              <w:tab/>
            </w:r>
            <w:r w:rsidR="00602581">
              <w:rPr>
                <w:noProof/>
                <w:webHidden/>
              </w:rPr>
              <w:fldChar w:fldCharType="begin"/>
            </w:r>
            <w:r w:rsidR="00602581">
              <w:rPr>
                <w:noProof/>
                <w:webHidden/>
              </w:rPr>
              <w:instrText xml:space="preserve"> PAGEREF _Toc33292531 \h </w:instrText>
            </w:r>
            <w:r w:rsidR="00602581">
              <w:rPr>
                <w:noProof/>
                <w:webHidden/>
              </w:rPr>
            </w:r>
            <w:r w:rsidR="00602581">
              <w:rPr>
                <w:noProof/>
                <w:webHidden/>
              </w:rPr>
              <w:fldChar w:fldCharType="separate"/>
            </w:r>
            <w:r w:rsidR="00602581">
              <w:rPr>
                <w:noProof/>
                <w:webHidden/>
              </w:rPr>
              <w:t>8</w:t>
            </w:r>
            <w:r w:rsidR="00602581">
              <w:rPr>
                <w:noProof/>
                <w:webHidden/>
              </w:rPr>
              <w:fldChar w:fldCharType="end"/>
            </w:r>
          </w:hyperlink>
        </w:p>
        <w:p w:rsidR="00602581" w:rsidRDefault="00375782" w14:paraId="459BA754" w14:textId="3017D436">
          <w:pPr>
            <w:pStyle w:val="TOC2"/>
            <w:tabs>
              <w:tab w:val="left" w:pos="880"/>
              <w:tab w:val="right" w:leader="dot" w:pos="9350"/>
            </w:tabs>
            <w:rPr>
              <w:noProof/>
              <w:lang w:val="en-IN" w:eastAsia="en-IN"/>
            </w:rPr>
          </w:pPr>
          <w:hyperlink w:history="1" w:anchor="_Toc33292532">
            <w:r w:rsidRPr="000211F8" w:rsidR="00602581">
              <w:rPr>
                <w:rStyle w:val="Hyperlink"/>
                <w:noProof/>
              </w:rPr>
              <w:t>2.2</w:t>
            </w:r>
            <w:r w:rsidR="00602581">
              <w:rPr>
                <w:noProof/>
                <w:lang w:val="en-IN" w:eastAsia="en-IN"/>
              </w:rPr>
              <w:tab/>
            </w:r>
            <w:r w:rsidRPr="000211F8" w:rsidR="00602581">
              <w:rPr>
                <w:rStyle w:val="Hyperlink"/>
                <w:noProof/>
              </w:rPr>
              <w:t>Physical Architecture</w:t>
            </w:r>
            <w:r w:rsidR="00602581">
              <w:rPr>
                <w:noProof/>
                <w:webHidden/>
              </w:rPr>
              <w:tab/>
            </w:r>
            <w:r w:rsidR="00602581">
              <w:rPr>
                <w:noProof/>
                <w:webHidden/>
              </w:rPr>
              <w:fldChar w:fldCharType="begin"/>
            </w:r>
            <w:r w:rsidR="00602581">
              <w:rPr>
                <w:noProof/>
                <w:webHidden/>
              </w:rPr>
              <w:instrText xml:space="preserve"> PAGEREF _Toc33292532 \h </w:instrText>
            </w:r>
            <w:r w:rsidR="00602581">
              <w:rPr>
                <w:noProof/>
                <w:webHidden/>
              </w:rPr>
            </w:r>
            <w:r w:rsidR="00602581">
              <w:rPr>
                <w:noProof/>
                <w:webHidden/>
              </w:rPr>
              <w:fldChar w:fldCharType="separate"/>
            </w:r>
            <w:r w:rsidR="00602581">
              <w:rPr>
                <w:noProof/>
                <w:webHidden/>
              </w:rPr>
              <w:t>9</w:t>
            </w:r>
            <w:r w:rsidR="00602581">
              <w:rPr>
                <w:noProof/>
                <w:webHidden/>
              </w:rPr>
              <w:fldChar w:fldCharType="end"/>
            </w:r>
          </w:hyperlink>
        </w:p>
        <w:p w:rsidR="00602581" w:rsidRDefault="00375782" w14:paraId="7F6F1C40" w14:textId="641A5889">
          <w:pPr>
            <w:pStyle w:val="TOC1"/>
            <w:rPr>
              <w:rFonts w:eastAsiaTheme="minorEastAsia"/>
              <w:noProof/>
              <w:lang w:val="en-IN" w:eastAsia="en-IN"/>
            </w:rPr>
          </w:pPr>
          <w:hyperlink w:history="1" w:anchor="_Toc33292533">
            <w:r w:rsidRPr="000211F8" w:rsidR="00602581">
              <w:rPr>
                <w:rStyle w:val="Hyperlink"/>
                <w:noProof/>
              </w:rPr>
              <w:t>3</w:t>
            </w:r>
            <w:r w:rsidR="00602581">
              <w:rPr>
                <w:rFonts w:eastAsiaTheme="minorEastAsia"/>
                <w:noProof/>
                <w:lang w:val="en-IN" w:eastAsia="en-IN"/>
              </w:rPr>
              <w:tab/>
            </w:r>
            <w:r w:rsidRPr="000211F8" w:rsidR="00602581">
              <w:rPr>
                <w:rStyle w:val="Hyperlink"/>
                <w:noProof/>
              </w:rPr>
              <w:t>Network Detail:</w:t>
            </w:r>
            <w:r w:rsidR="00602581">
              <w:rPr>
                <w:noProof/>
                <w:webHidden/>
              </w:rPr>
              <w:tab/>
            </w:r>
            <w:r w:rsidR="00602581">
              <w:rPr>
                <w:noProof/>
                <w:webHidden/>
              </w:rPr>
              <w:fldChar w:fldCharType="begin"/>
            </w:r>
            <w:r w:rsidR="00602581">
              <w:rPr>
                <w:noProof/>
                <w:webHidden/>
              </w:rPr>
              <w:instrText xml:space="preserve"> PAGEREF _Toc33292533 \h </w:instrText>
            </w:r>
            <w:r w:rsidR="00602581">
              <w:rPr>
                <w:noProof/>
                <w:webHidden/>
              </w:rPr>
            </w:r>
            <w:r w:rsidR="00602581">
              <w:rPr>
                <w:noProof/>
                <w:webHidden/>
              </w:rPr>
              <w:fldChar w:fldCharType="separate"/>
            </w:r>
            <w:r w:rsidR="00602581">
              <w:rPr>
                <w:noProof/>
                <w:webHidden/>
              </w:rPr>
              <w:t>10</w:t>
            </w:r>
            <w:r w:rsidR="00602581">
              <w:rPr>
                <w:noProof/>
                <w:webHidden/>
              </w:rPr>
              <w:fldChar w:fldCharType="end"/>
            </w:r>
          </w:hyperlink>
        </w:p>
        <w:p w:rsidR="00602581" w:rsidRDefault="00375782" w14:paraId="649BC22D" w14:textId="6D07F82F">
          <w:pPr>
            <w:pStyle w:val="TOC1"/>
            <w:rPr>
              <w:rFonts w:eastAsiaTheme="minorEastAsia"/>
              <w:noProof/>
              <w:lang w:val="en-IN" w:eastAsia="en-IN"/>
            </w:rPr>
          </w:pPr>
          <w:hyperlink w:history="1" w:anchor="_Toc33292534">
            <w:r w:rsidRPr="000211F8" w:rsidR="00602581">
              <w:rPr>
                <w:rStyle w:val="Hyperlink"/>
                <w:noProof/>
              </w:rPr>
              <w:t>4</w:t>
            </w:r>
            <w:r w:rsidR="00602581">
              <w:rPr>
                <w:rFonts w:eastAsiaTheme="minorEastAsia"/>
                <w:noProof/>
                <w:lang w:val="en-IN" w:eastAsia="en-IN"/>
              </w:rPr>
              <w:tab/>
            </w:r>
            <w:r w:rsidR="00120727">
              <w:rPr>
                <w:rStyle w:val="Hyperlink"/>
                <w:noProof/>
              </w:rPr>
              <w:t>Saviynt</w:t>
            </w:r>
            <w:r w:rsidRPr="000211F8" w:rsidR="00602581">
              <w:rPr>
                <w:rStyle w:val="Hyperlink"/>
                <w:noProof/>
              </w:rPr>
              <w:t xml:space="preserve"> Security Model:</w:t>
            </w:r>
            <w:r w:rsidR="00602581">
              <w:rPr>
                <w:noProof/>
                <w:webHidden/>
              </w:rPr>
              <w:tab/>
            </w:r>
            <w:r w:rsidR="00602581">
              <w:rPr>
                <w:noProof/>
                <w:webHidden/>
              </w:rPr>
              <w:fldChar w:fldCharType="begin"/>
            </w:r>
            <w:r w:rsidR="00602581">
              <w:rPr>
                <w:noProof/>
                <w:webHidden/>
              </w:rPr>
              <w:instrText xml:space="preserve"> PAGEREF _Toc33292534 \h </w:instrText>
            </w:r>
            <w:r w:rsidR="00602581">
              <w:rPr>
                <w:noProof/>
                <w:webHidden/>
              </w:rPr>
            </w:r>
            <w:r w:rsidR="00602581">
              <w:rPr>
                <w:noProof/>
                <w:webHidden/>
              </w:rPr>
              <w:fldChar w:fldCharType="separate"/>
            </w:r>
            <w:r w:rsidR="00602581">
              <w:rPr>
                <w:noProof/>
                <w:webHidden/>
              </w:rPr>
              <w:t>10</w:t>
            </w:r>
            <w:r w:rsidR="00602581">
              <w:rPr>
                <w:noProof/>
                <w:webHidden/>
              </w:rPr>
              <w:fldChar w:fldCharType="end"/>
            </w:r>
          </w:hyperlink>
        </w:p>
        <w:p w:rsidR="00602581" w:rsidRDefault="00375782" w14:paraId="46752D29" w14:textId="6826C9B7">
          <w:pPr>
            <w:pStyle w:val="TOC2"/>
            <w:tabs>
              <w:tab w:val="left" w:pos="880"/>
              <w:tab w:val="right" w:leader="dot" w:pos="9350"/>
            </w:tabs>
            <w:rPr>
              <w:noProof/>
              <w:lang w:val="en-IN" w:eastAsia="en-IN"/>
            </w:rPr>
          </w:pPr>
          <w:hyperlink w:history="1" w:anchor="_Toc33292535">
            <w:r w:rsidRPr="000211F8" w:rsidR="00602581">
              <w:rPr>
                <w:rStyle w:val="Hyperlink"/>
                <w:noProof/>
              </w:rPr>
              <w:t>4.1</w:t>
            </w:r>
            <w:r w:rsidR="00602581">
              <w:rPr>
                <w:noProof/>
                <w:lang w:val="en-IN" w:eastAsia="en-IN"/>
              </w:rPr>
              <w:tab/>
            </w:r>
            <w:r w:rsidRPr="000211F8" w:rsidR="00602581">
              <w:rPr>
                <w:rStyle w:val="Hyperlink"/>
                <w:noProof/>
              </w:rPr>
              <w:t>Authentication:</w:t>
            </w:r>
            <w:r w:rsidR="00602581">
              <w:rPr>
                <w:noProof/>
                <w:webHidden/>
              </w:rPr>
              <w:tab/>
            </w:r>
            <w:r w:rsidR="00602581">
              <w:rPr>
                <w:noProof/>
                <w:webHidden/>
              </w:rPr>
              <w:fldChar w:fldCharType="begin"/>
            </w:r>
            <w:r w:rsidR="00602581">
              <w:rPr>
                <w:noProof/>
                <w:webHidden/>
              </w:rPr>
              <w:instrText xml:space="preserve"> PAGEREF _Toc33292535 \h </w:instrText>
            </w:r>
            <w:r w:rsidR="00602581">
              <w:rPr>
                <w:noProof/>
                <w:webHidden/>
              </w:rPr>
            </w:r>
            <w:r w:rsidR="00602581">
              <w:rPr>
                <w:noProof/>
                <w:webHidden/>
              </w:rPr>
              <w:fldChar w:fldCharType="separate"/>
            </w:r>
            <w:r w:rsidR="00602581">
              <w:rPr>
                <w:noProof/>
                <w:webHidden/>
              </w:rPr>
              <w:t>10</w:t>
            </w:r>
            <w:r w:rsidR="00602581">
              <w:rPr>
                <w:noProof/>
                <w:webHidden/>
              </w:rPr>
              <w:fldChar w:fldCharType="end"/>
            </w:r>
          </w:hyperlink>
        </w:p>
        <w:p w:rsidR="00602581" w:rsidRDefault="00375782" w14:paraId="18525E8E" w14:textId="4A1C291B">
          <w:pPr>
            <w:pStyle w:val="TOC2"/>
            <w:tabs>
              <w:tab w:val="left" w:pos="880"/>
              <w:tab w:val="right" w:leader="dot" w:pos="9350"/>
            </w:tabs>
            <w:rPr>
              <w:noProof/>
              <w:lang w:val="en-IN" w:eastAsia="en-IN"/>
            </w:rPr>
          </w:pPr>
          <w:hyperlink w:history="1" w:anchor="_Toc33292536">
            <w:r w:rsidRPr="000211F8" w:rsidR="00602581">
              <w:rPr>
                <w:rStyle w:val="Hyperlink"/>
                <w:noProof/>
              </w:rPr>
              <w:t>4.2</w:t>
            </w:r>
            <w:r w:rsidR="00602581">
              <w:rPr>
                <w:noProof/>
                <w:lang w:val="en-IN" w:eastAsia="en-IN"/>
              </w:rPr>
              <w:tab/>
            </w:r>
            <w:r w:rsidRPr="000211F8" w:rsidR="00602581">
              <w:rPr>
                <w:rStyle w:val="Hyperlink"/>
                <w:noProof/>
              </w:rPr>
              <w:t>Authorization:</w:t>
            </w:r>
            <w:r w:rsidR="00602581">
              <w:rPr>
                <w:noProof/>
                <w:webHidden/>
              </w:rPr>
              <w:tab/>
            </w:r>
            <w:r w:rsidR="00602581">
              <w:rPr>
                <w:noProof/>
                <w:webHidden/>
              </w:rPr>
              <w:fldChar w:fldCharType="begin"/>
            </w:r>
            <w:r w:rsidR="00602581">
              <w:rPr>
                <w:noProof/>
                <w:webHidden/>
              </w:rPr>
              <w:instrText xml:space="preserve"> PAGEREF _Toc33292536 \h </w:instrText>
            </w:r>
            <w:r w:rsidR="00602581">
              <w:rPr>
                <w:noProof/>
                <w:webHidden/>
              </w:rPr>
            </w:r>
            <w:r w:rsidR="00602581">
              <w:rPr>
                <w:noProof/>
                <w:webHidden/>
              </w:rPr>
              <w:fldChar w:fldCharType="separate"/>
            </w:r>
            <w:r w:rsidR="00602581">
              <w:rPr>
                <w:noProof/>
                <w:webHidden/>
              </w:rPr>
              <w:t>10</w:t>
            </w:r>
            <w:r w:rsidR="00602581">
              <w:rPr>
                <w:noProof/>
                <w:webHidden/>
              </w:rPr>
              <w:fldChar w:fldCharType="end"/>
            </w:r>
          </w:hyperlink>
        </w:p>
        <w:p w:rsidR="00602581" w:rsidRDefault="00375782" w14:paraId="2B022D34" w14:textId="1C0F457F">
          <w:pPr>
            <w:pStyle w:val="TOC1"/>
            <w:rPr>
              <w:rFonts w:eastAsiaTheme="minorEastAsia"/>
              <w:noProof/>
              <w:lang w:val="en-IN" w:eastAsia="en-IN"/>
            </w:rPr>
          </w:pPr>
          <w:hyperlink w:history="1" w:anchor="_Toc33292537">
            <w:r w:rsidRPr="000211F8" w:rsidR="00602581">
              <w:rPr>
                <w:rStyle w:val="Hyperlink"/>
                <w:noProof/>
              </w:rPr>
              <w:t>5</w:t>
            </w:r>
            <w:r w:rsidR="00602581">
              <w:rPr>
                <w:rFonts w:eastAsiaTheme="minorEastAsia"/>
                <w:noProof/>
                <w:lang w:val="en-IN" w:eastAsia="en-IN"/>
              </w:rPr>
              <w:tab/>
            </w:r>
            <w:r w:rsidRPr="000211F8" w:rsidR="00602581">
              <w:rPr>
                <w:rStyle w:val="Hyperlink"/>
                <w:noProof/>
              </w:rPr>
              <w:t>Identity Imports:</w:t>
            </w:r>
            <w:r w:rsidR="00602581">
              <w:rPr>
                <w:noProof/>
                <w:webHidden/>
              </w:rPr>
              <w:tab/>
            </w:r>
            <w:r w:rsidR="00602581">
              <w:rPr>
                <w:noProof/>
                <w:webHidden/>
              </w:rPr>
              <w:fldChar w:fldCharType="begin"/>
            </w:r>
            <w:r w:rsidR="00602581">
              <w:rPr>
                <w:noProof/>
                <w:webHidden/>
              </w:rPr>
              <w:instrText xml:space="preserve"> PAGEREF _Toc33292537 \h </w:instrText>
            </w:r>
            <w:r w:rsidR="00602581">
              <w:rPr>
                <w:noProof/>
                <w:webHidden/>
              </w:rPr>
            </w:r>
            <w:r w:rsidR="00602581">
              <w:rPr>
                <w:noProof/>
                <w:webHidden/>
              </w:rPr>
              <w:fldChar w:fldCharType="separate"/>
            </w:r>
            <w:r w:rsidR="00602581">
              <w:rPr>
                <w:noProof/>
                <w:webHidden/>
              </w:rPr>
              <w:t>11</w:t>
            </w:r>
            <w:r w:rsidR="00602581">
              <w:rPr>
                <w:noProof/>
                <w:webHidden/>
              </w:rPr>
              <w:fldChar w:fldCharType="end"/>
            </w:r>
          </w:hyperlink>
        </w:p>
        <w:p w:rsidR="00602581" w:rsidRDefault="00375782" w14:paraId="0D8CDF89" w14:textId="2A6AF753">
          <w:pPr>
            <w:pStyle w:val="TOC2"/>
            <w:tabs>
              <w:tab w:val="left" w:pos="880"/>
              <w:tab w:val="right" w:leader="dot" w:pos="9350"/>
            </w:tabs>
            <w:rPr>
              <w:noProof/>
              <w:lang w:val="en-IN" w:eastAsia="en-IN"/>
            </w:rPr>
          </w:pPr>
          <w:hyperlink w:history="1" w:anchor="_Toc33292538">
            <w:r w:rsidRPr="000211F8" w:rsidR="00602581">
              <w:rPr>
                <w:rStyle w:val="Hyperlink"/>
                <w:noProof/>
              </w:rPr>
              <w:t>5.1</w:t>
            </w:r>
            <w:r w:rsidR="00602581">
              <w:rPr>
                <w:noProof/>
                <w:lang w:val="en-IN" w:eastAsia="en-IN"/>
              </w:rPr>
              <w:tab/>
            </w:r>
            <w:r w:rsidRPr="000211F8" w:rsidR="00602581">
              <w:rPr>
                <w:rStyle w:val="Hyperlink"/>
                <w:noProof/>
              </w:rPr>
              <w:t>Employee onboarding</w:t>
            </w:r>
            <w:r w:rsidR="00602581">
              <w:rPr>
                <w:noProof/>
                <w:webHidden/>
              </w:rPr>
              <w:tab/>
            </w:r>
            <w:r w:rsidR="00602581">
              <w:rPr>
                <w:noProof/>
                <w:webHidden/>
              </w:rPr>
              <w:fldChar w:fldCharType="begin"/>
            </w:r>
            <w:r w:rsidR="00602581">
              <w:rPr>
                <w:noProof/>
                <w:webHidden/>
              </w:rPr>
              <w:instrText xml:space="preserve"> PAGEREF _Toc33292538 \h </w:instrText>
            </w:r>
            <w:r w:rsidR="00602581">
              <w:rPr>
                <w:noProof/>
                <w:webHidden/>
              </w:rPr>
            </w:r>
            <w:r w:rsidR="00602581">
              <w:rPr>
                <w:noProof/>
                <w:webHidden/>
              </w:rPr>
              <w:fldChar w:fldCharType="separate"/>
            </w:r>
            <w:r w:rsidR="00602581">
              <w:rPr>
                <w:noProof/>
                <w:webHidden/>
              </w:rPr>
              <w:t>11</w:t>
            </w:r>
            <w:r w:rsidR="00602581">
              <w:rPr>
                <w:noProof/>
                <w:webHidden/>
              </w:rPr>
              <w:fldChar w:fldCharType="end"/>
            </w:r>
          </w:hyperlink>
        </w:p>
        <w:p w:rsidR="00602581" w:rsidRDefault="00375782" w14:paraId="706854B9" w14:textId="674D2963">
          <w:pPr>
            <w:pStyle w:val="TOC3"/>
            <w:tabs>
              <w:tab w:val="left" w:pos="1320"/>
              <w:tab w:val="right" w:leader="dot" w:pos="9350"/>
            </w:tabs>
            <w:rPr>
              <w:noProof/>
              <w:lang w:val="en-IN" w:eastAsia="en-IN"/>
            </w:rPr>
          </w:pPr>
          <w:hyperlink w:history="1" w:anchor="_Toc33292539">
            <w:r w:rsidRPr="000211F8" w:rsidR="00602581">
              <w:rPr>
                <w:rStyle w:val="Hyperlink"/>
                <w:noProof/>
              </w:rPr>
              <w:t>5.1.1</w:t>
            </w:r>
            <w:r w:rsidR="00602581">
              <w:rPr>
                <w:noProof/>
                <w:lang w:val="en-IN" w:eastAsia="en-IN"/>
              </w:rPr>
              <w:tab/>
            </w:r>
            <w:r w:rsidRPr="000211F8" w:rsidR="00602581">
              <w:rPr>
                <w:rStyle w:val="Hyperlink"/>
                <w:noProof/>
              </w:rPr>
              <w:t>Prerequisites</w:t>
            </w:r>
            <w:r w:rsidR="00602581">
              <w:rPr>
                <w:noProof/>
                <w:webHidden/>
              </w:rPr>
              <w:tab/>
            </w:r>
            <w:r w:rsidR="00602581">
              <w:rPr>
                <w:noProof/>
                <w:webHidden/>
              </w:rPr>
              <w:fldChar w:fldCharType="begin"/>
            </w:r>
            <w:r w:rsidR="00602581">
              <w:rPr>
                <w:noProof/>
                <w:webHidden/>
              </w:rPr>
              <w:instrText xml:space="preserve"> PAGEREF _Toc33292539 \h </w:instrText>
            </w:r>
            <w:r w:rsidR="00602581">
              <w:rPr>
                <w:noProof/>
                <w:webHidden/>
              </w:rPr>
            </w:r>
            <w:r w:rsidR="00602581">
              <w:rPr>
                <w:noProof/>
                <w:webHidden/>
              </w:rPr>
              <w:fldChar w:fldCharType="separate"/>
            </w:r>
            <w:r w:rsidR="00602581">
              <w:rPr>
                <w:noProof/>
                <w:webHidden/>
              </w:rPr>
              <w:t>11</w:t>
            </w:r>
            <w:r w:rsidR="00602581">
              <w:rPr>
                <w:noProof/>
                <w:webHidden/>
              </w:rPr>
              <w:fldChar w:fldCharType="end"/>
            </w:r>
          </w:hyperlink>
        </w:p>
        <w:p w:rsidR="00602581" w:rsidRDefault="00375782" w14:paraId="6D8721C2" w14:textId="0B315025">
          <w:pPr>
            <w:pStyle w:val="TOC3"/>
            <w:tabs>
              <w:tab w:val="left" w:pos="1320"/>
              <w:tab w:val="right" w:leader="dot" w:pos="9350"/>
            </w:tabs>
            <w:rPr>
              <w:noProof/>
              <w:lang w:val="en-IN" w:eastAsia="en-IN"/>
            </w:rPr>
          </w:pPr>
          <w:hyperlink w:history="1" w:anchor="_Toc33292540">
            <w:r w:rsidRPr="000211F8" w:rsidR="00602581">
              <w:rPr>
                <w:rStyle w:val="Hyperlink"/>
                <w:noProof/>
              </w:rPr>
              <w:t>5.1.2</w:t>
            </w:r>
            <w:r w:rsidR="00602581">
              <w:rPr>
                <w:noProof/>
                <w:lang w:val="en-IN" w:eastAsia="en-IN"/>
              </w:rPr>
              <w:tab/>
            </w:r>
            <w:r w:rsidRPr="000211F8" w:rsidR="00602581">
              <w:rPr>
                <w:rStyle w:val="Hyperlink"/>
                <w:noProof/>
              </w:rPr>
              <w:t>Connection details</w:t>
            </w:r>
            <w:r w:rsidR="00602581">
              <w:rPr>
                <w:noProof/>
                <w:webHidden/>
              </w:rPr>
              <w:tab/>
            </w:r>
            <w:r w:rsidR="00602581">
              <w:rPr>
                <w:noProof/>
                <w:webHidden/>
              </w:rPr>
              <w:fldChar w:fldCharType="begin"/>
            </w:r>
            <w:r w:rsidR="00602581">
              <w:rPr>
                <w:noProof/>
                <w:webHidden/>
              </w:rPr>
              <w:instrText xml:space="preserve"> PAGEREF _Toc33292540 \h </w:instrText>
            </w:r>
            <w:r w:rsidR="00602581">
              <w:rPr>
                <w:noProof/>
                <w:webHidden/>
              </w:rPr>
            </w:r>
            <w:r w:rsidR="00602581">
              <w:rPr>
                <w:noProof/>
                <w:webHidden/>
              </w:rPr>
              <w:fldChar w:fldCharType="separate"/>
            </w:r>
            <w:r w:rsidR="00602581">
              <w:rPr>
                <w:noProof/>
                <w:webHidden/>
              </w:rPr>
              <w:t>12</w:t>
            </w:r>
            <w:r w:rsidR="00602581">
              <w:rPr>
                <w:noProof/>
                <w:webHidden/>
              </w:rPr>
              <w:fldChar w:fldCharType="end"/>
            </w:r>
          </w:hyperlink>
        </w:p>
        <w:p w:rsidR="00602581" w:rsidRDefault="00375782" w14:paraId="742706AF" w14:textId="5C53E4FE">
          <w:pPr>
            <w:pStyle w:val="TOC3"/>
            <w:tabs>
              <w:tab w:val="left" w:pos="1320"/>
              <w:tab w:val="right" w:leader="dot" w:pos="9350"/>
            </w:tabs>
            <w:rPr>
              <w:noProof/>
              <w:lang w:val="en-IN" w:eastAsia="en-IN"/>
            </w:rPr>
          </w:pPr>
          <w:hyperlink w:history="1" w:anchor="_Toc33292541">
            <w:r w:rsidRPr="000211F8" w:rsidR="00602581">
              <w:rPr>
                <w:rStyle w:val="Hyperlink"/>
                <w:noProof/>
              </w:rPr>
              <w:t>5.1.3</w:t>
            </w:r>
            <w:r w:rsidR="00602581">
              <w:rPr>
                <w:noProof/>
                <w:lang w:val="en-IN" w:eastAsia="en-IN"/>
              </w:rPr>
              <w:tab/>
            </w:r>
            <w:r w:rsidRPr="000211F8" w:rsidR="00602581">
              <w:rPr>
                <w:rStyle w:val="Hyperlink"/>
                <w:noProof/>
              </w:rPr>
              <w:t>Attribute Mapping</w:t>
            </w:r>
            <w:r w:rsidR="00602581">
              <w:rPr>
                <w:noProof/>
                <w:webHidden/>
              </w:rPr>
              <w:tab/>
            </w:r>
            <w:r w:rsidR="00602581">
              <w:rPr>
                <w:noProof/>
                <w:webHidden/>
              </w:rPr>
              <w:fldChar w:fldCharType="begin"/>
            </w:r>
            <w:r w:rsidR="00602581">
              <w:rPr>
                <w:noProof/>
                <w:webHidden/>
              </w:rPr>
              <w:instrText xml:space="preserve"> PAGEREF _Toc33292541 \h </w:instrText>
            </w:r>
            <w:r w:rsidR="00602581">
              <w:rPr>
                <w:noProof/>
                <w:webHidden/>
              </w:rPr>
            </w:r>
            <w:r w:rsidR="00602581">
              <w:rPr>
                <w:noProof/>
                <w:webHidden/>
              </w:rPr>
              <w:fldChar w:fldCharType="separate"/>
            </w:r>
            <w:r w:rsidR="00602581">
              <w:rPr>
                <w:noProof/>
                <w:webHidden/>
              </w:rPr>
              <w:t>13</w:t>
            </w:r>
            <w:r w:rsidR="00602581">
              <w:rPr>
                <w:noProof/>
                <w:webHidden/>
              </w:rPr>
              <w:fldChar w:fldCharType="end"/>
            </w:r>
          </w:hyperlink>
        </w:p>
        <w:p w:rsidR="00602581" w:rsidRDefault="00375782" w14:paraId="1838677B" w14:textId="0B3891D4">
          <w:pPr>
            <w:pStyle w:val="TOC3"/>
            <w:tabs>
              <w:tab w:val="left" w:pos="1320"/>
              <w:tab w:val="right" w:leader="dot" w:pos="9350"/>
            </w:tabs>
            <w:rPr>
              <w:noProof/>
              <w:lang w:val="en-IN" w:eastAsia="en-IN"/>
            </w:rPr>
          </w:pPr>
          <w:hyperlink w:history="1" w:anchor="_Toc33292542">
            <w:r w:rsidRPr="000211F8" w:rsidR="00602581">
              <w:rPr>
                <w:rStyle w:val="Hyperlink"/>
                <w:noProof/>
              </w:rPr>
              <w:t>5.1.4</w:t>
            </w:r>
            <w:r w:rsidR="00602581">
              <w:rPr>
                <w:noProof/>
                <w:lang w:val="en-IN" w:eastAsia="en-IN"/>
              </w:rPr>
              <w:tab/>
            </w:r>
            <w:r w:rsidRPr="000211F8" w:rsidR="00602581">
              <w:rPr>
                <w:rStyle w:val="Hyperlink"/>
                <w:noProof/>
              </w:rPr>
              <w:t>Database password encryption and decryption</w:t>
            </w:r>
            <w:r w:rsidR="00602581">
              <w:rPr>
                <w:noProof/>
                <w:webHidden/>
              </w:rPr>
              <w:tab/>
            </w:r>
            <w:r w:rsidR="00602581">
              <w:rPr>
                <w:noProof/>
                <w:webHidden/>
              </w:rPr>
              <w:fldChar w:fldCharType="begin"/>
            </w:r>
            <w:r w:rsidR="00602581">
              <w:rPr>
                <w:noProof/>
                <w:webHidden/>
              </w:rPr>
              <w:instrText xml:space="preserve"> PAGEREF _Toc33292542 \h </w:instrText>
            </w:r>
            <w:r w:rsidR="00602581">
              <w:rPr>
                <w:noProof/>
                <w:webHidden/>
              </w:rPr>
            </w:r>
            <w:r w:rsidR="00602581">
              <w:rPr>
                <w:noProof/>
                <w:webHidden/>
              </w:rPr>
              <w:fldChar w:fldCharType="separate"/>
            </w:r>
            <w:r w:rsidR="00602581">
              <w:rPr>
                <w:noProof/>
                <w:webHidden/>
              </w:rPr>
              <w:t>15</w:t>
            </w:r>
            <w:r w:rsidR="00602581">
              <w:rPr>
                <w:noProof/>
                <w:webHidden/>
              </w:rPr>
              <w:fldChar w:fldCharType="end"/>
            </w:r>
          </w:hyperlink>
        </w:p>
        <w:p w:rsidR="00602581" w:rsidRDefault="00375782" w14:paraId="46E68F8F" w14:textId="5D4BAD82">
          <w:pPr>
            <w:pStyle w:val="TOC3"/>
            <w:tabs>
              <w:tab w:val="left" w:pos="1320"/>
              <w:tab w:val="right" w:leader="dot" w:pos="9350"/>
            </w:tabs>
            <w:rPr>
              <w:noProof/>
              <w:lang w:val="en-IN" w:eastAsia="en-IN"/>
            </w:rPr>
          </w:pPr>
          <w:hyperlink w:history="1" w:anchor="_Toc33292543">
            <w:r w:rsidRPr="000211F8" w:rsidR="00602581">
              <w:rPr>
                <w:rStyle w:val="Hyperlink"/>
                <w:noProof/>
              </w:rPr>
              <w:t>5.1.5</w:t>
            </w:r>
            <w:r w:rsidR="00602581">
              <w:rPr>
                <w:noProof/>
                <w:lang w:val="en-IN" w:eastAsia="en-IN"/>
              </w:rPr>
              <w:tab/>
            </w:r>
            <w:r w:rsidRPr="000211F8" w:rsidR="00602581">
              <w:rPr>
                <w:rStyle w:val="Hyperlink"/>
                <w:noProof/>
              </w:rPr>
              <w:t>Employee Creation: New Hire</w:t>
            </w:r>
            <w:r w:rsidR="00602581">
              <w:rPr>
                <w:noProof/>
                <w:webHidden/>
              </w:rPr>
              <w:tab/>
            </w:r>
            <w:r w:rsidR="00602581">
              <w:rPr>
                <w:noProof/>
                <w:webHidden/>
              </w:rPr>
              <w:fldChar w:fldCharType="begin"/>
            </w:r>
            <w:r w:rsidR="00602581">
              <w:rPr>
                <w:noProof/>
                <w:webHidden/>
              </w:rPr>
              <w:instrText xml:space="preserve"> PAGEREF _Toc33292543 \h </w:instrText>
            </w:r>
            <w:r w:rsidR="00602581">
              <w:rPr>
                <w:noProof/>
                <w:webHidden/>
              </w:rPr>
            </w:r>
            <w:r w:rsidR="00602581">
              <w:rPr>
                <w:noProof/>
                <w:webHidden/>
              </w:rPr>
              <w:fldChar w:fldCharType="separate"/>
            </w:r>
            <w:r w:rsidR="00602581">
              <w:rPr>
                <w:noProof/>
                <w:webHidden/>
              </w:rPr>
              <w:t>16</w:t>
            </w:r>
            <w:r w:rsidR="00602581">
              <w:rPr>
                <w:noProof/>
                <w:webHidden/>
              </w:rPr>
              <w:fldChar w:fldCharType="end"/>
            </w:r>
          </w:hyperlink>
        </w:p>
        <w:p w:rsidR="00602581" w:rsidRDefault="00375782" w14:paraId="161E2B6E" w14:textId="7F3D06DE">
          <w:pPr>
            <w:pStyle w:val="TOC3"/>
            <w:tabs>
              <w:tab w:val="left" w:pos="1320"/>
              <w:tab w:val="right" w:leader="dot" w:pos="9350"/>
            </w:tabs>
            <w:rPr>
              <w:noProof/>
              <w:lang w:val="en-IN" w:eastAsia="en-IN"/>
            </w:rPr>
          </w:pPr>
          <w:hyperlink w:history="1" w:anchor="_Toc33292544">
            <w:r w:rsidRPr="000211F8" w:rsidR="00602581">
              <w:rPr>
                <w:rStyle w:val="Hyperlink"/>
                <w:noProof/>
              </w:rPr>
              <w:t>5.1.6</w:t>
            </w:r>
            <w:r w:rsidR="00602581">
              <w:rPr>
                <w:noProof/>
                <w:lang w:val="en-IN" w:eastAsia="en-IN"/>
              </w:rPr>
              <w:tab/>
            </w:r>
            <w:r w:rsidRPr="000211F8" w:rsidR="00602581">
              <w:rPr>
                <w:rStyle w:val="Hyperlink"/>
                <w:noProof/>
              </w:rPr>
              <w:t>Employee Modification: Update</w:t>
            </w:r>
            <w:r w:rsidR="00602581">
              <w:rPr>
                <w:noProof/>
                <w:webHidden/>
              </w:rPr>
              <w:tab/>
            </w:r>
            <w:r w:rsidR="00602581">
              <w:rPr>
                <w:noProof/>
                <w:webHidden/>
              </w:rPr>
              <w:fldChar w:fldCharType="begin"/>
            </w:r>
            <w:r w:rsidR="00602581">
              <w:rPr>
                <w:noProof/>
                <w:webHidden/>
              </w:rPr>
              <w:instrText xml:space="preserve"> PAGEREF _Toc33292544 \h </w:instrText>
            </w:r>
            <w:r w:rsidR="00602581">
              <w:rPr>
                <w:noProof/>
                <w:webHidden/>
              </w:rPr>
            </w:r>
            <w:r w:rsidR="00602581">
              <w:rPr>
                <w:noProof/>
                <w:webHidden/>
              </w:rPr>
              <w:fldChar w:fldCharType="separate"/>
            </w:r>
            <w:r w:rsidR="00602581">
              <w:rPr>
                <w:noProof/>
                <w:webHidden/>
              </w:rPr>
              <w:t>16</w:t>
            </w:r>
            <w:r w:rsidR="00602581">
              <w:rPr>
                <w:noProof/>
                <w:webHidden/>
              </w:rPr>
              <w:fldChar w:fldCharType="end"/>
            </w:r>
          </w:hyperlink>
        </w:p>
        <w:p w:rsidR="00602581" w:rsidRDefault="00375782" w14:paraId="1E74E392" w14:textId="72ECD823">
          <w:pPr>
            <w:pStyle w:val="TOC3"/>
            <w:tabs>
              <w:tab w:val="left" w:pos="1320"/>
              <w:tab w:val="right" w:leader="dot" w:pos="9350"/>
            </w:tabs>
            <w:rPr>
              <w:noProof/>
              <w:lang w:val="en-IN" w:eastAsia="en-IN"/>
            </w:rPr>
          </w:pPr>
          <w:hyperlink w:history="1" w:anchor="_Toc33292545">
            <w:r w:rsidRPr="000211F8" w:rsidR="00602581">
              <w:rPr>
                <w:rStyle w:val="Hyperlink"/>
                <w:noProof/>
              </w:rPr>
              <w:t>5.1.7</w:t>
            </w:r>
            <w:r w:rsidR="00602581">
              <w:rPr>
                <w:noProof/>
                <w:lang w:val="en-IN" w:eastAsia="en-IN"/>
              </w:rPr>
              <w:tab/>
            </w:r>
            <w:r w:rsidRPr="000211F8" w:rsidR="00602581">
              <w:rPr>
                <w:rStyle w:val="Hyperlink"/>
                <w:noProof/>
              </w:rPr>
              <w:t>Employee Modification: LOA Status</w:t>
            </w:r>
            <w:r w:rsidR="00602581">
              <w:rPr>
                <w:noProof/>
                <w:webHidden/>
              </w:rPr>
              <w:tab/>
            </w:r>
            <w:r w:rsidR="00602581">
              <w:rPr>
                <w:noProof/>
                <w:webHidden/>
              </w:rPr>
              <w:fldChar w:fldCharType="begin"/>
            </w:r>
            <w:r w:rsidR="00602581">
              <w:rPr>
                <w:noProof/>
                <w:webHidden/>
              </w:rPr>
              <w:instrText xml:space="preserve"> PAGEREF _Toc33292545 \h </w:instrText>
            </w:r>
            <w:r w:rsidR="00602581">
              <w:rPr>
                <w:noProof/>
                <w:webHidden/>
              </w:rPr>
            </w:r>
            <w:r w:rsidR="00602581">
              <w:rPr>
                <w:noProof/>
                <w:webHidden/>
              </w:rPr>
              <w:fldChar w:fldCharType="separate"/>
            </w:r>
            <w:r w:rsidR="00602581">
              <w:rPr>
                <w:noProof/>
                <w:webHidden/>
              </w:rPr>
              <w:t>17</w:t>
            </w:r>
            <w:r w:rsidR="00602581">
              <w:rPr>
                <w:noProof/>
                <w:webHidden/>
              </w:rPr>
              <w:fldChar w:fldCharType="end"/>
            </w:r>
          </w:hyperlink>
        </w:p>
        <w:p w:rsidR="00602581" w:rsidRDefault="00375782" w14:paraId="054B0BE5" w14:textId="690A02D7">
          <w:pPr>
            <w:pStyle w:val="TOC3"/>
            <w:tabs>
              <w:tab w:val="left" w:pos="1320"/>
              <w:tab w:val="right" w:leader="dot" w:pos="9350"/>
            </w:tabs>
            <w:rPr>
              <w:noProof/>
              <w:lang w:val="en-IN" w:eastAsia="en-IN"/>
            </w:rPr>
          </w:pPr>
          <w:hyperlink w:history="1" w:anchor="_Toc33292546">
            <w:r w:rsidRPr="000211F8" w:rsidR="00602581">
              <w:rPr>
                <w:rStyle w:val="Hyperlink"/>
                <w:noProof/>
              </w:rPr>
              <w:t>5.1.8</w:t>
            </w:r>
            <w:r w:rsidR="00602581">
              <w:rPr>
                <w:noProof/>
                <w:lang w:val="en-IN" w:eastAsia="en-IN"/>
              </w:rPr>
              <w:tab/>
            </w:r>
            <w:r w:rsidRPr="000211F8" w:rsidR="00602581">
              <w:rPr>
                <w:rStyle w:val="Hyperlink"/>
                <w:noProof/>
              </w:rPr>
              <w:t>Employee: Termination</w:t>
            </w:r>
            <w:r w:rsidR="00602581">
              <w:rPr>
                <w:noProof/>
                <w:webHidden/>
              </w:rPr>
              <w:tab/>
            </w:r>
            <w:r w:rsidR="00602581">
              <w:rPr>
                <w:noProof/>
                <w:webHidden/>
              </w:rPr>
              <w:fldChar w:fldCharType="begin"/>
            </w:r>
            <w:r w:rsidR="00602581">
              <w:rPr>
                <w:noProof/>
                <w:webHidden/>
              </w:rPr>
              <w:instrText xml:space="preserve"> PAGEREF _Toc33292546 \h </w:instrText>
            </w:r>
            <w:r w:rsidR="00602581">
              <w:rPr>
                <w:noProof/>
                <w:webHidden/>
              </w:rPr>
            </w:r>
            <w:r w:rsidR="00602581">
              <w:rPr>
                <w:noProof/>
                <w:webHidden/>
              </w:rPr>
              <w:fldChar w:fldCharType="separate"/>
            </w:r>
            <w:r w:rsidR="00602581">
              <w:rPr>
                <w:noProof/>
                <w:webHidden/>
              </w:rPr>
              <w:t>18</w:t>
            </w:r>
            <w:r w:rsidR="00602581">
              <w:rPr>
                <w:noProof/>
                <w:webHidden/>
              </w:rPr>
              <w:fldChar w:fldCharType="end"/>
            </w:r>
          </w:hyperlink>
        </w:p>
        <w:p w:rsidR="00602581" w:rsidRDefault="00375782" w14:paraId="2B13F7FB" w14:textId="535B57DF">
          <w:pPr>
            <w:pStyle w:val="TOC3"/>
            <w:tabs>
              <w:tab w:val="left" w:pos="1320"/>
              <w:tab w:val="right" w:leader="dot" w:pos="9350"/>
            </w:tabs>
            <w:rPr>
              <w:noProof/>
              <w:lang w:val="en-IN" w:eastAsia="en-IN"/>
            </w:rPr>
          </w:pPr>
          <w:hyperlink w:history="1" w:anchor="_Toc33292547">
            <w:r w:rsidRPr="000211F8" w:rsidR="00602581">
              <w:rPr>
                <w:rStyle w:val="Hyperlink"/>
                <w:noProof/>
              </w:rPr>
              <w:t>5.1.9</w:t>
            </w:r>
            <w:r w:rsidR="00602581">
              <w:rPr>
                <w:noProof/>
                <w:lang w:val="en-IN" w:eastAsia="en-IN"/>
              </w:rPr>
              <w:tab/>
            </w:r>
            <w:r w:rsidRPr="000211F8" w:rsidR="00602581">
              <w:rPr>
                <w:rStyle w:val="Hyperlink"/>
                <w:noProof/>
              </w:rPr>
              <w:t>Employee: Rehire</w:t>
            </w:r>
            <w:r w:rsidR="00602581">
              <w:rPr>
                <w:noProof/>
                <w:webHidden/>
              </w:rPr>
              <w:tab/>
            </w:r>
            <w:r w:rsidR="00602581">
              <w:rPr>
                <w:noProof/>
                <w:webHidden/>
              </w:rPr>
              <w:fldChar w:fldCharType="begin"/>
            </w:r>
            <w:r w:rsidR="00602581">
              <w:rPr>
                <w:noProof/>
                <w:webHidden/>
              </w:rPr>
              <w:instrText xml:space="preserve"> PAGEREF _Toc33292547 \h </w:instrText>
            </w:r>
            <w:r w:rsidR="00602581">
              <w:rPr>
                <w:noProof/>
                <w:webHidden/>
              </w:rPr>
            </w:r>
            <w:r w:rsidR="00602581">
              <w:rPr>
                <w:noProof/>
                <w:webHidden/>
              </w:rPr>
              <w:fldChar w:fldCharType="separate"/>
            </w:r>
            <w:r w:rsidR="00602581">
              <w:rPr>
                <w:noProof/>
                <w:webHidden/>
              </w:rPr>
              <w:t>19</w:t>
            </w:r>
            <w:r w:rsidR="00602581">
              <w:rPr>
                <w:noProof/>
                <w:webHidden/>
              </w:rPr>
              <w:fldChar w:fldCharType="end"/>
            </w:r>
          </w:hyperlink>
        </w:p>
        <w:p w:rsidR="00602581" w:rsidRDefault="00375782" w14:paraId="381D1CF8" w14:textId="0C8D5CFA">
          <w:pPr>
            <w:pStyle w:val="TOC2"/>
            <w:tabs>
              <w:tab w:val="left" w:pos="880"/>
              <w:tab w:val="right" w:leader="dot" w:pos="9350"/>
            </w:tabs>
            <w:rPr>
              <w:noProof/>
              <w:lang w:val="en-IN" w:eastAsia="en-IN"/>
            </w:rPr>
          </w:pPr>
          <w:hyperlink w:history="1" w:anchor="_Toc33292548">
            <w:r w:rsidRPr="000211F8" w:rsidR="00602581">
              <w:rPr>
                <w:rStyle w:val="Hyperlink"/>
                <w:noProof/>
              </w:rPr>
              <w:t>5.2</w:t>
            </w:r>
            <w:r w:rsidR="00602581">
              <w:rPr>
                <w:noProof/>
                <w:lang w:val="en-IN" w:eastAsia="en-IN"/>
              </w:rPr>
              <w:tab/>
            </w:r>
            <w:r w:rsidRPr="000211F8" w:rsidR="00602581">
              <w:rPr>
                <w:rStyle w:val="Hyperlink"/>
                <w:noProof/>
              </w:rPr>
              <w:t>Contractor/Non-Employee onboarding</w:t>
            </w:r>
            <w:r w:rsidR="00602581">
              <w:rPr>
                <w:noProof/>
                <w:webHidden/>
              </w:rPr>
              <w:tab/>
            </w:r>
            <w:r w:rsidR="00602581">
              <w:rPr>
                <w:noProof/>
                <w:webHidden/>
              </w:rPr>
              <w:fldChar w:fldCharType="begin"/>
            </w:r>
            <w:r w:rsidR="00602581">
              <w:rPr>
                <w:noProof/>
                <w:webHidden/>
              </w:rPr>
              <w:instrText xml:space="preserve"> PAGEREF _Toc33292548 \h </w:instrText>
            </w:r>
            <w:r w:rsidR="00602581">
              <w:rPr>
                <w:noProof/>
                <w:webHidden/>
              </w:rPr>
            </w:r>
            <w:r w:rsidR="00602581">
              <w:rPr>
                <w:noProof/>
                <w:webHidden/>
              </w:rPr>
              <w:fldChar w:fldCharType="separate"/>
            </w:r>
            <w:r w:rsidR="00602581">
              <w:rPr>
                <w:noProof/>
                <w:webHidden/>
              </w:rPr>
              <w:t>19</w:t>
            </w:r>
            <w:r w:rsidR="00602581">
              <w:rPr>
                <w:noProof/>
                <w:webHidden/>
              </w:rPr>
              <w:fldChar w:fldCharType="end"/>
            </w:r>
          </w:hyperlink>
        </w:p>
        <w:p w:rsidR="00602581" w:rsidRDefault="00375782" w14:paraId="4FED2631" w14:textId="01485D2D">
          <w:pPr>
            <w:pStyle w:val="TOC3"/>
            <w:tabs>
              <w:tab w:val="left" w:pos="1320"/>
              <w:tab w:val="right" w:leader="dot" w:pos="9350"/>
            </w:tabs>
            <w:rPr>
              <w:noProof/>
              <w:lang w:val="en-IN" w:eastAsia="en-IN"/>
            </w:rPr>
          </w:pPr>
          <w:hyperlink w:history="1" w:anchor="_Toc33292549">
            <w:r w:rsidRPr="000211F8" w:rsidR="00602581">
              <w:rPr>
                <w:rStyle w:val="Hyperlink"/>
                <w:noProof/>
              </w:rPr>
              <w:t>5.2.1</w:t>
            </w:r>
            <w:r w:rsidR="00602581">
              <w:rPr>
                <w:noProof/>
                <w:lang w:val="en-IN" w:eastAsia="en-IN"/>
              </w:rPr>
              <w:tab/>
            </w:r>
            <w:r w:rsidRPr="000211F8" w:rsidR="00602581">
              <w:rPr>
                <w:rStyle w:val="Hyperlink"/>
                <w:noProof/>
              </w:rPr>
              <w:t>User types</w:t>
            </w:r>
            <w:r w:rsidR="00602581">
              <w:rPr>
                <w:noProof/>
                <w:webHidden/>
              </w:rPr>
              <w:tab/>
            </w:r>
            <w:r w:rsidR="00602581">
              <w:rPr>
                <w:noProof/>
                <w:webHidden/>
              </w:rPr>
              <w:fldChar w:fldCharType="begin"/>
            </w:r>
            <w:r w:rsidR="00602581">
              <w:rPr>
                <w:noProof/>
                <w:webHidden/>
              </w:rPr>
              <w:instrText xml:space="preserve"> PAGEREF _Toc33292549 \h </w:instrText>
            </w:r>
            <w:r w:rsidR="00602581">
              <w:rPr>
                <w:noProof/>
                <w:webHidden/>
              </w:rPr>
            </w:r>
            <w:r w:rsidR="00602581">
              <w:rPr>
                <w:noProof/>
                <w:webHidden/>
              </w:rPr>
              <w:fldChar w:fldCharType="separate"/>
            </w:r>
            <w:r w:rsidR="00602581">
              <w:rPr>
                <w:noProof/>
                <w:webHidden/>
              </w:rPr>
              <w:t>19</w:t>
            </w:r>
            <w:r w:rsidR="00602581">
              <w:rPr>
                <w:noProof/>
                <w:webHidden/>
              </w:rPr>
              <w:fldChar w:fldCharType="end"/>
            </w:r>
          </w:hyperlink>
        </w:p>
        <w:p w:rsidR="00602581" w:rsidRDefault="00375782" w14:paraId="57DF064F" w14:textId="0E2159DD">
          <w:pPr>
            <w:pStyle w:val="TOC3"/>
            <w:tabs>
              <w:tab w:val="left" w:pos="1320"/>
              <w:tab w:val="right" w:leader="dot" w:pos="9350"/>
            </w:tabs>
            <w:rPr>
              <w:noProof/>
              <w:lang w:val="en-IN" w:eastAsia="en-IN"/>
            </w:rPr>
          </w:pPr>
          <w:hyperlink w:history="1" w:anchor="_Toc33292550">
            <w:r w:rsidRPr="000211F8" w:rsidR="00602581">
              <w:rPr>
                <w:rStyle w:val="Hyperlink"/>
                <w:noProof/>
              </w:rPr>
              <w:t>5.2.2</w:t>
            </w:r>
            <w:r w:rsidR="00602581">
              <w:rPr>
                <w:noProof/>
                <w:lang w:val="en-IN" w:eastAsia="en-IN"/>
              </w:rPr>
              <w:tab/>
            </w:r>
            <w:r w:rsidRPr="000211F8" w:rsidR="00602581">
              <w:rPr>
                <w:rStyle w:val="Hyperlink"/>
                <w:noProof/>
              </w:rPr>
              <w:t>Non-Employee Creation: New Hire</w:t>
            </w:r>
            <w:r w:rsidR="00602581">
              <w:rPr>
                <w:noProof/>
                <w:webHidden/>
              </w:rPr>
              <w:tab/>
            </w:r>
            <w:r w:rsidR="00602581">
              <w:rPr>
                <w:noProof/>
                <w:webHidden/>
              </w:rPr>
              <w:fldChar w:fldCharType="begin"/>
            </w:r>
            <w:r w:rsidR="00602581">
              <w:rPr>
                <w:noProof/>
                <w:webHidden/>
              </w:rPr>
              <w:instrText xml:space="preserve"> PAGEREF _Toc33292550 \h </w:instrText>
            </w:r>
            <w:r w:rsidR="00602581">
              <w:rPr>
                <w:noProof/>
                <w:webHidden/>
              </w:rPr>
            </w:r>
            <w:r w:rsidR="00602581">
              <w:rPr>
                <w:noProof/>
                <w:webHidden/>
              </w:rPr>
              <w:fldChar w:fldCharType="separate"/>
            </w:r>
            <w:r w:rsidR="00602581">
              <w:rPr>
                <w:noProof/>
                <w:webHidden/>
              </w:rPr>
              <w:t>20</w:t>
            </w:r>
            <w:r w:rsidR="00602581">
              <w:rPr>
                <w:noProof/>
                <w:webHidden/>
              </w:rPr>
              <w:fldChar w:fldCharType="end"/>
            </w:r>
          </w:hyperlink>
        </w:p>
        <w:p w:rsidR="00602581" w:rsidRDefault="00375782" w14:paraId="2201DCBE" w14:textId="256C8590">
          <w:pPr>
            <w:pStyle w:val="TOC3"/>
            <w:tabs>
              <w:tab w:val="left" w:pos="1320"/>
              <w:tab w:val="right" w:leader="dot" w:pos="9350"/>
            </w:tabs>
            <w:rPr>
              <w:noProof/>
              <w:lang w:val="en-IN" w:eastAsia="en-IN"/>
            </w:rPr>
          </w:pPr>
          <w:hyperlink w:history="1" w:anchor="_Toc33292551">
            <w:r w:rsidRPr="000211F8" w:rsidR="00602581">
              <w:rPr>
                <w:rStyle w:val="Hyperlink"/>
                <w:noProof/>
              </w:rPr>
              <w:t>5.2.3</w:t>
            </w:r>
            <w:r w:rsidR="00602581">
              <w:rPr>
                <w:noProof/>
                <w:lang w:val="en-IN" w:eastAsia="en-IN"/>
              </w:rPr>
              <w:tab/>
            </w:r>
            <w:r w:rsidRPr="000211F8" w:rsidR="00602581">
              <w:rPr>
                <w:rStyle w:val="Hyperlink"/>
                <w:noProof/>
              </w:rPr>
              <w:t>Non-Employee Conversion: Contractor to Employee -Possibility 1</w:t>
            </w:r>
            <w:r w:rsidR="00602581">
              <w:rPr>
                <w:noProof/>
                <w:webHidden/>
              </w:rPr>
              <w:tab/>
            </w:r>
            <w:r w:rsidR="00602581">
              <w:rPr>
                <w:noProof/>
                <w:webHidden/>
              </w:rPr>
              <w:fldChar w:fldCharType="begin"/>
            </w:r>
            <w:r w:rsidR="00602581">
              <w:rPr>
                <w:noProof/>
                <w:webHidden/>
              </w:rPr>
              <w:instrText xml:space="preserve"> PAGEREF _Toc33292551 \h </w:instrText>
            </w:r>
            <w:r w:rsidR="00602581">
              <w:rPr>
                <w:noProof/>
                <w:webHidden/>
              </w:rPr>
            </w:r>
            <w:r w:rsidR="00602581">
              <w:rPr>
                <w:noProof/>
                <w:webHidden/>
              </w:rPr>
              <w:fldChar w:fldCharType="separate"/>
            </w:r>
            <w:r w:rsidR="00602581">
              <w:rPr>
                <w:noProof/>
                <w:webHidden/>
              </w:rPr>
              <w:t>21</w:t>
            </w:r>
            <w:r w:rsidR="00602581">
              <w:rPr>
                <w:noProof/>
                <w:webHidden/>
              </w:rPr>
              <w:fldChar w:fldCharType="end"/>
            </w:r>
          </w:hyperlink>
        </w:p>
        <w:p w:rsidR="00602581" w:rsidRDefault="00375782" w14:paraId="3C7E28E9" w14:textId="12889BE3">
          <w:pPr>
            <w:pStyle w:val="TOC3"/>
            <w:tabs>
              <w:tab w:val="left" w:pos="1320"/>
              <w:tab w:val="right" w:leader="dot" w:pos="9350"/>
            </w:tabs>
            <w:rPr>
              <w:noProof/>
              <w:lang w:val="en-IN" w:eastAsia="en-IN"/>
            </w:rPr>
          </w:pPr>
          <w:hyperlink w:history="1" w:anchor="_Toc33292552">
            <w:r w:rsidRPr="000211F8" w:rsidR="00602581">
              <w:rPr>
                <w:rStyle w:val="Hyperlink"/>
                <w:noProof/>
              </w:rPr>
              <w:t>5.2.4</w:t>
            </w:r>
            <w:r w:rsidR="00602581">
              <w:rPr>
                <w:noProof/>
                <w:lang w:val="en-IN" w:eastAsia="en-IN"/>
              </w:rPr>
              <w:tab/>
            </w:r>
            <w:r w:rsidRPr="000211F8" w:rsidR="00602581">
              <w:rPr>
                <w:rStyle w:val="Hyperlink"/>
                <w:noProof/>
              </w:rPr>
              <w:t>Non-Employee Conversion: Contractor to Employee -Possibility 2</w:t>
            </w:r>
            <w:r w:rsidR="00602581">
              <w:rPr>
                <w:noProof/>
                <w:webHidden/>
              </w:rPr>
              <w:tab/>
            </w:r>
            <w:r w:rsidR="00602581">
              <w:rPr>
                <w:noProof/>
                <w:webHidden/>
              </w:rPr>
              <w:fldChar w:fldCharType="begin"/>
            </w:r>
            <w:r w:rsidR="00602581">
              <w:rPr>
                <w:noProof/>
                <w:webHidden/>
              </w:rPr>
              <w:instrText xml:space="preserve"> PAGEREF _Toc33292552 \h </w:instrText>
            </w:r>
            <w:r w:rsidR="00602581">
              <w:rPr>
                <w:noProof/>
                <w:webHidden/>
              </w:rPr>
            </w:r>
            <w:r w:rsidR="00602581">
              <w:rPr>
                <w:noProof/>
                <w:webHidden/>
              </w:rPr>
              <w:fldChar w:fldCharType="separate"/>
            </w:r>
            <w:r w:rsidR="00602581">
              <w:rPr>
                <w:noProof/>
                <w:webHidden/>
              </w:rPr>
              <w:t>21</w:t>
            </w:r>
            <w:r w:rsidR="00602581">
              <w:rPr>
                <w:noProof/>
                <w:webHidden/>
              </w:rPr>
              <w:fldChar w:fldCharType="end"/>
            </w:r>
          </w:hyperlink>
        </w:p>
        <w:p w:rsidR="00602581" w:rsidRDefault="00375782" w14:paraId="4EF43BD9" w14:textId="5AB0E83A">
          <w:pPr>
            <w:pStyle w:val="TOC3"/>
            <w:tabs>
              <w:tab w:val="left" w:pos="1320"/>
              <w:tab w:val="right" w:leader="dot" w:pos="9350"/>
            </w:tabs>
            <w:rPr>
              <w:noProof/>
              <w:lang w:val="en-IN" w:eastAsia="en-IN"/>
            </w:rPr>
          </w:pPr>
          <w:hyperlink w:history="1" w:anchor="_Toc33292553">
            <w:r w:rsidRPr="000211F8" w:rsidR="00602581">
              <w:rPr>
                <w:rStyle w:val="Hyperlink"/>
                <w:noProof/>
              </w:rPr>
              <w:t>5.2.5</w:t>
            </w:r>
            <w:r w:rsidR="00602581">
              <w:rPr>
                <w:noProof/>
                <w:lang w:val="en-IN" w:eastAsia="en-IN"/>
              </w:rPr>
              <w:tab/>
            </w:r>
            <w:r w:rsidRPr="000211F8" w:rsidR="00602581">
              <w:rPr>
                <w:rStyle w:val="Hyperlink"/>
                <w:noProof/>
              </w:rPr>
              <w:t>Non-Employee Conversion: Contractor to Employee -Possibility 3</w:t>
            </w:r>
            <w:r w:rsidR="00602581">
              <w:rPr>
                <w:noProof/>
                <w:webHidden/>
              </w:rPr>
              <w:tab/>
            </w:r>
            <w:r w:rsidR="00602581">
              <w:rPr>
                <w:noProof/>
                <w:webHidden/>
              </w:rPr>
              <w:fldChar w:fldCharType="begin"/>
            </w:r>
            <w:r w:rsidR="00602581">
              <w:rPr>
                <w:noProof/>
                <w:webHidden/>
              </w:rPr>
              <w:instrText xml:space="preserve"> PAGEREF _Toc33292553 \h </w:instrText>
            </w:r>
            <w:r w:rsidR="00602581">
              <w:rPr>
                <w:noProof/>
                <w:webHidden/>
              </w:rPr>
            </w:r>
            <w:r w:rsidR="00602581">
              <w:rPr>
                <w:noProof/>
                <w:webHidden/>
              </w:rPr>
              <w:fldChar w:fldCharType="separate"/>
            </w:r>
            <w:r w:rsidR="00602581">
              <w:rPr>
                <w:noProof/>
                <w:webHidden/>
              </w:rPr>
              <w:t>22</w:t>
            </w:r>
            <w:r w:rsidR="00602581">
              <w:rPr>
                <w:noProof/>
                <w:webHidden/>
              </w:rPr>
              <w:fldChar w:fldCharType="end"/>
            </w:r>
          </w:hyperlink>
        </w:p>
        <w:p w:rsidR="00602581" w:rsidRDefault="00375782" w14:paraId="0AA8DF6F" w14:textId="10338735">
          <w:pPr>
            <w:pStyle w:val="TOC3"/>
            <w:tabs>
              <w:tab w:val="left" w:pos="1320"/>
              <w:tab w:val="right" w:leader="dot" w:pos="9350"/>
            </w:tabs>
            <w:rPr>
              <w:noProof/>
              <w:lang w:val="en-IN" w:eastAsia="en-IN"/>
            </w:rPr>
          </w:pPr>
          <w:hyperlink w:history="1" w:anchor="_Toc33292554">
            <w:r w:rsidRPr="000211F8" w:rsidR="00602581">
              <w:rPr>
                <w:rStyle w:val="Hyperlink"/>
                <w:noProof/>
              </w:rPr>
              <w:t>5.2.6</w:t>
            </w:r>
            <w:r w:rsidR="00602581">
              <w:rPr>
                <w:noProof/>
                <w:lang w:val="en-IN" w:eastAsia="en-IN"/>
              </w:rPr>
              <w:tab/>
            </w:r>
            <w:r w:rsidRPr="000211F8" w:rsidR="00602581">
              <w:rPr>
                <w:rStyle w:val="Hyperlink"/>
                <w:noProof/>
              </w:rPr>
              <w:t>Non-Employee Conversion: Contractor to Employee -Possibility 4</w:t>
            </w:r>
            <w:r w:rsidR="00602581">
              <w:rPr>
                <w:noProof/>
                <w:webHidden/>
              </w:rPr>
              <w:tab/>
            </w:r>
            <w:r w:rsidR="00602581">
              <w:rPr>
                <w:noProof/>
                <w:webHidden/>
              </w:rPr>
              <w:fldChar w:fldCharType="begin"/>
            </w:r>
            <w:r w:rsidR="00602581">
              <w:rPr>
                <w:noProof/>
                <w:webHidden/>
              </w:rPr>
              <w:instrText xml:space="preserve"> PAGEREF _Toc33292554 \h </w:instrText>
            </w:r>
            <w:r w:rsidR="00602581">
              <w:rPr>
                <w:noProof/>
                <w:webHidden/>
              </w:rPr>
            </w:r>
            <w:r w:rsidR="00602581">
              <w:rPr>
                <w:noProof/>
                <w:webHidden/>
              </w:rPr>
              <w:fldChar w:fldCharType="separate"/>
            </w:r>
            <w:r w:rsidR="00602581">
              <w:rPr>
                <w:noProof/>
                <w:webHidden/>
              </w:rPr>
              <w:t>22</w:t>
            </w:r>
            <w:r w:rsidR="00602581">
              <w:rPr>
                <w:noProof/>
                <w:webHidden/>
              </w:rPr>
              <w:fldChar w:fldCharType="end"/>
            </w:r>
          </w:hyperlink>
        </w:p>
        <w:p w:rsidR="00602581" w:rsidRDefault="00375782" w14:paraId="0B905282" w14:textId="23906990">
          <w:pPr>
            <w:pStyle w:val="TOC1"/>
            <w:rPr>
              <w:rFonts w:eastAsiaTheme="minorEastAsia"/>
              <w:noProof/>
              <w:lang w:val="en-IN" w:eastAsia="en-IN"/>
            </w:rPr>
          </w:pPr>
          <w:hyperlink w:history="1" w:anchor="_Toc33292555">
            <w:r w:rsidRPr="000211F8" w:rsidR="00602581">
              <w:rPr>
                <w:rStyle w:val="Hyperlink"/>
                <w:noProof/>
              </w:rPr>
              <w:t>6</w:t>
            </w:r>
            <w:r w:rsidR="00602581">
              <w:rPr>
                <w:rFonts w:eastAsiaTheme="minorEastAsia"/>
                <w:noProof/>
                <w:lang w:val="en-IN" w:eastAsia="en-IN"/>
              </w:rPr>
              <w:tab/>
            </w:r>
            <w:r w:rsidRPr="000211F8" w:rsidR="00602581">
              <w:rPr>
                <w:rStyle w:val="Hyperlink"/>
                <w:noProof/>
              </w:rPr>
              <w:t>Target System</w:t>
            </w:r>
            <w:r w:rsidR="00602581">
              <w:rPr>
                <w:noProof/>
                <w:webHidden/>
              </w:rPr>
              <w:tab/>
            </w:r>
            <w:r w:rsidR="00602581">
              <w:rPr>
                <w:noProof/>
                <w:webHidden/>
              </w:rPr>
              <w:fldChar w:fldCharType="begin"/>
            </w:r>
            <w:r w:rsidR="00602581">
              <w:rPr>
                <w:noProof/>
                <w:webHidden/>
              </w:rPr>
              <w:instrText xml:space="preserve"> PAGEREF _Toc33292555 \h </w:instrText>
            </w:r>
            <w:r w:rsidR="00602581">
              <w:rPr>
                <w:noProof/>
                <w:webHidden/>
              </w:rPr>
            </w:r>
            <w:r w:rsidR="00602581">
              <w:rPr>
                <w:noProof/>
                <w:webHidden/>
              </w:rPr>
              <w:fldChar w:fldCharType="separate"/>
            </w:r>
            <w:r w:rsidR="00602581">
              <w:rPr>
                <w:noProof/>
                <w:webHidden/>
              </w:rPr>
              <w:t>23</w:t>
            </w:r>
            <w:r w:rsidR="00602581">
              <w:rPr>
                <w:noProof/>
                <w:webHidden/>
              </w:rPr>
              <w:fldChar w:fldCharType="end"/>
            </w:r>
          </w:hyperlink>
        </w:p>
        <w:p w:rsidR="00602581" w:rsidRDefault="00375782" w14:paraId="3ABA0D02" w14:textId="4740A874">
          <w:pPr>
            <w:pStyle w:val="TOC2"/>
            <w:tabs>
              <w:tab w:val="left" w:pos="880"/>
              <w:tab w:val="right" w:leader="dot" w:pos="9350"/>
            </w:tabs>
            <w:rPr>
              <w:noProof/>
              <w:lang w:val="en-IN" w:eastAsia="en-IN"/>
            </w:rPr>
          </w:pPr>
          <w:hyperlink w:history="1" w:anchor="_Toc33292556">
            <w:r w:rsidRPr="00120727" w:rsidR="00602581">
              <w:rPr>
                <w:rStyle w:val="Hyperlink"/>
                <w:noProof/>
              </w:rPr>
              <w:t>6.1</w:t>
            </w:r>
            <w:r w:rsidRPr="00120727" w:rsidR="00602581">
              <w:rPr>
                <w:noProof/>
                <w:lang w:val="en-IN" w:eastAsia="en-IN"/>
              </w:rPr>
              <w:tab/>
            </w:r>
            <w:r w:rsidRPr="00120727" w:rsidR="00602581">
              <w:rPr>
                <w:rStyle w:val="Hyperlink"/>
                <w:noProof/>
              </w:rPr>
              <w:t>Active Directory</w:t>
            </w:r>
            <w:r w:rsidRPr="00120727" w:rsidR="00602581">
              <w:rPr>
                <w:noProof/>
                <w:webHidden/>
              </w:rPr>
              <w:tab/>
            </w:r>
            <w:r w:rsidRPr="00120727" w:rsidR="00602581">
              <w:rPr>
                <w:noProof/>
                <w:webHidden/>
              </w:rPr>
              <w:fldChar w:fldCharType="begin"/>
            </w:r>
            <w:r w:rsidRPr="00120727" w:rsidR="00602581">
              <w:rPr>
                <w:noProof/>
                <w:webHidden/>
              </w:rPr>
              <w:instrText xml:space="preserve"> PAGEREF _Toc33292556 \h </w:instrText>
            </w:r>
            <w:r w:rsidRPr="00120727" w:rsidR="00602581">
              <w:rPr>
                <w:noProof/>
                <w:webHidden/>
              </w:rPr>
            </w:r>
            <w:r w:rsidRPr="00120727" w:rsidR="00602581">
              <w:rPr>
                <w:noProof/>
                <w:webHidden/>
              </w:rPr>
              <w:fldChar w:fldCharType="separate"/>
            </w:r>
            <w:r w:rsidRPr="00120727" w:rsidR="00602581">
              <w:rPr>
                <w:noProof/>
                <w:webHidden/>
              </w:rPr>
              <w:t>23</w:t>
            </w:r>
            <w:r w:rsidRPr="00120727" w:rsidR="00602581">
              <w:rPr>
                <w:noProof/>
                <w:webHidden/>
              </w:rPr>
              <w:fldChar w:fldCharType="end"/>
            </w:r>
          </w:hyperlink>
        </w:p>
        <w:p w:rsidR="00602581" w:rsidRDefault="00375782" w14:paraId="0E91E005" w14:textId="22112B42">
          <w:pPr>
            <w:pStyle w:val="TOC3"/>
            <w:tabs>
              <w:tab w:val="left" w:pos="1320"/>
              <w:tab w:val="right" w:leader="dot" w:pos="9350"/>
            </w:tabs>
            <w:rPr>
              <w:noProof/>
              <w:lang w:val="en-IN" w:eastAsia="en-IN"/>
            </w:rPr>
          </w:pPr>
          <w:hyperlink w:history="1" w:anchor="_Toc33292557">
            <w:r w:rsidRPr="000211F8" w:rsidR="00602581">
              <w:rPr>
                <w:rStyle w:val="Hyperlink"/>
                <w:noProof/>
              </w:rPr>
              <w:t>6.1.1</w:t>
            </w:r>
            <w:r w:rsidR="00602581">
              <w:rPr>
                <w:noProof/>
                <w:lang w:val="en-IN" w:eastAsia="en-IN"/>
              </w:rPr>
              <w:tab/>
            </w:r>
            <w:r w:rsidRPr="000211F8" w:rsidR="00602581">
              <w:rPr>
                <w:rStyle w:val="Hyperlink"/>
                <w:noProof/>
              </w:rPr>
              <w:t>Integration Design</w:t>
            </w:r>
            <w:r w:rsidR="00602581">
              <w:rPr>
                <w:noProof/>
                <w:webHidden/>
              </w:rPr>
              <w:tab/>
            </w:r>
            <w:r w:rsidR="00602581">
              <w:rPr>
                <w:noProof/>
                <w:webHidden/>
              </w:rPr>
              <w:fldChar w:fldCharType="begin"/>
            </w:r>
            <w:r w:rsidR="00602581">
              <w:rPr>
                <w:noProof/>
                <w:webHidden/>
              </w:rPr>
              <w:instrText xml:space="preserve"> PAGEREF _Toc33292557 \h </w:instrText>
            </w:r>
            <w:r w:rsidR="00602581">
              <w:rPr>
                <w:noProof/>
                <w:webHidden/>
              </w:rPr>
            </w:r>
            <w:r w:rsidR="00602581">
              <w:rPr>
                <w:noProof/>
                <w:webHidden/>
              </w:rPr>
              <w:fldChar w:fldCharType="separate"/>
            </w:r>
            <w:r w:rsidR="00602581">
              <w:rPr>
                <w:noProof/>
                <w:webHidden/>
              </w:rPr>
              <w:t>23</w:t>
            </w:r>
            <w:r w:rsidR="00602581">
              <w:rPr>
                <w:noProof/>
                <w:webHidden/>
              </w:rPr>
              <w:fldChar w:fldCharType="end"/>
            </w:r>
          </w:hyperlink>
        </w:p>
        <w:p w:rsidR="00602581" w:rsidRDefault="00375782" w14:paraId="0D4BCE93" w14:textId="44A1A90D">
          <w:pPr>
            <w:pStyle w:val="TOC3"/>
            <w:tabs>
              <w:tab w:val="left" w:pos="1320"/>
              <w:tab w:val="right" w:leader="dot" w:pos="9350"/>
            </w:tabs>
            <w:rPr>
              <w:noProof/>
              <w:lang w:val="en-IN" w:eastAsia="en-IN"/>
            </w:rPr>
          </w:pPr>
          <w:hyperlink w:history="1" w:anchor="_Toc33292558">
            <w:r w:rsidRPr="000211F8" w:rsidR="00602581">
              <w:rPr>
                <w:rStyle w:val="Hyperlink"/>
                <w:noProof/>
              </w:rPr>
              <w:t>6.1.2</w:t>
            </w:r>
            <w:r w:rsidR="00602581">
              <w:rPr>
                <w:noProof/>
                <w:lang w:val="en-IN" w:eastAsia="en-IN"/>
              </w:rPr>
              <w:tab/>
            </w:r>
            <w:r w:rsidRPr="000211F8" w:rsidR="00602581">
              <w:rPr>
                <w:rStyle w:val="Hyperlink"/>
                <w:noProof/>
              </w:rPr>
              <w:t>Connection details</w:t>
            </w:r>
            <w:r w:rsidR="00602581">
              <w:rPr>
                <w:noProof/>
                <w:webHidden/>
              </w:rPr>
              <w:tab/>
            </w:r>
            <w:r w:rsidR="00602581">
              <w:rPr>
                <w:noProof/>
                <w:webHidden/>
              </w:rPr>
              <w:fldChar w:fldCharType="begin"/>
            </w:r>
            <w:r w:rsidR="00602581">
              <w:rPr>
                <w:noProof/>
                <w:webHidden/>
              </w:rPr>
              <w:instrText xml:space="preserve"> PAGEREF _Toc33292558 \h </w:instrText>
            </w:r>
            <w:r w:rsidR="00602581">
              <w:rPr>
                <w:noProof/>
                <w:webHidden/>
              </w:rPr>
            </w:r>
            <w:r w:rsidR="00602581">
              <w:rPr>
                <w:noProof/>
                <w:webHidden/>
              </w:rPr>
              <w:fldChar w:fldCharType="separate"/>
            </w:r>
            <w:r w:rsidR="00602581">
              <w:rPr>
                <w:noProof/>
                <w:webHidden/>
              </w:rPr>
              <w:t>23</w:t>
            </w:r>
            <w:r w:rsidR="00602581">
              <w:rPr>
                <w:noProof/>
                <w:webHidden/>
              </w:rPr>
              <w:fldChar w:fldCharType="end"/>
            </w:r>
          </w:hyperlink>
        </w:p>
        <w:p w:rsidR="00602581" w:rsidRDefault="00375782" w14:paraId="30409E11" w14:textId="5791D56B">
          <w:pPr>
            <w:pStyle w:val="TOC3"/>
            <w:tabs>
              <w:tab w:val="left" w:pos="1320"/>
              <w:tab w:val="right" w:leader="dot" w:pos="9350"/>
            </w:tabs>
            <w:rPr>
              <w:noProof/>
              <w:lang w:val="en-IN" w:eastAsia="en-IN"/>
            </w:rPr>
          </w:pPr>
          <w:hyperlink w:history="1" w:anchor="_Toc33292559">
            <w:r w:rsidRPr="000211F8" w:rsidR="00602581">
              <w:rPr>
                <w:rStyle w:val="Hyperlink"/>
                <w:noProof/>
              </w:rPr>
              <w:t>6.1.3</w:t>
            </w:r>
            <w:r w:rsidR="00602581">
              <w:rPr>
                <w:noProof/>
                <w:lang w:val="en-IN" w:eastAsia="en-IN"/>
              </w:rPr>
              <w:tab/>
            </w:r>
            <w:r w:rsidRPr="000211F8" w:rsidR="00602581">
              <w:rPr>
                <w:rStyle w:val="Hyperlink"/>
                <w:noProof/>
              </w:rPr>
              <w:t>Attribute mapping</w:t>
            </w:r>
            <w:r w:rsidR="00602581">
              <w:rPr>
                <w:noProof/>
                <w:webHidden/>
              </w:rPr>
              <w:tab/>
            </w:r>
            <w:r w:rsidR="00602581">
              <w:rPr>
                <w:noProof/>
                <w:webHidden/>
              </w:rPr>
              <w:fldChar w:fldCharType="begin"/>
            </w:r>
            <w:r w:rsidR="00602581">
              <w:rPr>
                <w:noProof/>
                <w:webHidden/>
              </w:rPr>
              <w:instrText xml:space="preserve"> PAGEREF _Toc33292559 \h </w:instrText>
            </w:r>
            <w:r w:rsidR="00602581">
              <w:rPr>
                <w:noProof/>
                <w:webHidden/>
              </w:rPr>
            </w:r>
            <w:r w:rsidR="00602581">
              <w:rPr>
                <w:noProof/>
                <w:webHidden/>
              </w:rPr>
              <w:fldChar w:fldCharType="separate"/>
            </w:r>
            <w:r w:rsidR="00602581">
              <w:rPr>
                <w:noProof/>
                <w:webHidden/>
              </w:rPr>
              <w:t>26</w:t>
            </w:r>
            <w:r w:rsidR="00602581">
              <w:rPr>
                <w:noProof/>
                <w:webHidden/>
              </w:rPr>
              <w:fldChar w:fldCharType="end"/>
            </w:r>
          </w:hyperlink>
        </w:p>
        <w:p w:rsidR="00602581" w:rsidRDefault="00375782" w14:paraId="39FCC2A6" w14:textId="6E4CF1AD">
          <w:pPr>
            <w:pStyle w:val="TOC3"/>
            <w:tabs>
              <w:tab w:val="left" w:pos="1320"/>
              <w:tab w:val="right" w:leader="dot" w:pos="9350"/>
            </w:tabs>
            <w:rPr>
              <w:noProof/>
              <w:lang w:val="en-IN" w:eastAsia="en-IN"/>
            </w:rPr>
          </w:pPr>
          <w:hyperlink w:history="1" w:anchor="_Toc33292560">
            <w:r w:rsidRPr="000211F8" w:rsidR="00602581">
              <w:rPr>
                <w:rStyle w:val="Hyperlink"/>
                <w:noProof/>
              </w:rPr>
              <w:t>6.1.4</w:t>
            </w:r>
            <w:r w:rsidR="00602581">
              <w:rPr>
                <w:noProof/>
                <w:lang w:val="en-IN" w:eastAsia="en-IN"/>
              </w:rPr>
              <w:tab/>
            </w:r>
            <w:r w:rsidRPr="000211F8" w:rsidR="00602581">
              <w:rPr>
                <w:rStyle w:val="Hyperlink"/>
                <w:noProof/>
              </w:rPr>
              <w:t>Account provisioning</w:t>
            </w:r>
            <w:r w:rsidR="00602581">
              <w:rPr>
                <w:noProof/>
                <w:webHidden/>
              </w:rPr>
              <w:tab/>
            </w:r>
            <w:r w:rsidR="00602581">
              <w:rPr>
                <w:noProof/>
                <w:webHidden/>
              </w:rPr>
              <w:fldChar w:fldCharType="begin"/>
            </w:r>
            <w:r w:rsidR="00602581">
              <w:rPr>
                <w:noProof/>
                <w:webHidden/>
              </w:rPr>
              <w:instrText xml:space="preserve"> PAGEREF _Toc33292560 \h </w:instrText>
            </w:r>
            <w:r w:rsidR="00602581">
              <w:rPr>
                <w:noProof/>
                <w:webHidden/>
              </w:rPr>
            </w:r>
            <w:r w:rsidR="00602581">
              <w:rPr>
                <w:noProof/>
                <w:webHidden/>
              </w:rPr>
              <w:fldChar w:fldCharType="separate"/>
            </w:r>
            <w:r w:rsidR="00602581">
              <w:rPr>
                <w:noProof/>
                <w:webHidden/>
              </w:rPr>
              <w:t>27</w:t>
            </w:r>
            <w:r w:rsidR="00602581">
              <w:rPr>
                <w:noProof/>
                <w:webHidden/>
              </w:rPr>
              <w:fldChar w:fldCharType="end"/>
            </w:r>
          </w:hyperlink>
        </w:p>
        <w:p w:rsidR="00602581" w:rsidRDefault="00375782" w14:paraId="30C4374B" w14:textId="5636B7CD">
          <w:pPr>
            <w:pStyle w:val="TOC3"/>
            <w:tabs>
              <w:tab w:val="left" w:pos="1320"/>
              <w:tab w:val="right" w:leader="dot" w:pos="9350"/>
            </w:tabs>
            <w:rPr>
              <w:noProof/>
              <w:lang w:val="en-IN" w:eastAsia="en-IN"/>
            </w:rPr>
          </w:pPr>
          <w:hyperlink w:history="1" w:anchor="_Toc33292561">
            <w:r w:rsidRPr="000211F8" w:rsidR="00602581">
              <w:rPr>
                <w:rStyle w:val="Hyperlink"/>
                <w:noProof/>
              </w:rPr>
              <w:t>6.1.5</w:t>
            </w:r>
            <w:r w:rsidR="00602581">
              <w:rPr>
                <w:noProof/>
                <w:lang w:val="en-IN" w:eastAsia="en-IN"/>
              </w:rPr>
              <w:tab/>
            </w:r>
            <w:r w:rsidRPr="000211F8" w:rsidR="00602581">
              <w:rPr>
                <w:rStyle w:val="Hyperlink"/>
                <w:noProof/>
              </w:rPr>
              <w:t>Account Access provisioning</w:t>
            </w:r>
            <w:r w:rsidR="00602581">
              <w:rPr>
                <w:noProof/>
                <w:webHidden/>
              </w:rPr>
              <w:tab/>
            </w:r>
            <w:r w:rsidR="00602581">
              <w:rPr>
                <w:noProof/>
                <w:webHidden/>
              </w:rPr>
              <w:fldChar w:fldCharType="begin"/>
            </w:r>
            <w:r w:rsidR="00602581">
              <w:rPr>
                <w:noProof/>
                <w:webHidden/>
              </w:rPr>
              <w:instrText xml:space="preserve"> PAGEREF _Toc33292561 \h </w:instrText>
            </w:r>
            <w:r w:rsidR="00602581">
              <w:rPr>
                <w:noProof/>
                <w:webHidden/>
              </w:rPr>
            </w:r>
            <w:r w:rsidR="00602581">
              <w:rPr>
                <w:noProof/>
                <w:webHidden/>
              </w:rPr>
              <w:fldChar w:fldCharType="separate"/>
            </w:r>
            <w:r w:rsidR="00602581">
              <w:rPr>
                <w:noProof/>
                <w:webHidden/>
              </w:rPr>
              <w:t>32</w:t>
            </w:r>
            <w:r w:rsidR="00602581">
              <w:rPr>
                <w:noProof/>
                <w:webHidden/>
              </w:rPr>
              <w:fldChar w:fldCharType="end"/>
            </w:r>
          </w:hyperlink>
        </w:p>
        <w:p w:rsidR="00602581" w:rsidRDefault="00375782" w14:paraId="7289FBAE" w14:textId="68DA5586">
          <w:pPr>
            <w:pStyle w:val="TOC3"/>
            <w:tabs>
              <w:tab w:val="left" w:pos="1320"/>
              <w:tab w:val="right" w:leader="dot" w:pos="9350"/>
            </w:tabs>
            <w:rPr>
              <w:noProof/>
              <w:lang w:val="en-IN" w:eastAsia="en-IN"/>
            </w:rPr>
          </w:pPr>
          <w:hyperlink w:history="1" w:anchor="_Toc33292562">
            <w:r w:rsidRPr="000211F8" w:rsidR="00602581">
              <w:rPr>
                <w:rStyle w:val="Hyperlink"/>
                <w:noProof/>
              </w:rPr>
              <w:t>6.1.6</w:t>
            </w:r>
            <w:r w:rsidR="00602581">
              <w:rPr>
                <w:noProof/>
                <w:lang w:val="en-IN" w:eastAsia="en-IN"/>
              </w:rPr>
              <w:tab/>
            </w:r>
            <w:r w:rsidRPr="000211F8" w:rsidR="00602581">
              <w:rPr>
                <w:rStyle w:val="Hyperlink"/>
                <w:noProof/>
              </w:rPr>
              <w:t>Account Termination</w:t>
            </w:r>
            <w:r w:rsidR="00602581">
              <w:rPr>
                <w:noProof/>
                <w:webHidden/>
              </w:rPr>
              <w:tab/>
            </w:r>
            <w:r w:rsidR="00602581">
              <w:rPr>
                <w:noProof/>
                <w:webHidden/>
              </w:rPr>
              <w:fldChar w:fldCharType="begin"/>
            </w:r>
            <w:r w:rsidR="00602581">
              <w:rPr>
                <w:noProof/>
                <w:webHidden/>
              </w:rPr>
              <w:instrText xml:space="preserve"> PAGEREF _Toc33292562 \h </w:instrText>
            </w:r>
            <w:r w:rsidR="00602581">
              <w:rPr>
                <w:noProof/>
                <w:webHidden/>
              </w:rPr>
            </w:r>
            <w:r w:rsidR="00602581">
              <w:rPr>
                <w:noProof/>
                <w:webHidden/>
              </w:rPr>
              <w:fldChar w:fldCharType="separate"/>
            </w:r>
            <w:r w:rsidR="00602581">
              <w:rPr>
                <w:noProof/>
                <w:webHidden/>
              </w:rPr>
              <w:t>35</w:t>
            </w:r>
            <w:r w:rsidR="00602581">
              <w:rPr>
                <w:noProof/>
                <w:webHidden/>
              </w:rPr>
              <w:fldChar w:fldCharType="end"/>
            </w:r>
          </w:hyperlink>
        </w:p>
        <w:p w:rsidR="00602581" w:rsidRDefault="00375782" w14:paraId="32892E55" w14:textId="13A952B5">
          <w:pPr>
            <w:pStyle w:val="TOC3"/>
            <w:tabs>
              <w:tab w:val="left" w:pos="1320"/>
              <w:tab w:val="right" w:leader="dot" w:pos="9350"/>
            </w:tabs>
            <w:rPr>
              <w:noProof/>
              <w:lang w:val="en-IN" w:eastAsia="en-IN"/>
            </w:rPr>
          </w:pPr>
          <w:hyperlink w:history="1" w:anchor="_Toc33292563">
            <w:r w:rsidRPr="000211F8" w:rsidR="00602581">
              <w:rPr>
                <w:rStyle w:val="Hyperlink"/>
                <w:noProof/>
              </w:rPr>
              <w:t>6.1.7</w:t>
            </w:r>
            <w:r w:rsidR="00602581">
              <w:rPr>
                <w:noProof/>
                <w:lang w:val="en-IN" w:eastAsia="en-IN"/>
              </w:rPr>
              <w:tab/>
            </w:r>
            <w:r w:rsidRPr="000211F8" w:rsidR="00602581">
              <w:rPr>
                <w:rStyle w:val="Hyperlink"/>
                <w:noProof/>
              </w:rPr>
              <w:t>Account De-provisioning</w:t>
            </w:r>
            <w:r w:rsidR="00602581">
              <w:rPr>
                <w:noProof/>
                <w:webHidden/>
              </w:rPr>
              <w:tab/>
            </w:r>
            <w:r w:rsidR="00602581">
              <w:rPr>
                <w:noProof/>
                <w:webHidden/>
              </w:rPr>
              <w:fldChar w:fldCharType="begin"/>
            </w:r>
            <w:r w:rsidR="00602581">
              <w:rPr>
                <w:noProof/>
                <w:webHidden/>
              </w:rPr>
              <w:instrText xml:space="preserve"> PAGEREF _Toc33292563 \h </w:instrText>
            </w:r>
            <w:r w:rsidR="00602581">
              <w:rPr>
                <w:noProof/>
                <w:webHidden/>
              </w:rPr>
            </w:r>
            <w:r w:rsidR="00602581">
              <w:rPr>
                <w:noProof/>
                <w:webHidden/>
              </w:rPr>
              <w:fldChar w:fldCharType="separate"/>
            </w:r>
            <w:r w:rsidR="00602581">
              <w:rPr>
                <w:noProof/>
                <w:webHidden/>
              </w:rPr>
              <w:t>35</w:t>
            </w:r>
            <w:r w:rsidR="00602581">
              <w:rPr>
                <w:noProof/>
                <w:webHidden/>
              </w:rPr>
              <w:fldChar w:fldCharType="end"/>
            </w:r>
          </w:hyperlink>
        </w:p>
        <w:p w:rsidR="00602581" w:rsidRDefault="00375782" w14:paraId="53C350EA" w14:textId="177FAB50">
          <w:pPr>
            <w:pStyle w:val="TOC3"/>
            <w:tabs>
              <w:tab w:val="left" w:pos="1320"/>
              <w:tab w:val="right" w:leader="dot" w:pos="9350"/>
            </w:tabs>
            <w:rPr>
              <w:noProof/>
              <w:lang w:val="en-IN" w:eastAsia="en-IN"/>
            </w:rPr>
          </w:pPr>
          <w:hyperlink w:history="1" w:anchor="_Toc33292564">
            <w:r w:rsidRPr="000211F8" w:rsidR="00602581">
              <w:rPr>
                <w:rStyle w:val="Hyperlink"/>
                <w:noProof/>
              </w:rPr>
              <w:t>6.1.8</w:t>
            </w:r>
            <w:r w:rsidR="00602581">
              <w:rPr>
                <w:noProof/>
                <w:lang w:val="en-IN" w:eastAsia="en-IN"/>
              </w:rPr>
              <w:tab/>
            </w:r>
            <w:r w:rsidRPr="000211F8" w:rsidR="00602581">
              <w:rPr>
                <w:rStyle w:val="Hyperlink"/>
                <w:noProof/>
              </w:rPr>
              <w:t>Account Re-Hire</w:t>
            </w:r>
            <w:r w:rsidR="00602581">
              <w:rPr>
                <w:noProof/>
                <w:webHidden/>
              </w:rPr>
              <w:tab/>
            </w:r>
            <w:r w:rsidR="00602581">
              <w:rPr>
                <w:noProof/>
                <w:webHidden/>
              </w:rPr>
              <w:fldChar w:fldCharType="begin"/>
            </w:r>
            <w:r w:rsidR="00602581">
              <w:rPr>
                <w:noProof/>
                <w:webHidden/>
              </w:rPr>
              <w:instrText xml:space="preserve"> PAGEREF _Toc33292564 \h </w:instrText>
            </w:r>
            <w:r w:rsidR="00602581">
              <w:rPr>
                <w:noProof/>
                <w:webHidden/>
              </w:rPr>
            </w:r>
            <w:r w:rsidR="00602581">
              <w:rPr>
                <w:noProof/>
                <w:webHidden/>
              </w:rPr>
              <w:fldChar w:fldCharType="separate"/>
            </w:r>
            <w:r w:rsidR="00602581">
              <w:rPr>
                <w:noProof/>
                <w:webHidden/>
              </w:rPr>
              <w:t>38</w:t>
            </w:r>
            <w:r w:rsidR="00602581">
              <w:rPr>
                <w:noProof/>
                <w:webHidden/>
              </w:rPr>
              <w:fldChar w:fldCharType="end"/>
            </w:r>
          </w:hyperlink>
        </w:p>
        <w:p w:rsidR="00602581" w:rsidRDefault="00375782" w14:paraId="0703F947" w14:textId="7360E2A6">
          <w:pPr>
            <w:pStyle w:val="TOC3"/>
            <w:tabs>
              <w:tab w:val="left" w:pos="1320"/>
              <w:tab w:val="right" w:leader="dot" w:pos="9350"/>
            </w:tabs>
            <w:rPr>
              <w:noProof/>
              <w:lang w:val="en-IN" w:eastAsia="en-IN"/>
            </w:rPr>
          </w:pPr>
          <w:hyperlink w:history="1" w:anchor="_Toc33292565">
            <w:r w:rsidRPr="000211F8" w:rsidR="00602581">
              <w:rPr>
                <w:rStyle w:val="Hyperlink"/>
                <w:noProof/>
              </w:rPr>
              <w:t>6.1.9</w:t>
            </w:r>
            <w:r w:rsidR="00602581">
              <w:rPr>
                <w:noProof/>
                <w:lang w:val="en-IN" w:eastAsia="en-IN"/>
              </w:rPr>
              <w:tab/>
            </w:r>
            <w:r w:rsidRPr="000211F8" w:rsidR="00602581">
              <w:rPr>
                <w:rStyle w:val="Hyperlink"/>
                <w:noProof/>
              </w:rPr>
              <w:t>Account Target recon</w:t>
            </w:r>
            <w:r w:rsidR="00602581">
              <w:rPr>
                <w:noProof/>
                <w:webHidden/>
              </w:rPr>
              <w:tab/>
            </w:r>
            <w:r w:rsidR="00602581">
              <w:rPr>
                <w:noProof/>
                <w:webHidden/>
              </w:rPr>
              <w:fldChar w:fldCharType="begin"/>
            </w:r>
            <w:r w:rsidR="00602581">
              <w:rPr>
                <w:noProof/>
                <w:webHidden/>
              </w:rPr>
              <w:instrText xml:space="preserve"> PAGEREF _Toc33292565 \h </w:instrText>
            </w:r>
            <w:r w:rsidR="00602581">
              <w:rPr>
                <w:noProof/>
                <w:webHidden/>
              </w:rPr>
            </w:r>
            <w:r w:rsidR="00602581">
              <w:rPr>
                <w:noProof/>
                <w:webHidden/>
              </w:rPr>
              <w:fldChar w:fldCharType="separate"/>
            </w:r>
            <w:r w:rsidR="00602581">
              <w:rPr>
                <w:noProof/>
                <w:webHidden/>
              </w:rPr>
              <w:t>39</w:t>
            </w:r>
            <w:r w:rsidR="00602581">
              <w:rPr>
                <w:noProof/>
                <w:webHidden/>
              </w:rPr>
              <w:fldChar w:fldCharType="end"/>
            </w:r>
          </w:hyperlink>
        </w:p>
        <w:p w:rsidR="00602581" w:rsidRDefault="00375782" w14:paraId="3E7ECB38" w14:textId="74D16BCF">
          <w:pPr>
            <w:pStyle w:val="TOC2"/>
            <w:tabs>
              <w:tab w:val="left" w:pos="880"/>
              <w:tab w:val="right" w:leader="dot" w:pos="9350"/>
            </w:tabs>
            <w:rPr>
              <w:noProof/>
              <w:lang w:val="en-IN" w:eastAsia="en-IN"/>
            </w:rPr>
          </w:pPr>
          <w:hyperlink w:history="1" w:anchor="_Toc33292566">
            <w:r w:rsidRPr="000211F8" w:rsidR="00602581">
              <w:rPr>
                <w:rStyle w:val="Hyperlink"/>
                <w:noProof/>
              </w:rPr>
              <w:t>6.2</w:t>
            </w:r>
            <w:r w:rsidR="00602581">
              <w:rPr>
                <w:noProof/>
                <w:lang w:val="en-IN" w:eastAsia="en-IN"/>
              </w:rPr>
              <w:tab/>
            </w:r>
            <w:r w:rsidRPr="000211F8" w:rsidR="00602581">
              <w:rPr>
                <w:rStyle w:val="Hyperlink"/>
                <w:noProof/>
              </w:rPr>
              <w:t>SAP BW2</w:t>
            </w:r>
            <w:r w:rsidR="00602581">
              <w:rPr>
                <w:noProof/>
                <w:webHidden/>
              </w:rPr>
              <w:tab/>
            </w:r>
            <w:r w:rsidR="00602581">
              <w:rPr>
                <w:noProof/>
                <w:webHidden/>
              </w:rPr>
              <w:fldChar w:fldCharType="begin"/>
            </w:r>
            <w:r w:rsidR="00602581">
              <w:rPr>
                <w:noProof/>
                <w:webHidden/>
              </w:rPr>
              <w:instrText xml:space="preserve"> PAGEREF _Toc33292566 \h </w:instrText>
            </w:r>
            <w:r w:rsidR="00602581">
              <w:rPr>
                <w:noProof/>
                <w:webHidden/>
              </w:rPr>
            </w:r>
            <w:r w:rsidR="00602581">
              <w:rPr>
                <w:noProof/>
                <w:webHidden/>
              </w:rPr>
              <w:fldChar w:fldCharType="separate"/>
            </w:r>
            <w:r w:rsidR="00602581">
              <w:rPr>
                <w:noProof/>
                <w:webHidden/>
              </w:rPr>
              <w:t>44</w:t>
            </w:r>
            <w:r w:rsidR="00602581">
              <w:rPr>
                <w:noProof/>
                <w:webHidden/>
              </w:rPr>
              <w:fldChar w:fldCharType="end"/>
            </w:r>
          </w:hyperlink>
        </w:p>
        <w:p w:rsidR="00602581" w:rsidRDefault="00375782" w14:paraId="2147068D" w14:textId="04C79F6F">
          <w:pPr>
            <w:pStyle w:val="TOC3"/>
            <w:tabs>
              <w:tab w:val="left" w:pos="1320"/>
              <w:tab w:val="right" w:leader="dot" w:pos="9350"/>
            </w:tabs>
            <w:rPr>
              <w:noProof/>
              <w:lang w:val="en-IN" w:eastAsia="en-IN"/>
            </w:rPr>
          </w:pPr>
          <w:hyperlink w:history="1" w:anchor="_Toc33292567">
            <w:r w:rsidRPr="000211F8" w:rsidR="00602581">
              <w:rPr>
                <w:rStyle w:val="Hyperlink"/>
                <w:noProof/>
              </w:rPr>
              <w:t>6.2.1</w:t>
            </w:r>
            <w:r w:rsidR="00602581">
              <w:rPr>
                <w:noProof/>
                <w:lang w:val="en-IN" w:eastAsia="en-IN"/>
              </w:rPr>
              <w:tab/>
            </w:r>
            <w:r w:rsidRPr="000211F8" w:rsidR="00602581">
              <w:rPr>
                <w:rStyle w:val="Hyperlink"/>
                <w:noProof/>
              </w:rPr>
              <w:t>Integration Design</w:t>
            </w:r>
            <w:r w:rsidR="00602581">
              <w:rPr>
                <w:noProof/>
                <w:webHidden/>
              </w:rPr>
              <w:tab/>
            </w:r>
            <w:r w:rsidR="00602581">
              <w:rPr>
                <w:noProof/>
                <w:webHidden/>
              </w:rPr>
              <w:fldChar w:fldCharType="begin"/>
            </w:r>
            <w:r w:rsidR="00602581">
              <w:rPr>
                <w:noProof/>
                <w:webHidden/>
              </w:rPr>
              <w:instrText xml:space="preserve"> PAGEREF _Toc33292567 \h </w:instrText>
            </w:r>
            <w:r w:rsidR="00602581">
              <w:rPr>
                <w:noProof/>
                <w:webHidden/>
              </w:rPr>
            </w:r>
            <w:r w:rsidR="00602581">
              <w:rPr>
                <w:noProof/>
                <w:webHidden/>
              </w:rPr>
              <w:fldChar w:fldCharType="separate"/>
            </w:r>
            <w:r w:rsidR="00602581">
              <w:rPr>
                <w:noProof/>
                <w:webHidden/>
              </w:rPr>
              <w:t>44</w:t>
            </w:r>
            <w:r w:rsidR="00602581">
              <w:rPr>
                <w:noProof/>
                <w:webHidden/>
              </w:rPr>
              <w:fldChar w:fldCharType="end"/>
            </w:r>
          </w:hyperlink>
        </w:p>
        <w:p w:rsidR="00602581" w:rsidRDefault="00375782" w14:paraId="3CD31595" w14:textId="5ECF0A73">
          <w:pPr>
            <w:pStyle w:val="TOC3"/>
            <w:tabs>
              <w:tab w:val="left" w:pos="1320"/>
              <w:tab w:val="right" w:leader="dot" w:pos="9350"/>
            </w:tabs>
            <w:rPr>
              <w:noProof/>
              <w:lang w:val="en-IN" w:eastAsia="en-IN"/>
            </w:rPr>
          </w:pPr>
          <w:hyperlink w:history="1" w:anchor="_Toc33292568">
            <w:r w:rsidRPr="000211F8" w:rsidR="00602581">
              <w:rPr>
                <w:rStyle w:val="Hyperlink"/>
                <w:noProof/>
              </w:rPr>
              <w:t>6.2.2</w:t>
            </w:r>
            <w:r w:rsidR="00602581">
              <w:rPr>
                <w:noProof/>
                <w:lang w:val="en-IN" w:eastAsia="en-IN"/>
              </w:rPr>
              <w:tab/>
            </w:r>
            <w:r w:rsidRPr="000211F8" w:rsidR="00602581">
              <w:rPr>
                <w:rStyle w:val="Hyperlink"/>
                <w:noProof/>
              </w:rPr>
              <w:t>Connection Details</w:t>
            </w:r>
            <w:r w:rsidR="00602581">
              <w:rPr>
                <w:noProof/>
                <w:webHidden/>
              </w:rPr>
              <w:tab/>
            </w:r>
            <w:r w:rsidR="00602581">
              <w:rPr>
                <w:noProof/>
                <w:webHidden/>
              </w:rPr>
              <w:fldChar w:fldCharType="begin"/>
            </w:r>
            <w:r w:rsidR="00602581">
              <w:rPr>
                <w:noProof/>
                <w:webHidden/>
              </w:rPr>
              <w:instrText xml:space="preserve"> PAGEREF _Toc33292568 \h </w:instrText>
            </w:r>
            <w:r w:rsidR="00602581">
              <w:rPr>
                <w:noProof/>
                <w:webHidden/>
              </w:rPr>
            </w:r>
            <w:r w:rsidR="00602581">
              <w:rPr>
                <w:noProof/>
                <w:webHidden/>
              </w:rPr>
              <w:fldChar w:fldCharType="separate"/>
            </w:r>
            <w:r w:rsidR="00602581">
              <w:rPr>
                <w:noProof/>
                <w:webHidden/>
              </w:rPr>
              <w:t>44</w:t>
            </w:r>
            <w:r w:rsidR="00602581">
              <w:rPr>
                <w:noProof/>
                <w:webHidden/>
              </w:rPr>
              <w:fldChar w:fldCharType="end"/>
            </w:r>
          </w:hyperlink>
        </w:p>
        <w:p w:rsidR="00602581" w:rsidRDefault="00375782" w14:paraId="08EFBE1D" w14:textId="740FD0E9">
          <w:pPr>
            <w:pStyle w:val="TOC3"/>
            <w:tabs>
              <w:tab w:val="left" w:pos="1320"/>
              <w:tab w:val="right" w:leader="dot" w:pos="9350"/>
            </w:tabs>
            <w:rPr>
              <w:noProof/>
              <w:lang w:val="en-IN" w:eastAsia="en-IN"/>
            </w:rPr>
          </w:pPr>
          <w:hyperlink w:history="1" w:anchor="_Toc33292569">
            <w:r w:rsidRPr="000211F8" w:rsidR="00602581">
              <w:rPr>
                <w:rStyle w:val="Hyperlink"/>
                <w:noProof/>
              </w:rPr>
              <w:t>6.2.3</w:t>
            </w:r>
            <w:r w:rsidR="00602581">
              <w:rPr>
                <w:noProof/>
                <w:lang w:val="en-IN" w:eastAsia="en-IN"/>
              </w:rPr>
              <w:tab/>
            </w:r>
            <w:r w:rsidRPr="000211F8" w:rsidR="00602581">
              <w:rPr>
                <w:rStyle w:val="Hyperlink"/>
                <w:noProof/>
              </w:rPr>
              <w:t>Attribute mapping</w:t>
            </w:r>
            <w:r w:rsidR="00602581">
              <w:rPr>
                <w:noProof/>
                <w:webHidden/>
              </w:rPr>
              <w:tab/>
            </w:r>
            <w:r w:rsidR="00602581">
              <w:rPr>
                <w:noProof/>
                <w:webHidden/>
              </w:rPr>
              <w:fldChar w:fldCharType="begin"/>
            </w:r>
            <w:r w:rsidR="00602581">
              <w:rPr>
                <w:noProof/>
                <w:webHidden/>
              </w:rPr>
              <w:instrText xml:space="preserve"> PAGEREF _Toc33292569 \h </w:instrText>
            </w:r>
            <w:r w:rsidR="00602581">
              <w:rPr>
                <w:noProof/>
                <w:webHidden/>
              </w:rPr>
            </w:r>
            <w:r w:rsidR="00602581">
              <w:rPr>
                <w:noProof/>
                <w:webHidden/>
              </w:rPr>
              <w:fldChar w:fldCharType="separate"/>
            </w:r>
            <w:r w:rsidR="00602581">
              <w:rPr>
                <w:noProof/>
                <w:webHidden/>
              </w:rPr>
              <w:t>44</w:t>
            </w:r>
            <w:r w:rsidR="00602581">
              <w:rPr>
                <w:noProof/>
                <w:webHidden/>
              </w:rPr>
              <w:fldChar w:fldCharType="end"/>
            </w:r>
          </w:hyperlink>
        </w:p>
        <w:p w:rsidR="00602581" w:rsidRDefault="00375782" w14:paraId="705D0EDC" w14:textId="781B14E9">
          <w:pPr>
            <w:pStyle w:val="TOC3"/>
            <w:tabs>
              <w:tab w:val="left" w:pos="1320"/>
              <w:tab w:val="right" w:leader="dot" w:pos="9350"/>
            </w:tabs>
            <w:rPr>
              <w:noProof/>
              <w:lang w:val="en-IN" w:eastAsia="en-IN"/>
            </w:rPr>
          </w:pPr>
          <w:hyperlink w:history="1" w:anchor="_Toc33292570">
            <w:r w:rsidRPr="000211F8" w:rsidR="00602581">
              <w:rPr>
                <w:rStyle w:val="Hyperlink"/>
                <w:noProof/>
              </w:rPr>
              <w:t>6.2.4</w:t>
            </w:r>
            <w:r w:rsidR="00602581">
              <w:rPr>
                <w:noProof/>
                <w:lang w:val="en-IN" w:eastAsia="en-IN"/>
              </w:rPr>
              <w:tab/>
            </w:r>
            <w:r w:rsidRPr="000211F8" w:rsidR="00602581">
              <w:rPr>
                <w:rStyle w:val="Hyperlink"/>
                <w:noProof/>
              </w:rPr>
              <w:t>Account provisioning</w:t>
            </w:r>
            <w:r w:rsidR="00602581">
              <w:rPr>
                <w:noProof/>
                <w:webHidden/>
              </w:rPr>
              <w:tab/>
            </w:r>
            <w:r w:rsidR="00602581">
              <w:rPr>
                <w:noProof/>
                <w:webHidden/>
              </w:rPr>
              <w:fldChar w:fldCharType="begin"/>
            </w:r>
            <w:r w:rsidR="00602581">
              <w:rPr>
                <w:noProof/>
                <w:webHidden/>
              </w:rPr>
              <w:instrText xml:space="preserve"> PAGEREF _Toc33292570 \h </w:instrText>
            </w:r>
            <w:r w:rsidR="00602581">
              <w:rPr>
                <w:noProof/>
                <w:webHidden/>
              </w:rPr>
            </w:r>
            <w:r w:rsidR="00602581">
              <w:rPr>
                <w:noProof/>
                <w:webHidden/>
              </w:rPr>
              <w:fldChar w:fldCharType="separate"/>
            </w:r>
            <w:r w:rsidR="00602581">
              <w:rPr>
                <w:noProof/>
                <w:webHidden/>
              </w:rPr>
              <w:t>45</w:t>
            </w:r>
            <w:r w:rsidR="00602581">
              <w:rPr>
                <w:noProof/>
                <w:webHidden/>
              </w:rPr>
              <w:fldChar w:fldCharType="end"/>
            </w:r>
          </w:hyperlink>
        </w:p>
        <w:p w:rsidR="00602581" w:rsidRDefault="00375782" w14:paraId="3D101432" w14:textId="4C57A1FA">
          <w:pPr>
            <w:pStyle w:val="TOC3"/>
            <w:tabs>
              <w:tab w:val="left" w:pos="1320"/>
              <w:tab w:val="right" w:leader="dot" w:pos="9350"/>
            </w:tabs>
            <w:rPr>
              <w:noProof/>
              <w:lang w:val="en-IN" w:eastAsia="en-IN"/>
            </w:rPr>
          </w:pPr>
          <w:hyperlink w:history="1" w:anchor="_Toc33292571">
            <w:r w:rsidRPr="000211F8" w:rsidR="00602581">
              <w:rPr>
                <w:rStyle w:val="Hyperlink"/>
                <w:noProof/>
              </w:rPr>
              <w:t>6.2.5</w:t>
            </w:r>
            <w:r w:rsidR="00602581">
              <w:rPr>
                <w:noProof/>
                <w:lang w:val="en-IN" w:eastAsia="en-IN"/>
              </w:rPr>
              <w:tab/>
            </w:r>
            <w:r w:rsidRPr="000211F8" w:rsidR="00602581">
              <w:rPr>
                <w:rStyle w:val="Hyperlink"/>
                <w:noProof/>
              </w:rPr>
              <w:t>Account Access provisioning</w:t>
            </w:r>
            <w:r w:rsidR="00602581">
              <w:rPr>
                <w:noProof/>
                <w:webHidden/>
              </w:rPr>
              <w:tab/>
            </w:r>
            <w:r w:rsidR="00602581">
              <w:rPr>
                <w:noProof/>
                <w:webHidden/>
              </w:rPr>
              <w:fldChar w:fldCharType="begin"/>
            </w:r>
            <w:r w:rsidR="00602581">
              <w:rPr>
                <w:noProof/>
                <w:webHidden/>
              </w:rPr>
              <w:instrText xml:space="preserve"> PAGEREF _Toc33292571 \h </w:instrText>
            </w:r>
            <w:r w:rsidR="00602581">
              <w:rPr>
                <w:noProof/>
                <w:webHidden/>
              </w:rPr>
            </w:r>
            <w:r w:rsidR="00602581">
              <w:rPr>
                <w:noProof/>
                <w:webHidden/>
              </w:rPr>
              <w:fldChar w:fldCharType="separate"/>
            </w:r>
            <w:r w:rsidR="00602581">
              <w:rPr>
                <w:noProof/>
                <w:webHidden/>
              </w:rPr>
              <w:t>47</w:t>
            </w:r>
            <w:r w:rsidR="00602581">
              <w:rPr>
                <w:noProof/>
                <w:webHidden/>
              </w:rPr>
              <w:fldChar w:fldCharType="end"/>
            </w:r>
          </w:hyperlink>
        </w:p>
        <w:p w:rsidR="00602581" w:rsidRDefault="00375782" w14:paraId="2CE388D3" w14:textId="53DB723C">
          <w:pPr>
            <w:pStyle w:val="TOC3"/>
            <w:tabs>
              <w:tab w:val="left" w:pos="1320"/>
              <w:tab w:val="right" w:leader="dot" w:pos="9350"/>
            </w:tabs>
            <w:rPr>
              <w:noProof/>
              <w:lang w:val="en-IN" w:eastAsia="en-IN"/>
            </w:rPr>
          </w:pPr>
          <w:hyperlink w:history="1" w:anchor="_Toc33292572">
            <w:r w:rsidRPr="000211F8" w:rsidR="00602581">
              <w:rPr>
                <w:rStyle w:val="Hyperlink"/>
                <w:noProof/>
              </w:rPr>
              <w:t>6.2.6</w:t>
            </w:r>
            <w:r w:rsidR="00602581">
              <w:rPr>
                <w:noProof/>
                <w:lang w:val="en-IN" w:eastAsia="en-IN"/>
              </w:rPr>
              <w:tab/>
            </w:r>
            <w:r w:rsidRPr="000211F8" w:rsidR="00602581">
              <w:rPr>
                <w:rStyle w:val="Hyperlink"/>
                <w:noProof/>
              </w:rPr>
              <w:t>Account De-provisioning</w:t>
            </w:r>
            <w:r w:rsidR="00602581">
              <w:rPr>
                <w:noProof/>
                <w:webHidden/>
              </w:rPr>
              <w:tab/>
            </w:r>
            <w:r w:rsidR="00602581">
              <w:rPr>
                <w:noProof/>
                <w:webHidden/>
              </w:rPr>
              <w:fldChar w:fldCharType="begin"/>
            </w:r>
            <w:r w:rsidR="00602581">
              <w:rPr>
                <w:noProof/>
                <w:webHidden/>
              </w:rPr>
              <w:instrText xml:space="preserve"> PAGEREF _Toc33292572 \h </w:instrText>
            </w:r>
            <w:r w:rsidR="00602581">
              <w:rPr>
                <w:noProof/>
                <w:webHidden/>
              </w:rPr>
            </w:r>
            <w:r w:rsidR="00602581">
              <w:rPr>
                <w:noProof/>
                <w:webHidden/>
              </w:rPr>
              <w:fldChar w:fldCharType="separate"/>
            </w:r>
            <w:r w:rsidR="00602581">
              <w:rPr>
                <w:noProof/>
                <w:webHidden/>
              </w:rPr>
              <w:t>48</w:t>
            </w:r>
            <w:r w:rsidR="00602581">
              <w:rPr>
                <w:noProof/>
                <w:webHidden/>
              </w:rPr>
              <w:fldChar w:fldCharType="end"/>
            </w:r>
          </w:hyperlink>
        </w:p>
        <w:p w:rsidR="00602581" w:rsidRDefault="00375782" w14:paraId="3004C525" w14:textId="5C4BB25C">
          <w:pPr>
            <w:pStyle w:val="TOC3"/>
            <w:tabs>
              <w:tab w:val="left" w:pos="1320"/>
              <w:tab w:val="right" w:leader="dot" w:pos="9350"/>
            </w:tabs>
            <w:rPr>
              <w:noProof/>
              <w:lang w:val="en-IN" w:eastAsia="en-IN"/>
            </w:rPr>
          </w:pPr>
          <w:hyperlink w:history="1" w:anchor="_Toc33292573">
            <w:r w:rsidRPr="000211F8" w:rsidR="00602581">
              <w:rPr>
                <w:rStyle w:val="Hyperlink"/>
                <w:noProof/>
              </w:rPr>
              <w:t>6.2.7</w:t>
            </w:r>
            <w:r w:rsidR="00602581">
              <w:rPr>
                <w:noProof/>
                <w:lang w:val="en-IN" w:eastAsia="en-IN"/>
              </w:rPr>
              <w:tab/>
            </w:r>
            <w:r w:rsidRPr="000211F8" w:rsidR="00602581">
              <w:rPr>
                <w:rStyle w:val="Hyperlink"/>
                <w:noProof/>
              </w:rPr>
              <w:t>Account Re-Hire</w:t>
            </w:r>
            <w:r w:rsidR="00602581">
              <w:rPr>
                <w:noProof/>
                <w:webHidden/>
              </w:rPr>
              <w:tab/>
            </w:r>
            <w:r w:rsidR="00602581">
              <w:rPr>
                <w:noProof/>
                <w:webHidden/>
              </w:rPr>
              <w:fldChar w:fldCharType="begin"/>
            </w:r>
            <w:r w:rsidR="00602581">
              <w:rPr>
                <w:noProof/>
                <w:webHidden/>
              </w:rPr>
              <w:instrText xml:space="preserve"> PAGEREF _Toc33292573 \h </w:instrText>
            </w:r>
            <w:r w:rsidR="00602581">
              <w:rPr>
                <w:noProof/>
                <w:webHidden/>
              </w:rPr>
            </w:r>
            <w:r w:rsidR="00602581">
              <w:rPr>
                <w:noProof/>
                <w:webHidden/>
              </w:rPr>
              <w:fldChar w:fldCharType="separate"/>
            </w:r>
            <w:r w:rsidR="00602581">
              <w:rPr>
                <w:noProof/>
                <w:webHidden/>
              </w:rPr>
              <w:t>49</w:t>
            </w:r>
            <w:r w:rsidR="00602581">
              <w:rPr>
                <w:noProof/>
                <w:webHidden/>
              </w:rPr>
              <w:fldChar w:fldCharType="end"/>
            </w:r>
          </w:hyperlink>
        </w:p>
        <w:p w:rsidR="00602581" w:rsidRDefault="00375782" w14:paraId="420BE2A6" w14:textId="422DA8A9">
          <w:pPr>
            <w:pStyle w:val="TOC3"/>
            <w:tabs>
              <w:tab w:val="left" w:pos="1320"/>
              <w:tab w:val="right" w:leader="dot" w:pos="9350"/>
            </w:tabs>
            <w:rPr>
              <w:noProof/>
              <w:lang w:val="en-IN" w:eastAsia="en-IN"/>
            </w:rPr>
          </w:pPr>
          <w:hyperlink w:history="1" w:anchor="_Toc33292574">
            <w:r w:rsidRPr="000211F8" w:rsidR="00602581">
              <w:rPr>
                <w:rStyle w:val="Hyperlink"/>
                <w:noProof/>
              </w:rPr>
              <w:t>6.2.8</w:t>
            </w:r>
            <w:r w:rsidR="00602581">
              <w:rPr>
                <w:noProof/>
                <w:lang w:val="en-IN" w:eastAsia="en-IN"/>
              </w:rPr>
              <w:tab/>
            </w:r>
            <w:r w:rsidRPr="000211F8" w:rsidR="00602581">
              <w:rPr>
                <w:rStyle w:val="Hyperlink"/>
                <w:noProof/>
              </w:rPr>
              <w:t>Account Target recon</w:t>
            </w:r>
            <w:r w:rsidR="00602581">
              <w:rPr>
                <w:noProof/>
                <w:webHidden/>
              </w:rPr>
              <w:tab/>
            </w:r>
            <w:r w:rsidR="00602581">
              <w:rPr>
                <w:noProof/>
                <w:webHidden/>
              </w:rPr>
              <w:fldChar w:fldCharType="begin"/>
            </w:r>
            <w:r w:rsidR="00602581">
              <w:rPr>
                <w:noProof/>
                <w:webHidden/>
              </w:rPr>
              <w:instrText xml:space="preserve"> PAGEREF _Toc33292574 \h </w:instrText>
            </w:r>
            <w:r w:rsidR="00602581">
              <w:rPr>
                <w:noProof/>
                <w:webHidden/>
              </w:rPr>
            </w:r>
            <w:r w:rsidR="00602581">
              <w:rPr>
                <w:noProof/>
                <w:webHidden/>
              </w:rPr>
              <w:fldChar w:fldCharType="separate"/>
            </w:r>
            <w:r w:rsidR="00602581">
              <w:rPr>
                <w:noProof/>
                <w:webHidden/>
              </w:rPr>
              <w:t>50</w:t>
            </w:r>
            <w:r w:rsidR="00602581">
              <w:rPr>
                <w:noProof/>
                <w:webHidden/>
              </w:rPr>
              <w:fldChar w:fldCharType="end"/>
            </w:r>
          </w:hyperlink>
        </w:p>
        <w:p w:rsidR="00602581" w:rsidRDefault="00375782" w14:paraId="5D02DBB6" w14:textId="27C1A755">
          <w:pPr>
            <w:pStyle w:val="TOC2"/>
            <w:tabs>
              <w:tab w:val="left" w:pos="880"/>
              <w:tab w:val="right" w:leader="dot" w:pos="9350"/>
            </w:tabs>
            <w:rPr>
              <w:noProof/>
              <w:lang w:val="en-IN" w:eastAsia="en-IN"/>
            </w:rPr>
          </w:pPr>
          <w:hyperlink w:history="1" w:anchor="_Toc33292575">
            <w:r w:rsidRPr="000211F8" w:rsidR="00602581">
              <w:rPr>
                <w:rStyle w:val="Hyperlink"/>
                <w:noProof/>
              </w:rPr>
              <w:t>6.3</w:t>
            </w:r>
            <w:r w:rsidR="00602581">
              <w:rPr>
                <w:noProof/>
                <w:lang w:val="en-IN" w:eastAsia="en-IN"/>
              </w:rPr>
              <w:tab/>
            </w:r>
            <w:r w:rsidRPr="000211F8" w:rsidR="00602581">
              <w:rPr>
                <w:rStyle w:val="Hyperlink"/>
                <w:noProof/>
              </w:rPr>
              <w:t>SAP EC2</w:t>
            </w:r>
            <w:r w:rsidR="00602581">
              <w:rPr>
                <w:noProof/>
                <w:webHidden/>
              </w:rPr>
              <w:tab/>
            </w:r>
            <w:r w:rsidR="00602581">
              <w:rPr>
                <w:noProof/>
                <w:webHidden/>
              </w:rPr>
              <w:fldChar w:fldCharType="begin"/>
            </w:r>
            <w:r w:rsidR="00602581">
              <w:rPr>
                <w:noProof/>
                <w:webHidden/>
              </w:rPr>
              <w:instrText xml:space="preserve"> PAGEREF _Toc33292575 \h </w:instrText>
            </w:r>
            <w:r w:rsidR="00602581">
              <w:rPr>
                <w:noProof/>
                <w:webHidden/>
              </w:rPr>
            </w:r>
            <w:r w:rsidR="00602581">
              <w:rPr>
                <w:noProof/>
                <w:webHidden/>
              </w:rPr>
              <w:fldChar w:fldCharType="separate"/>
            </w:r>
            <w:r w:rsidR="00602581">
              <w:rPr>
                <w:noProof/>
                <w:webHidden/>
              </w:rPr>
              <w:t>50</w:t>
            </w:r>
            <w:r w:rsidR="00602581">
              <w:rPr>
                <w:noProof/>
                <w:webHidden/>
              </w:rPr>
              <w:fldChar w:fldCharType="end"/>
            </w:r>
          </w:hyperlink>
        </w:p>
        <w:p w:rsidR="00602581" w:rsidRDefault="00375782" w14:paraId="51B3B40D" w14:textId="443D3603">
          <w:pPr>
            <w:pStyle w:val="TOC3"/>
            <w:tabs>
              <w:tab w:val="left" w:pos="1320"/>
              <w:tab w:val="right" w:leader="dot" w:pos="9350"/>
            </w:tabs>
            <w:rPr>
              <w:noProof/>
              <w:lang w:val="en-IN" w:eastAsia="en-IN"/>
            </w:rPr>
          </w:pPr>
          <w:hyperlink w:history="1" w:anchor="_Toc33292576">
            <w:r w:rsidRPr="000211F8" w:rsidR="00602581">
              <w:rPr>
                <w:rStyle w:val="Hyperlink"/>
                <w:noProof/>
              </w:rPr>
              <w:t>6.3.1</w:t>
            </w:r>
            <w:r w:rsidR="00602581">
              <w:rPr>
                <w:noProof/>
                <w:lang w:val="en-IN" w:eastAsia="en-IN"/>
              </w:rPr>
              <w:tab/>
            </w:r>
            <w:r w:rsidRPr="000211F8" w:rsidR="00602581">
              <w:rPr>
                <w:rStyle w:val="Hyperlink"/>
                <w:noProof/>
              </w:rPr>
              <w:t>Integration Design</w:t>
            </w:r>
            <w:r w:rsidR="00602581">
              <w:rPr>
                <w:noProof/>
                <w:webHidden/>
              </w:rPr>
              <w:tab/>
            </w:r>
            <w:r w:rsidR="00602581">
              <w:rPr>
                <w:noProof/>
                <w:webHidden/>
              </w:rPr>
              <w:fldChar w:fldCharType="begin"/>
            </w:r>
            <w:r w:rsidR="00602581">
              <w:rPr>
                <w:noProof/>
                <w:webHidden/>
              </w:rPr>
              <w:instrText xml:space="preserve"> PAGEREF _Toc33292576 \h </w:instrText>
            </w:r>
            <w:r w:rsidR="00602581">
              <w:rPr>
                <w:noProof/>
                <w:webHidden/>
              </w:rPr>
            </w:r>
            <w:r w:rsidR="00602581">
              <w:rPr>
                <w:noProof/>
                <w:webHidden/>
              </w:rPr>
              <w:fldChar w:fldCharType="separate"/>
            </w:r>
            <w:r w:rsidR="00602581">
              <w:rPr>
                <w:noProof/>
                <w:webHidden/>
              </w:rPr>
              <w:t>50</w:t>
            </w:r>
            <w:r w:rsidR="00602581">
              <w:rPr>
                <w:noProof/>
                <w:webHidden/>
              </w:rPr>
              <w:fldChar w:fldCharType="end"/>
            </w:r>
          </w:hyperlink>
        </w:p>
        <w:p w:rsidR="00602581" w:rsidRDefault="00375782" w14:paraId="760F35E1" w14:textId="4C393AAA">
          <w:pPr>
            <w:pStyle w:val="TOC3"/>
            <w:tabs>
              <w:tab w:val="left" w:pos="1320"/>
              <w:tab w:val="right" w:leader="dot" w:pos="9350"/>
            </w:tabs>
            <w:rPr>
              <w:noProof/>
              <w:lang w:val="en-IN" w:eastAsia="en-IN"/>
            </w:rPr>
          </w:pPr>
          <w:hyperlink w:history="1" w:anchor="_Toc33292577">
            <w:r w:rsidRPr="000211F8" w:rsidR="00602581">
              <w:rPr>
                <w:rStyle w:val="Hyperlink"/>
                <w:noProof/>
              </w:rPr>
              <w:t>6.3.2</w:t>
            </w:r>
            <w:r w:rsidR="00602581">
              <w:rPr>
                <w:noProof/>
                <w:lang w:val="en-IN" w:eastAsia="en-IN"/>
              </w:rPr>
              <w:tab/>
            </w:r>
            <w:r w:rsidRPr="000211F8" w:rsidR="00602581">
              <w:rPr>
                <w:rStyle w:val="Hyperlink"/>
                <w:noProof/>
              </w:rPr>
              <w:t>Connection Details</w:t>
            </w:r>
            <w:r w:rsidR="00602581">
              <w:rPr>
                <w:noProof/>
                <w:webHidden/>
              </w:rPr>
              <w:tab/>
            </w:r>
            <w:r w:rsidR="00602581">
              <w:rPr>
                <w:noProof/>
                <w:webHidden/>
              </w:rPr>
              <w:fldChar w:fldCharType="begin"/>
            </w:r>
            <w:r w:rsidR="00602581">
              <w:rPr>
                <w:noProof/>
                <w:webHidden/>
              </w:rPr>
              <w:instrText xml:space="preserve"> PAGEREF _Toc33292577 \h </w:instrText>
            </w:r>
            <w:r w:rsidR="00602581">
              <w:rPr>
                <w:noProof/>
                <w:webHidden/>
              </w:rPr>
            </w:r>
            <w:r w:rsidR="00602581">
              <w:rPr>
                <w:noProof/>
                <w:webHidden/>
              </w:rPr>
              <w:fldChar w:fldCharType="separate"/>
            </w:r>
            <w:r w:rsidR="00602581">
              <w:rPr>
                <w:noProof/>
                <w:webHidden/>
              </w:rPr>
              <w:t>50</w:t>
            </w:r>
            <w:r w:rsidR="00602581">
              <w:rPr>
                <w:noProof/>
                <w:webHidden/>
              </w:rPr>
              <w:fldChar w:fldCharType="end"/>
            </w:r>
          </w:hyperlink>
        </w:p>
        <w:p w:rsidR="00602581" w:rsidRDefault="00375782" w14:paraId="4092ECCD" w14:textId="7857452A">
          <w:pPr>
            <w:pStyle w:val="TOC3"/>
            <w:tabs>
              <w:tab w:val="left" w:pos="1320"/>
              <w:tab w:val="right" w:leader="dot" w:pos="9350"/>
            </w:tabs>
            <w:rPr>
              <w:noProof/>
              <w:lang w:val="en-IN" w:eastAsia="en-IN"/>
            </w:rPr>
          </w:pPr>
          <w:hyperlink w:history="1" w:anchor="_Toc33292578">
            <w:r w:rsidRPr="000211F8" w:rsidR="00602581">
              <w:rPr>
                <w:rStyle w:val="Hyperlink"/>
                <w:noProof/>
              </w:rPr>
              <w:t>6.3.3</w:t>
            </w:r>
            <w:r w:rsidR="00602581">
              <w:rPr>
                <w:noProof/>
                <w:lang w:val="en-IN" w:eastAsia="en-IN"/>
              </w:rPr>
              <w:tab/>
            </w:r>
            <w:r w:rsidRPr="000211F8" w:rsidR="00602581">
              <w:rPr>
                <w:rStyle w:val="Hyperlink"/>
                <w:noProof/>
              </w:rPr>
              <w:t>Attribute mapping</w:t>
            </w:r>
            <w:r w:rsidR="00602581">
              <w:rPr>
                <w:noProof/>
                <w:webHidden/>
              </w:rPr>
              <w:tab/>
            </w:r>
            <w:r w:rsidR="00602581">
              <w:rPr>
                <w:noProof/>
                <w:webHidden/>
              </w:rPr>
              <w:fldChar w:fldCharType="begin"/>
            </w:r>
            <w:r w:rsidR="00602581">
              <w:rPr>
                <w:noProof/>
                <w:webHidden/>
              </w:rPr>
              <w:instrText xml:space="preserve"> PAGEREF _Toc33292578 \h </w:instrText>
            </w:r>
            <w:r w:rsidR="00602581">
              <w:rPr>
                <w:noProof/>
                <w:webHidden/>
              </w:rPr>
            </w:r>
            <w:r w:rsidR="00602581">
              <w:rPr>
                <w:noProof/>
                <w:webHidden/>
              </w:rPr>
              <w:fldChar w:fldCharType="separate"/>
            </w:r>
            <w:r w:rsidR="00602581">
              <w:rPr>
                <w:noProof/>
                <w:webHidden/>
              </w:rPr>
              <w:t>51</w:t>
            </w:r>
            <w:r w:rsidR="00602581">
              <w:rPr>
                <w:noProof/>
                <w:webHidden/>
              </w:rPr>
              <w:fldChar w:fldCharType="end"/>
            </w:r>
          </w:hyperlink>
        </w:p>
        <w:p w:rsidR="00602581" w:rsidRDefault="00375782" w14:paraId="5F935C3F" w14:textId="44999979">
          <w:pPr>
            <w:pStyle w:val="TOC3"/>
            <w:tabs>
              <w:tab w:val="left" w:pos="1320"/>
              <w:tab w:val="right" w:leader="dot" w:pos="9350"/>
            </w:tabs>
            <w:rPr>
              <w:noProof/>
              <w:lang w:val="en-IN" w:eastAsia="en-IN"/>
            </w:rPr>
          </w:pPr>
          <w:hyperlink w:history="1" w:anchor="_Toc33292579">
            <w:r w:rsidRPr="000211F8" w:rsidR="00602581">
              <w:rPr>
                <w:rStyle w:val="Hyperlink"/>
                <w:noProof/>
              </w:rPr>
              <w:t>6.3.4</w:t>
            </w:r>
            <w:r w:rsidR="00602581">
              <w:rPr>
                <w:noProof/>
                <w:lang w:val="en-IN" w:eastAsia="en-IN"/>
              </w:rPr>
              <w:tab/>
            </w:r>
            <w:r w:rsidRPr="000211F8" w:rsidR="00602581">
              <w:rPr>
                <w:rStyle w:val="Hyperlink"/>
                <w:noProof/>
              </w:rPr>
              <w:t>Account provisioning</w:t>
            </w:r>
            <w:r w:rsidR="00602581">
              <w:rPr>
                <w:noProof/>
                <w:webHidden/>
              </w:rPr>
              <w:tab/>
            </w:r>
            <w:r w:rsidR="00602581">
              <w:rPr>
                <w:noProof/>
                <w:webHidden/>
              </w:rPr>
              <w:fldChar w:fldCharType="begin"/>
            </w:r>
            <w:r w:rsidR="00602581">
              <w:rPr>
                <w:noProof/>
                <w:webHidden/>
              </w:rPr>
              <w:instrText xml:space="preserve"> PAGEREF _Toc33292579 \h </w:instrText>
            </w:r>
            <w:r w:rsidR="00602581">
              <w:rPr>
                <w:noProof/>
                <w:webHidden/>
              </w:rPr>
            </w:r>
            <w:r w:rsidR="00602581">
              <w:rPr>
                <w:noProof/>
                <w:webHidden/>
              </w:rPr>
              <w:fldChar w:fldCharType="separate"/>
            </w:r>
            <w:r w:rsidR="00602581">
              <w:rPr>
                <w:noProof/>
                <w:webHidden/>
              </w:rPr>
              <w:t>51</w:t>
            </w:r>
            <w:r w:rsidR="00602581">
              <w:rPr>
                <w:noProof/>
                <w:webHidden/>
              </w:rPr>
              <w:fldChar w:fldCharType="end"/>
            </w:r>
          </w:hyperlink>
        </w:p>
        <w:p w:rsidR="00602581" w:rsidRDefault="00375782" w14:paraId="3346CCAE" w14:textId="645B74E1">
          <w:pPr>
            <w:pStyle w:val="TOC3"/>
            <w:tabs>
              <w:tab w:val="left" w:pos="1320"/>
              <w:tab w:val="right" w:leader="dot" w:pos="9350"/>
            </w:tabs>
            <w:rPr>
              <w:noProof/>
              <w:lang w:val="en-IN" w:eastAsia="en-IN"/>
            </w:rPr>
          </w:pPr>
          <w:hyperlink w:history="1" w:anchor="_Toc33292580">
            <w:r w:rsidRPr="000211F8" w:rsidR="00602581">
              <w:rPr>
                <w:rStyle w:val="Hyperlink"/>
                <w:noProof/>
              </w:rPr>
              <w:t>6.3.5</w:t>
            </w:r>
            <w:r w:rsidR="00602581">
              <w:rPr>
                <w:noProof/>
                <w:lang w:val="en-IN" w:eastAsia="en-IN"/>
              </w:rPr>
              <w:tab/>
            </w:r>
            <w:r w:rsidRPr="000211F8" w:rsidR="00602581">
              <w:rPr>
                <w:rStyle w:val="Hyperlink"/>
                <w:noProof/>
              </w:rPr>
              <w:t>Account Access provisioning</w:t>
            </w:r>
            <w:r w:rsidR="00602581">
              <w:rPr>
                <w:noProof/>
                <w:webHidden/>
              </w:rPr>
              <w:tab/>
            </w:r>
            <w:r w:rsidR="00602581">
              <w:rPr>
                <w:noProof/>
                <w:webHidden/>
              </w:rPr>
              <w:fldChar w:fldCharType="begin"/>
            </w:r>
            <w:r w:rsidR="00602581">
              <w:rPr>
                <w:noProof/>
                <w:webHidden/>
              </w:rPr>
              <w:instrText xml:space="preserve"> PAGEREF _Toc33292580 \h </w:instrText>
            </w:r>
            <w:r w:rsidR="00602581">
              <w:rPr>
                <w:noProof/>
                <w:webHidden/>
              </w:rPr>
            </w:r>
            <w:r w:rsidR="00602581">
              <w:rPr>
                <w:noProof/>
                <w:webHidden/>
              </w:rPr>
              <w:fldChar w:fldCharType="separate"/>
            </w:r>
            <w:r w:rsidR="00602581">
              <w:rPr>
                <w:noProof/>
                <w:webHidden/>
              </w:rPr>
              <w:t>53</w:t>
            </w:r>
            <w:r w:rsidR="00602581">
              <w:rPr>
                <w:noProof/>
                <w:webHidden/>
              </w:rPr>
              <w:fldChar w:fldCharType="end"/>
            </w:r>
          </w:hyperlink>
        </w:p>
        <w:p w:rsidR="00602581" w:rsidRDefault="00375782" w14:paraId="3E27095A" w14:textId="010CC387">
          <w:pPr>
            <w:pStyle w:val="TOC3"/>
            <w:tabs>
              <w:tab w:val="left" w:pos="1320"/>
              <w:tab w:val="right" w:leader="dot" w:pos="9350"/>
            </w:tabs>
            <w:rPr>
              <w:noProof/>
              <w:lang w:val="en-IN" w:eastAsia="en-IN"/>
            </w:rPr>
          </w:pPr>
          <w:hyperlink w:history="1" w:anchor="_Toc33292581">
            <w:r w:rsidRPr="000211F8" w:rsidR="00602581">
              <w:rPr>
                <w:rStyle w:val="Hyperlink"/>
                <w:noProof/>
              </w:rPr>
              <w:t>6.3.6</w:t>
            </w:r>
            <w:r w:rsidR="00602581">
              <w:rPr>
                <w:noProof/>
                <w:lang w:val="en-IN" w:eastAsia="en-IN"/>
              </w:rPr>
              <w:tab/>
            </w:r>
            <w:r w:rsidRPr="000211F8" w:rsidR="00602581">
              <w:rPr>
                <w:rStyle w:val="Hyperlink"/>
                <w:noProof/>
              </w:rPr>
              <w:t>Account De-provisioning</w:t>
            </w:r>
            <w:r w:rsidR="00602581">
              <w:rPr>
                <w:noProof/>
                <w:webHidden/>
              </w:rPr>
              <w:tab/>
            </w:r>
            <w:r w:rsidR="00602581">
              <w:rPr>
                <w:noProof/>
                <w:webHidden/>
              </w:rPr>
              <w:fldChar w:fldCharType="begin"/>
            </w:r>
            <w:r w:rsidR="00602581">
              <w:rPr>
                <w:noProof/>
                <w:webHidden/>
              </w:rPr>
              <w:instrText xml:space="preserve"> PAGEREF _Toc33292581 \h </w:instrText>
            </w:r>
            <w:r w:rsidR="00602581">
              <w:rPr>
                <w:noProof/>
                <w:webHidden/>
              </w:rPr>
            </w:r>
            <w:r w:rsidR="00602581">
              <w:rPr>
                <w:noProof/>
                <w:webHidden/>
              </w:rPr>
              <w:fldChar w:fldCharType="separate"/>
            </w:r>
            <w:r w:rsidR="00602581">
              <w:rPr>
                <w:noProof/>
                <w:webHidden/>
              </w:rPr>
              <w:t>54</w:t>
            </w:r>
            <w:r w:rsidR="00602581">
              <w:rPr>
                <w:noProof/>
                <w:webHidden/>
              </w:rPr>
              <w:fldChar w:fldCharType="end"/>
            </w:r>
          </w:hyperlink>
        </w:p>
        <w:p w:rsidR="00602581" w:rsidRDefault="00375782" w14:paraId="7A9E88E0" w14:textId="0A1B1685">
          <w:pPr>
            <w:pStyle w:val="TOC3"/>
            <w:tabs>
              <w:tab w:val="left" w:pos="1320"/>
              <w:tab w:val="right" w:leader="dot" w:pos="9350"/>
            </w:tabs>
            <w:rPr>
              <w:noProof/>
              <w:lang w:val="en-IN" w:eastAsia="en-IN"/>
            </w:rPr>
          </w:pPr>
          <w:hyperlink w:history="1" w:anchor="_Toc33292582">
            <w:r w:rsidRPr="000211F8" w:rsidR="00602581">
              <w:rPr>
                <w:rStyle w:val="Hyperlink"/>
                <w:noProof/>
              </w:rPr>
              <w:t>6.3.7</w:t>
            </w:r>
            <w:r w:rsidR="00602581">
              <w:rPr>
                <w:noProof/>
                <w:lang w:val="en-IN" w:eastAsia="en-IN"/>
              </w:rPr>
              <w:tab/>
            </w:r>
            <w:r w:rsidRPr="000211F8" w:rsidR="00602581">
              <w:rPr>
                <w:rStyle w:val="Hyperlink"/>
                <w:noProof/>
              </w:rPr>
              <w:t>Account Re-Hire</w:t>
            </w:r>
            <w:r w:rsidR="00602581">
              <w:rPr>
                <w:noProof/>
                <w:webHidden/>
              </w:rPr>
              <w:tab/>
            </w:r>
            <w:r w:rsidR="00602581">
              <w:rPr>
                <w:noProof/>
                <w:webHidden/>
              </w:rPr>
              <w:fldChar w:fldCharType="begin"/>
            </w:r>
            <w:r w:rsidR="00602581">
              <w:rPr>
                <w:noProof/>
                <w:webHidden/>
              </w:rPr>
              <w:instrText xml:space="preserve"> PAGEREF _Toc33292582 \h </w:instrText>
            </w:r>
            <w:r w:rsidR="00602581">
              <w:rPr>
                <w:noProof/>
                <w:webHidden/>
              </w:rPr>
            </w:r>
            <w:r w:rsidR="00602581">
              <w:rPr>
                <w:noProof/>
                <w:webHidden/>
              </w:rPr>
              <w:fldChar w:fldCharType="separate"/>
            </w:r>
            <w:r w:rsidR="00602581">
              <w:rPr>
                <w:noProof/>
                <w:webHidden/>
              </w:rPr>
              <w:t>55</w:t>
            </w:r>
            <w:r w:rsidR="00602581">
              <w:rPr>
                <w:noProof/>
                <w:webHidden/>
              </w:rPr>
              <w:fldChar w:fldCharType="end"/>
            </w:r>
          </w:hyperlink>
        </w:p>
        <w:p w:rsidR="00602581" w:rsidRDefault="00375782" w14:paraId="2EF5E8A5" w14:textId="3D7D33DA">
          <w:pPr>
            <w:pStyle w:val="TOC3"/>
            <w:tabs>
              <w:tab w:val="left" w:pos="1320"/>
              <w:tab w:val="right" w:leader="dot" w:pos="9350"/>
            </w:tabs>
            <w:rPr>
              <w:noProof/>
              <w:lang w:val="en-IN" w:eastAsia="en-IN"/>
            </w:rPr>
          </w:pPr>
          <w:hyperlink w:history="1" w:anchor="_Toc33292583">
            <w:r w:rsidRPr="000211F8" w:rsidR="00602581">
              <w:rPr>
                <w:rStyle w:val="Hyperlink"/>
                <w:noProof/>
              </w:rPr>
              <w:t>6.3.8</w:t>
            </w:r>
            <w:r w:rsidR="00602581">
              <w:rPr>
                <w:noProof/>
                <w:lang w:val="en-IN" w:eastAsia="en-IN"/>
              </w:rPr>
              <w:tab/>
            </w:r>
            <w:r w:rsidRPr="000211F8" w:rsidR="00602581">
              <w:rPr>
                <w:rStyle w:val="Hyperlink"/>
                <w:noProof/>
              </w:rPr>
              <w:t>Account Target recon</w:t>
            </w:r>
            <w:r w:rsidR="00602581">
              <w:rPr>
                <w:noProof/>
                <w:webHidden/>
              </w:rPr>
              <w:tab/>
            </w:r>
            <w:r w:rsidR="00602581">
              <w:rPr>
                <w:noProof/>
                <w:webHidden/>
              </w:rPr>
              <w:fldChar w:fldCharType="begin"/>
            </w:r>
            <w:r w:rsidR="00602581">
              <w:rPr>
                <w:noProof/>
                <w:webHidden/>
              </w:rPr>
              <w:instrText xml:space="preserve"> PAGEREF _Toc33292583 \h </w:instrText>
            </w:r>
            <w:r w:rsidR="00602581">
              <w:rPr>
                <w:noProof/>
                <w:webHidden/>
              </w:rPr>
            </w:r>
            <w:r w:rsidR="00602581">
              <w:rPr>
                <w:noProof/>
                <w:webHidden/>
              </w:rPr>
              <w:fldChar w:fldCharType="separate"/>
            </w:r>
            <w:r w:rsidR="00602581">
              <w:rPr>
                <w:noProof/>
                <w:webHidden/>
              </w:rPr>
              <w:t>56</w:t>
            </w:r>
            <w:r w:rsidR="00602581">
              <w:rPr>
                <w:noProof/>
                <w:webHidden/>
              </w:rPr>
              <w:fldChar w:fldCharType="end"/>
            </w:r>
          </w:hyperlink>
        </w:p>
        <w:p w:rsidR="00602581" w:rsidRDefault="00375782" w14:paraId="2AEAD1BE" w14:textId="29819070">
          <w:pPr>
            <w:pStyle w:val="TOC2"/>
            <w:tabs>
              <w:tab w:val="left" w:pos="880"/>
              <w:tab w:val="right" w:leader="dot" w:pos="9350"/>
            </w:tabs>
            <w:rPr>
              <w:noProof/>
              <w:lang w:val="en-IN" w:eastAsia="en-IN"/>
            </w:rPr>
          </w:pPr>
          <w:hyperlink w:history="1" w:anchor="_Toc33292584">
            <w:r w:rsidRPr="000211F8" w:rsidR="00602581">
              <w:rPr>
                <w:rStyle w:val="Hyperlink"/>
                <w:noProof/>
              </w:rPr>
              <w:t>6.4</w:t>
            </w:r>
            <w:r w:rsidR="00602581">
              <w:rPr>
                <w:noProof/>
                <w:lang w:val="en-IN" w:eastAsia="en-IN"/>
              </w:rPr>
              <w:tab/>
            </w:r>
            <w:r w:rsidRPr="000211F8" w:rsidR="00602581">
              <w:rPr>
                <w:rStyle w:val="Hyperlink"/>
                <w:noProof/>
              </w:rPr>
              <w:t>SAP GRD</w:t>
            </w:r>
            <w:r w:rsidR="00602581">
              <w:rPr>
                <w:noProof/>
                <w:webHidden/>
              </w:rPr>
              <w:tab/>
            </w:r>
            <w:r w:rsidR="00602581">
              <w:rPr>
                <w:noProof/>
                <w:webHidden/>
              </w:rPr>
              <w:fldChar w:fldCharType="begin"/>
            </w:r>
            <w:r w:rsidR="00602581">
              <w:rPr>
                <w:noProof/>
                <w:webHidden/>
              </w:rPr>
              <w:instrText xml:space="preserve"> PAGEREF _Toc33292584 \h </w:instrText>
            </w:r>
            <w:r w:rsidR="00602581">
              <w:rPr>
                <w:noProof/>
                <w:webHidden/>
              </w:rPr>
            </w:r>
            <w:r w:rsidR="00602581">
              <w:rPr>
                <w:noProof/>
                <w:webHidden/>
              </w:rPr>
              <w:fldChar w:fldCharType="separate"/>
            </w:r>
            <w:r w:rsidR="00602581">
              <w:rPr>
                <w:noProof/>
                <w:webHidden/>
              </w:rPr>
              <w:t>56</w:t>
            </w:r>
            <w:r w:rsidR="00602581">
              <w:rPr>
                <w:noProof/>
                <w:webHidden/>
              </w:rPr>
              <w:fldChar w:fldCharType="end"/>
            </w:r>
          </w:hyperlink>
        </w:p>
        <w:p w:rsidR="00602581" w:rsidRDefault="00375782" w14:paraId="0D7D2AA9" w14:textId="54F96259">
          <w:pPr>
            <w:pStyle w:val="TOC3"/>
            <w:tabs>
              <w:tab w:val="left" w:pos="1320"/>
              <w:tab w:val="right" w:leader="dot" w:pos="9350"/>
            </w:tabs>
            <w:rPr>
              <w:noProof/>
              <w:lang w:val="en-IN" w:eastAsia="en-IN"/>
            </w:rPr>
          </w:pPr>
          <w:hyperlink w:history="1" w:anchor="_Toc33292585">
            <w:r w:rsidRPr="000211F8" w:rsidR="00602581">
              <w:rPr>
                <w:rStyle w:val="Hyperlink"/>
                <w:noProof/>
              </w:rPr>
              <w:t>6.4.1</w:t>
            </w:r>
            <w:r w:rsidR="00602581">
              <w:rPr>
                <w:noProof/>
                <w:lang w:val="en-IN" w:eastAsia="en-IN"/>
              </w:rPr>
              <w:tab/>
            </w:r>
            <w:r w:rsidRPr="000211F8" w:rsidR="00602581">
              <w:rPr>
                <w:rStyle w:val="Hyperlink"/>
                <w:noProof/>
              </w:rPr>
              <w:t>Integration Design</w:t>
            </w:r>
            <w:r w:rsidR="00602581">
              <w:rPr>
                <w:noProof/>
                <w:webHidden/>
              </w:rPr>
              <w:tab/>
            </w:r>
            <w:r w:rsidR="00602581">
              <w:rPr>
                <w:noProof/>
                <w:webHidden/>
              </w:rPr>
              <w:fldChar w:fldCharType="begin"/>
            </w:r>
            <w:r w:rsidR="00602581">
              <w:rPr>
                <w:noProof/>
                <w:webHidden/>
              </w:rPr>
              <w:instrText xml:space="preserve"> PAGEREF _Toc33292585 \h </w:instrText>
            </w:r>
            <w:r w:rsidR="00602581">
              <w:rPr>
                <w:noProof/>
                <w:webHidden/>
              </w:rPr>
            </w:r>
            <w:r w:rsidR="00602581">
              <w:rPr>
                <w:noProof/>
                <w:webHidden/>
              </w:rPr>
              <w:fldChar w:fldCharType="separate"/>
            </w:r>
            <w:r w:rsidR="00602581">
              <w:rPr>
                <w:noProof/>
                <w:webHidden/>
              </w:rPr>
              <w:t>56</w:t>
            </w:r>
            <w:r w:rsidR="00602581">
              <w:rPr>
                <w:noProof/>
                <w:webHidden/>
              </w:rPr>
              <w:fldChar w:fldCharType="end"/>
            </w:r>
          </w:hyperlink>
        </w:p>
        <w:p w:rsidR="00602581" w:rsidRDefault="00375782" w14:paraId="15DA578F" w14:textId="0A4DB853">
          <w:pPr>
            <w:pStyle w:val="TOC3"/>
            <w:tabs>
              <w:tab w:val="left" w:pos="1320"/>
              <w:tab w:val="right" w:leader="dot" w:pos="9350"/>
            </w:tabs>
            <w:rPr>
              <w:noProof/>
              <w:lang w:val="en-IN" w:eastAsia="en-IN"/>
            </w:rPr>
          </w:pPr>
          <w:hyperlink w:history="1" w:anchor="_Toc33292586">
            <w:r w:rsidRPr="000211F8" w:rsidR="00602581">
              <w:rPr>
                <w:rStyle w:val="Hyperlink"/>
                <w:noProof/>
              </w:rPr>
              <w:t>6.4.2</w:t>
            </w:r>
            <w:r w:rsidR="00602581">
              <w:rPr>
                <w:noProof/>
                <w:lang w:val="en-IN" w:eastAsia="en-IN"/>
              </w:rPr>
              <w:tab/>
            </w:r>
            <w:r w:rsidRPr="000211F8" w:rsidR="00602581">
              <w:rPr>
                <w:rStyle w:val="Hyperlink"/>
                <w:noProof/>
              </w:rPr>
              <w:t>Connection Details</w:t>
            </w:r>
            <w:r w:rsidR="00602581">
              <w:rPr>
                <w:noProof/>
                <w:webHidden/>
              </w:rPr>
              <w:tab/>
            </w:r>
            <w:r w:rsidR="00602581">
              <w:rPr>
                <w:noProof/>
                <w:webHidden/>
              </w:rPr>
              <w:fldChar w:fldCharType="begin"/>
            </w:r>
            <w:r w:rsidR="00602581">
              <w:rPr>
                <w:noProof/>
                <w:webHidden/>
              </w:rPr>
              <w:instrText xml:space="preserve"> PAGEREF _Toc33292586 \h </w:instrText>
            </w:r>
            <w:r w:rsidR="00602581">
              <w:rPr>
                <w:noProof/>
                <w:webHidden/>
              </w:rPr>
            </w:r>
            <w:r w:rsidR="00602581">
              <w:rPr>
                <w:noProof/>
                <w:webHidden/>
              </w:rPr>
              <w:fldChar w:fldCharType="separate"/>
            </w:r>
            <w:r w:rsidR="00602581">
              <w:rPr>
                <w:noProof/>
                <w:webHidden/>
              </w:rPr>
              <w:t>56</w:t>
            </w:r>
            <w:r w:rsidR="00602581">
              <w:rPr>
                <w:noProof/>
                <w:webHidden/>
              </w:rPr>
              <w:fldChar w:fldCharType="end"/>
            </w:r>
          </w:hyperlink>
        </w:p>
        <w:p w:rsidR="00602581" w:rsidRDefault="00375782" w14:paraId="745DCB55" w14:textId="2FCCC533">
          <w:pPr>
            <w:pStyle w:val="TOC3"/>
            <w:tabs>
              <w:tab w:val="left" w:pos="1320"/>
              <w:tab w:val="right" w:leader="dot" w:pos="9350"/>
            </w:tabs>
            <w:rPr>
              <w:noProof/>
              <w:lang w:val="en-IN" w:eastAsia="en-IN"/>
            </w:rPr>
          </w:pPr>
          <w:hyperlink w:history="1" w:anchor="_Toc33292587">
            <w:r w:rsidRPr="000211F8" w:rsidR="00602581">
              <w:rPr>
                <w:rStyle w:val="Hyperlink"/>
                <w:noProof/>
              </w:rPr>
              <w:t>6.4.3</w:t>
            </w:r>
            <w:r w:rsidR="00602581">
              <w:rPr>
                <w:noProof/>
                <w:lang w:val="en-IN" w:eastAsia="en-IN"/>
              </w:rPr>
              <w:tab/>
            </w:r>
            <w:r w:rsidRPr="000211F8" w:rsidR="00602581">
              <w:rPr>
                <w:rStyle w:val="Hyperlink"/>
                <w:noProof/>
              </w:rPr>
              <w:t>Attribute mapping</w:t>
            </w:r>
            <w:r w:rsidR="00602581">
              <w:rPr>
                <w:noProof/>
                <w:webHidden/>
              </w:rPr>
              <w:tab/>
            </w:r>
            <w:r w:rsidR="00602581">
              <w:rPr>
                <w:noProof/>
                <w:webHidden/>
              </w:rPr>
              <w:fldChar w:fldCharType="begin"/>
            </w:r>
            <w:r w:rsidR="00602581">
              <w:rPr>
                <w:noProof/>
                <w:webHidden/>
              </w:rPr>
              <w:instrText xml:space="preserve"> PAGEREF _Toc33292587 \h </w:instrText>
            </w:r>
            <w:r w:rsidR="00602581">
              <w:rPr>
                <w:noProof/>
                <w:webHidden/>
              </w:rPr>
            </w:r>
            <w:r w:rsidR="00602581">
              <w:rPr>
                <w:noProof/>
                <w:webHidden/>
              </w:rPr>
              <w:fldChar w:fldCharType="separate"/>
            </w:r>
            <w:r w:rsidR="00602581">
              <w:rPr>
                <w:noProof/>
                <w:webHidden/>
              </w:rPr>
              <w:t>57</w:t>
            </w:r>
            <w:r w:rsidR="00602581">
              <w:rPr>
                <w:noProof/>
                <w:webHidden/>
              </w:rPr>
              <w:fldChar w:fldCharType="end"/>
            </w:r>
          </w:hyperlink>
        </w:p>
        <w:p w:rsidR="00602581" w:rsidRDefault="00375782" w14:paraId="4D4E7988" w14:textId="3A319385">
          <w:pPr>
            <w:pStyle w:val="TOC3"/>
            <w:tabs>
              <w:tab w:val="left" w:pos="1320"/>
              <w:tab w:val="right" w:leader="dot" w:pos="9350"/>
            </w:tabs>
            <w:rPr>
              <w:noProof/>
              <w:lang w:val="en-IN" w:eastAsia="en-IN"/>
            </w:rPr>
          </w:pPr>
          <w:hyperlink w:history="1" w:anchor="_Toc33292588">
            <w:r w:rsidRPr="000211F8" w:rsidR="00602581">
              <w:rPr>
                <w:rStyle w:val="Hyperlink"/>
                <w:noProof/>
              </w:rPr>
              <w:t>6.4.4</w:t>
            </w:r>
            <w:r w:rsidR="00602581">
              <w:rPr>
                <w:noProof/>
                <w:lang w:val="en-IN" w:eastAsia="en-IN"/>
              </w:rPr>
              <w:tab/>
            </w:r>
            <w:r w:rsidRPr="000211F8" w:rsidR="00602581">
              <w:rPr>
                <w:rStyle w:val="Hyperlink"/>
                <w:noProof/>
              </w:rPr>
              <w:t>Account provisioning</w:t>
            </w:r>
            <w:r w:rsidR="00602581">
              <w:rPr>
                <w:noProof/>
                <w:webHidden/>
              </w:rPr>
              <w:tab/>
            </w:r>
            <w:r w:rsidR="00602581">
              <w:rPr>
                <w:noProof/>
                <w:webHidden/>
              </w:rPr>
              <w:fldChar w:fldCharType="begin"/>
            </w:r>
            <w:r w:rsidR="00602581">
              <w:rPr>
                <w:noProof/>
                <w:webHidden/>
              </w:rPr>
              <w:instrText xml:space="preserve"> PAGEREF _Toc33292588 \h </w:instrText>
            </w:r>
            <w:r w:rsidR="00602581">
              <w:rPr>
                <w:noProof/>
                <w:webHidden/>
              </w:rPr>
            </w:r>
            <w:r w:rsidR="00602581">
              <w:rPr>
                <w:noProof/>
                <w:webHidden/>
              </w:rPr>
              <w:fldChar w:fldCharType="separate"/>
            </w:r>
            <w:r w:rsidR="00602581">
              <w:rPr>
                <w:noProof/>
                <w:webHidden/>
              </w:rPr>
              <w:t>57</w:t>
            </w:r>
            <w:r w:rsidR="00602581">
              <w:rPr>
                <w:noProof/>
                <w:webHidden/>
              </w:rPr>
              <w:fldChar w:fldCharType="end"/>
            </w:r>
          </w:hyperlink>
        </w:p>
        <w:p w:rsidR="00602581" w:rsidRDefault="00375782" w14:paraId="569947C6" w14:textId="52316C0B">
          <w:pPr>
            <w:pStyle w:val="TOC3"/>
            <w:tabs>
              <w:tab w:val="left" w:pos="1320"/>
              <w:tab w:val="right" w:leader="dot" w:pos="9350"/>
            </w:tabs>
            <w:rPr>
              <w:noProof/>
              <w:lang w:val="en-IN" w:eastAsia="en-IN"/>
            </w:rPr>
          </w:pPr>
          <w:hyperlink w:history="1" w:anchor="_Toc33292589">
            <w:r w:rsidRPr="000211F8" w:rsidR="00602581">
              <w:rPr>
                <w:rStyle w:val="Hyperlink"/>
                <w:noProof/>
              </w:rPr>
              <w:t>6.4.5</w:t>
            </w:r>
            <w:r w:rsidR="00602581">
              <w:rPr>
                <w:noProof/>
                <w:lang w:val="en-IN" w:eastAsia="en-IN"/>
              </w:rPr>
              <w:tab/>
            </w:r>
            <w:r w:rsidRPr="000211F8" w:rsidR="00602581">
              <w:rPr>
                <w:rStyle w:val="Hyperlink"/>
                <w:noProof/>
              </w:rPr>
              <w:t>Account Access provisioning</w:t>
            </w:r>
            <w:r w:rsidR="00602581">
              <w:rPr>
                <w:noProof/>
                <w:webHidden/>
              </w:rPr>
              <w:tab/>
            </w:r>
            <w:r w:rsidR="00602581">
              <w:rPr>
                <w:noProof/>
                <w:webHidden/>
              </w:rPr>
              <w:fldChar w:fldCharType="begin"/>
            </w:r>
            <w:r w:rsidR="00602581">
              <w:rPr>
                <w:noProof/>
                <w:webHidden/>
              </w:rPr>
              <w:instrText xml:space="preserve"> PAGEREF _Toc33292589 \h </w:instrText>
            </w:r>
            <w:r w:rsidR="00602581">
              <w:rPr>
                <w:noProof/>
                <w:webHidden/>
              </w:rPr>
            </w:r>
            <w:r w:rsidR="00602581">
              <w:rPr>
                <w:noProof/>
                <w:webHidden/>
              </w:rPr>
              <w:fldChar w:fldCharType="separate"/>
            </w:r>
            <w:r w:rsidR="00602581">
              <w:rPr>
                <w:noProof/>
                <w:webHidden/>
              </w:rPr>
              <w:t>59</w:t>
            </w:r>
            <w:r w:rsidR="00602581">
              <w:rPr>
                <w:noProof/>
                <w:webHidden/>
              </w:rPr>
              <w:fldChar w:fldCharType="end"/>
            </w:r>
          </w:hyperlink>
        </w:p>
        <w:p w:rsidR="00602581" w:rsidRDefault="00375782" w14:paraId="516349F3" w14:textId="46591FA3">
          <w:pPr>
            <w:pStyle w:val="TOC3"/>
            <w:tabs>
              <w:tab w:val="left" w:pos="1320"/>
              <w:tab w:val="right" w:leader="dot" w:pos="9350"/>
            </w:tabs>
            <w:rPr>
              <w:noProof/>
              <w:lang w:val="en-IN" w:eastAsia="en-IN"/>
            </w:rPr>
          </w:pPr>
          <w:hyperlink w:history="1" w:anchor="_Toc33292590">
            <w:r w:rsidRPr="000211F8" w:rsidR="00602581">
              <w:rPr>
                <w:rStyle w:val="Hyperlink"/>
                <w:noProof/>
              </w:rPr>
              <w:t>6.4.6</w:t>
            </w:r>
            <w:r w:rsidR="00602581">
              <w:rPr>
                <w:noProof/>
                <w:lang w:val="en-IN" w:eastAsia="en-IN"/>
              </w:rPr>
              <w:tab/>
            </w:r>
            <w:r w:rsidRPr="000211F8" w:rsidR="00602581">
              <w:rPr>
                <w:rStyle w:val="Hyperlink"/>
                <w:noProof/>
              </w:rPr>
              <w:t>Account De-provisioning</w:t>
            </w:r>
            <w:r w:rsidR="00602581">
              <w:rPr>
                <w:noProof/>
                <w:webHidden/>
              </w:rPr>
              <w:tab/>
            </w:r>
            <w:r w:rsidR="00602581">
              <w:rPr>
                <w:noProof/>
                <w:webHidden/>
              </w:rPr>
              <w:fldChar w:fldCharType="begin"/>
            </w:r>
            <w:r w:rsidR="00602581">
              <w:rPr>
                <w:noProof/>
                <w:webHidden/>
              </w:rPr>
              <w:instrText xml:space="preserve"> PAGEREF _Toc33292590 \h </w:instrText>
            </w:r>
            <w:r w:rsidR="00602581">
              <w:rPr>
                <w:noProof/>
                <w:webHidden/>
              </w:rPr>
            </w:r>
            <w:r w:rsidR="00602581">
              <w:rPr>
                <w:noProof/>
                <w:webHidden/>
              </w:rPr>
              <w:fldChar w:fldCharType="separate"/>
            </w:r>
            <w:r w:rsidR="00602581">
              <w:rPr>
                <w:noProof/>
                <w:webHidden/>
              </w:rPr>
              <w:t>60</w:t>
            </w:r>
            <w:r w:rsidR="00602581">
              <w:rPr>
                <w:noProof/>
                <w:webHidden/>
              </w:rPr>
              <w:fldChar w:fldCharType="end"/>
            </w:r>
          </w:hyperlink>
        </w:p>
        <w:p w:rsidR="00602581" w:rsidRDefault="00375782" w14:paraId="6918D301" w14:textId="00ECFC1F">
          <w:pPr>
            <w:pStyle w:val="TOC3"/>
            <w:tabs>
              <w:tab w:val="left" w:pos="1320"/>
              <w:tab w:val="right" w:leader="dot" w:pos="9350"/>
            </w:tabs>
            <w:rPr>
              <w:noProof/>
              <w:lang w:val="en-IN" w:eastAsia="en-IN"/>
            </w:rPr>
          </w:pPr>
          <w:hyperlink w:history="1" w:anchor="_Toc33292591">
            <w:r w:rsidRPr="000211F8" w:rsidR="00602581">
              <w:rPr>
                <w:rStyle w:val="Hyperlink"/>
                <w:noProof/>
              </w:rPr>
              <w:t>6.4.7</w:t>
            </w:r>
            <w:r w:rsidR="00602581">
              <w:rPr>
                <w:noProof/>
                <w:lang w:val="en-IN" w:eastAsia="en-IN"/>
              </w:rPr>
              <w:tab/>
            </w:r>
            <w:r w:rsidRPr="000211F8" w:rsidR="00602581">
              <w:rPr>
                <w:rStyle w:val="Hyperlink"/>
                <w:noProof/>
              </w:rPr>
              <w:t>Account Re-Hire</w:t>
            </w:r>
            <w:r w:rsidR="00602581">
              <w:rPr>
                <w:noProof/>
                <w:webHidden/>
              </w:rPr>
              <w:tab/>
            </w:r>
            <w:r w:rsidR="00602581">
              <w:rPr>
                <w:noProof/>
                <w:webHidden/>
              </w:rPr>
              <w:fldChar w:fldCharType="begin"/>
            </w:r>
            <w:r w:rsidR="00602581">
              <w:rPr>
                <w:noProof/>
                <w:webHidden/>
              </w:rPr>
              <w:instrText xml:space="preserve"> PAGEREF _Toc33292591 \h </w:instrText>
            </w:r>
            <w:r w:rsidR="00602581">
              <w:rPr>
                <w:noProof/>
                <w:webHidden/>
              </w:rPr>
            </w:r>
            <w:r w:rsidR="00602581">
              <w:rPr>
                <w:noProof/>
                <w:webHidden/>
              </w:rPr>
              <w:fldChar w:fldCharType="separate"/>
            </w:r>
            <w:r w:rsidR="00602581">
              <w:rPr>
                <w:noProof/>
                <w:webHidden/>
              </w:rPr>
              <w:t>61</w:t>
            </w:r>
            <w:r w:rsidR="00602581">
              <w:rPr>
                <w:noProof/>
                <w:webHidden/>
              </w:rPr>
              <w:fldChar w:fldCharType="end"/>
            </w:r>
          </w:hyperlink>
        </w:p>
        <w:p w:rsidR="00602581" w:rsidRDefault="00375782" w14:paraId="7863C47F" w14:textId="0A0C4BAA">
          <w:pPr>
            <w:pStyle w:val="TOC3"/>
            <w:tabs>
              <w:tab w:val="left" w:pos="1320"/>
              <w:tab w:val="right" w:leader="dot" w:pos="9350"/>
            </w:tabs>
            <w:rPr>
              <w:noProof/>
              <w:lang w:val="en-IN" w:eastAsia="en-IN"/>
            </w:rPr>
          </w:pPr>
          <w:hyperlink w:history="1" w:anchor="_Toc33292592">
            <w:r w:rsidRPr="000211F8" w:rsidR="00602581">
              <w:rPr>
                <w:rStyle w:val="Hyperlink"/>
                <w:noProof/>
              </w:rPr>
              <w:t>6.4.8</w:t>
            </w:r>
            <w:r w:rsidR="00602581">
              <w:rPr>
                <w:noProof/>
                <w:lang w:val="en-IN" w:eastAsia="en-IN"/>
              </w:rPr>
              <w:tab/>
            </w:r>
            <w:r w:rsidRPr="000211F8" w:rsidR="00602581">
              <w:rPr>
                <w:rStyle w:val="Hyperlink"/>
                <w:noProof/>
              </w:rPr>
              <w:t>Account Target recon</w:t>
            </w:r>
            <w:r w:rsidR="00602581">
              <w:rPr>
                <w:noProof/>
                <w:webHidden/>
              </w:rPr>
              <w:tab/>
            </w:r>
            <w:r w:rsidR="00602581">
              <w:rPr>
                <w:noProof/>
                <w:webHidden/>
              </w:rPr>
              <w:fldChar w:fldCharType="begin"/>
            </w:r>
            <w:r w:rsidR="00602581">
              <w:rPr>
                <w:noProof/>
                <w:webHidden/>
              </w:rPr>
              <w:instrText xml:space="preserve"> PAGEREF _Toc33292592 \h </w:instrText>
            </w:r>
            <w:r w:rsidR="00602581">
              <w:rPr>
                <w:noProof/>
                <w:webHidden/>
              </w:rPr>
            </w:r>
            <w:r w:rsidR="00602581">
              <w:rPr>
                <w:noProof/>
                <w:webHidden/>
              </w:rPr>
              <w:fldChar w:fldCharType="separate"/>
            </w:r>
            <w:r w:rsidR="00602581">
              <w:rPr>
                <w:noProof/>
                <w:webHidden/>
              </w:rPr>
              <w:t>62</w:t>
            </w:r>
            <w:r w:rsidR="00602581">
              <w:rPr>
                <w:noProof/>
                <w:webHidden/>
              </w:rPr>
              <w:fldChar w:fldCharType="end"/>
            </w:r>
          </w:hyperlink>
        </w:p>
        <w:p w:rsidR="00602581" w:rsidRDefault="00375782" w14:paraId="267634FF" w14:textId="1CA362FE">
          <w:pPr>
            <w:pStyle w:val="TOC2"/>
            <w:tabs>
              <w:tab w:val="left" w:pos="880"/>
              <w:tab w:val="right" w:leader="dot" w:pos="9350"/>
            </w:tabs>
            <w:rPr>
              <w:noProof/>
              <w:lang w:val="en-IN" w:eastAsia="en-IN"/>
            </w:rPr>
          </w:pPr>
          <w:hyperlink w:history="1" w:anchor="_Toc33292593">
            <w:r w:rsidRPr="000211F8" w:rsidR="00602581">
              <w:rPr>
                <w:rStyle w:val="Hyperlink"/>
                <w:noProof/>
              </w:rPr>
              <w:t>6.5</w:t>
            </w:r>
            <w:r w:rsidR="00602581">
              <w:rPr>
                <w:noProof/>
                <w:lang w:val="en-IN" w:eastAsia="en-IN"/>
              </w:rPr>
              <w:tab/>
            </w:r>
            <w:r w:rsidRPr="000211F8" w:rsidR="00602581">
              <w:rPr>
                <w:rStyle w:val="Hyperlink"/>
                <w:noProof/>
              </w:rPr>
              <w:t>SAP MDD</w:t>
            </w:r>
            <w:r w:rsidR="00602581">
              <w:rPr>
                <w:noProof/>
                <w:webHidden/>
              </w:rPr>
              <w:tab/>
            </w:r>
            <w:r w:rsidR="00602581">
              <w:rPr>
                <w:noProof/>
                <w:webHidden/>
              </w:rPr>
              <w:fldChar w:fldCharType="begin"/>
            </w:r>
            <w:r w:rsidR="00602581">
              <w:rPr>
                <w:noProof/>
                <w:webHidden/>
              </w:rPr>
              <w:instrText xml:space="preserve"> PAGEREF _Toc33292593 \h </w:instrText>
            </w:r>
            <w:r w:rsidR="00602581">
              <w:rPr>
                <w:noProof/>
                <w:webHidden/>
              </w:rPr>
            </w:r>
            <w:r w:rsidR="00602581">
              <w:rPr>
                <w:noProof/>
                <w:webHidden/>
              </w:rPr>
              <w:fldChar w:fldCharType="separate"/>
            </w:r>
            <w:r w:rsidR="00602581">
              <w:rPr>
                <w:noProof/>
                <w:webHidden/>
              </w:rPr>
              <w:t>62</w:t>
            </w:r>
            <w:r w:rsidR="00602581">
              <w:rPr>
                <w:noProof/>
                <w:webHidden/>
              </w:rPr>
              <w:fldChar w:fldCharType="end"/>
            </w:r>
          </w:hyperlink>
        </w:p>
        <w:p w:rsidR="00602581" w:rsidRDefault="00375782" w14:paraId="1FDBF407" w14:textId="3685460E">
          <w:pPr>
            <w:pStyle w:val="TOC3"/>
            <w:tabs>
              <w:tab w:val="left" w:pos="1320"/>
              <w:tab w:val="right" w:leader="dot" w:pos="9350"/>
            </w:tabs>
            <w:rPr>
              <w:noProof/>
              <w:lang w:val="en-IN" w:eastAsia="en-IN"/>
            </w:rPr>
          </w:pPr>
          <w:hyperlink w:history="1" w:anchor="_Toc33292594">
            <w:r w:rsidRPr="000211F8" w:rsidR="00602581">
              <w:rPr>
                <w:rStyle w:val="Hyperlink"/>
                <w:noProof/>
              </w:rPr>
              <w:t>6.5.1</w:t>
            </w:r>
            <w:r w:rsidR="00602581">
              <w:rPr>
                <w:noProof/>
                <w:lang w:val="en-IN" w:eastAsia="en-IN"/>
              </w:rPr>
              <w:tab/>
            </w:r>
            <w:r w:rsidRPr="000211F8" w:rsidR="00602581">
              <w:rPr>
                <w:rStyle w:val="Hyperlink"/>
                <w:noProof/>
              </w:rPr>
              <w:t>Integration Design</w:t>
            </w:r>
            <w:r w:rsidR="00602581">
              <w:rPr>
                <w:noProof/>
                <w:webHidden/>
              </w:rPr>
              <w:tab/>
            </w:r>
            <w:r w:rsidR="00602581">
              <w:rPr>
                <w:noProof/>
                <w:webHidden/>
              </w:rPr>
              <w:fldChar w:fldCharType="begin"/>
            </w:r>
            <w:r w:rsidR="00602581">
              <w:rPr>
                <w:noProof/>
                <w:webHidden/>
              </w:rPr>
              <w:instrText xml:space="preserve"> PAGEREF _Toc33292594 \h </w:instrText>
            </w:r>
            <w:r w:rsidR="00602581">
              <w:rPr>
                <w:noProof/>
                <w:webHidden/>
              </w:rPr>
            </w:r>
            <w:r w:rsidR="00602581">
              <w:rPr>
                <w:noProof/>
                <w:webHidden/>
              </w:rPr>
              <w:fldChar w:fldCharType="separate"/>
            </w:r>
            <w:r w:rsidR="00602581">
              <w:rPr>
                <w:noProof/>
                <w:webHidden/>
              </w:rPr>
              <w:t>62</w:t>
            </w:r>
            <w:r w:rsidR="00602581">
              <w:rPr>
                <w:noProof/>
                <w:webHidden/>
              </w:rPr>
              <w:fldChar w:fldCharType="end"/>
            </w:r>
          </w:hyperlink>
        </w:p>
        <w:p w:rsidR="00602581" w:rsidRDefault="00375782" w14:paraId="542D7EC4" w14:textId="179C69B9">
          <w:pPr>
            <w:pStyle w:val="TOC3"/>
            <w:tabs>
              <w:tab w:val="left" w:pos="1320"/>
              <w:tab w:val="right" w:leader="dot" w:pos="9350"/>
            </w:tabs>
            <w:rPr>
              <w:noProof/>
              <w:lang w:val="en-IN" w:eastAsia="en-IN"/>
            </w:rPr>
          </w:pPr>
          <w:hyperlink w:history="1" w:anchor="_Toc33292595">
            <w:r w:rsidRPr="000211F8" w:rsidR="00602581">
              <w:rPr>
                <w:rStyle w:val="Hyperlink"/>
                <w:noProof/>
              </w:rPr>
              <w:t>6.5.2</w:t>
            </w:r>
            <w:r w:rsidR="00602581">
              <w:rPr>
                <w:noProof/>
                <w:lang w:val="en-IN" w:eastAsia="en-IN"/>
              </w:rPr>
              <w:tab/>
            </w:r>
            <w:r w:rsidRPr="000211F8" w:rsidR="00602581">
              <w:rPr>
                <w:rStyle w:val="Hyperlink"/>
                <w:noProof/>
              </w:rPr>
              <w:t>Connection Details</w:t>
            </w:r>
            <w:r w:rsidR="00602581">
              <w:rPr>
                <w:noProof/>
                <w:webHidden/>
              </w:rPr>
              <w:tab/>
            </w:r>
            <w:r w:rsidR="00602581">
              <w:rPr>
                <w:noProof/>
                <w:webHidden/>
              </w:rPr>
              <w:fldChar w:fldCharType="begin"/>
            </w:r>
            <w:r w:rsidR="00602581">
              <w:rPr>
                <w:noProof/>
                <w:webHidden/>
              </w:rPr>
              <w:instrText xml:space="preserve"> PAGEREF _Toc33292595 \h </w:instrText>
            </w:r>
            <w:r w:rsidR="00602581">
              <w:rPr>
                <w:noProof/>
                <w:webHidden/>
              </w:rPr>
            </w:r>
            <w:r w:rsidR="00602581">
              <w:rPr>
                <w:noProof/>
                <w:webHidden/>
              </w:rPr>
              <w:fldChar w:fldCharType="separate"/>
            </w:r>
            <w:r w:rsidR="00602581">
              <w:rPr>
                <w:noProof/>
                <w:webHidden/>
              </w:rPr>
              <w:t>62</w:t>
            </w:r>
            <w:r w:rsidR="00602581">
              <w:rPr>
                <w:noProof/>
                <w:webHidden/>
              </w:rPr>
              <w:fldChar w:fldCharType="end"/>
            </w:r>
          </w:hyperlink>
        </w:p>
        <w:p w:rsidR="00602581" w:rsidRDefault="00375782" w14:paraId="70651751" w14:textId="40D50A45">
          <w:pPr>
            <w:pStyle w:val="TOC3"/>
            <w:tabs>
              <w:tab w:val="left" w:pos="1320"/>
              <w:tab w:val="right" w:leader="dot" w:pos="9350"/>
            </w:tabs>
            <w:rPr>
              <w:noProof/>
              <w:lang w:val="en-IN" w:eastAsia="en-IN"/>
            </w:rPr>
          </w:pPr>
          <w:hyperlink w:history="1" w:anchor="_Toc33292596">
            <w:r w:rsidRPr="000211F8" w:rsidR="00602581">
              <w:rPr>
                <w:rStyle w:val="Hyperlink"/>
                <w:noProof/>
              </w:rPr>
              <w:t>6.5.3</w:t>
            </w:r>
            <w:r w:rsidR="00602581">
              <w:rPr>
                <w:noProof/>
                <w:lang w:val="en-IN" w:eastAsia="en-IN"/>
              </w:rPr>
              <w:tab/>
            </w:r>
            <w:r w:rsidRPr="000211F8" w:rsidR="00602581">
              <w:rPr>
                <w:rStyle w:val="Hyperlink"/>
                <w:noProof/>
              </w:rPr>
              <w:t>Attribute mapping</w:t>
            </w:r>
            <w:r w:rsidR="00602581">
              <w:rPr>
                <w:noProof/>
                <w:webHidden/>
              </w:rPr>
              <w:tab/>
            </w:r>
            <w:r w:rsidR="00602581">
              <w:rPr>
                <w:noProof/>
                <w:webHidden/>
              </w:rPr>
              <w:fldChar w:fldCharType="begin"/>
            </w:r>
            <w:r w:rsidR="00602581">
              <w:rPr>
                <w:noProof/>
                <w:webHidden/>
              </w:rPr>
              <w:instrText xml:space="preserve"> PAGEREF _Toc33292596 \h </w:instrText>
            </w:r>
            <w:r w:rsidR="00602581">
              <w:rPr>
                <w:noProof/>
                <w:webHidden/>
              </w:rPr>
            </w:r>
            <w:r w:rsidR="00602581">
              <w:rPr>
                <w:noProof/>
                <w:webHidden/>
              </w:rPr>
              <w:fldChar w:fldCharType="separate"/>
            </w:r>
            <w:r w:rsidR="00602581">
              <w:rPr>
                <w:noProof/>
                <w:webHidden/>
              </w:rPr>
              <w:t>63</w:t>
            </w:r>
            <w:r w:rsidR="00602581">
              <w:rPr>
                <w:noProof/>
                <w:webHidden/>
              </w:rPr>
              <w:fldChar w:fldCharType="end"/>
            </w:r>
          </w:hyperlink>
        </w:p>
        <w:p w:rsidR="00602581" w:rsidRDefault="00375782" w14:paraId="713C70C4" w14:textId="222ED51F">
          <w:pPr>
            <w:pStyle w:val="TOC3"/>
            <w:tabs>
              <w:tab w:val="left" w:pos="1320"/>
              <w:tab w:val="right" w:leader="dot" w:pos="9350"/>
            </w:tabs>
            <w:rPr>
              <w:noProof/>
              <w:lang w:val="en-IN" w:eastAsia="en-IN"/>
            </w:rPr>
          </w:pPr>
          <w:hyperlink w:history="1" w:anchor="_Toc33292597">
            <w:r w:rsidRPr="000211F8" w:rsidR="00602581">
              <w:rPr>
                <w:rStyle w:val="Hyperlink"/>
                <w:noProof/>
              </w:rPr>
              <w:t>6.5.4</w:t>
            </w:r>
            <w:r w:rsidR="00602581">
              <w:rPr>
                <w:noProof/>
                <w:lang w:val="en-IN" w:eastAsia="en-IN"/>
              </w:rPr>
              <w:tab/>
            </w:r>
            <w:r w:rsidRPr="000211F8" w:rsidR="00602581">
              <w:rPr>
                <w:rStyle w:val="Hyperlink"/>
                <w:noProof/>
              </w:rPr>
              <w:t>Account provisioning</w:t>
            </w:r>
            <w:r w:rsidR="00602581">
              <w:rPr>
                <w:noProof/>
                <w:webHidden/>
              </w:rPr>
              <w:tab/>
            </w:r>
            <w:r w:rsidR="00602581">
              <w:rPr>
                <w:noProof/>
                <w:webHidden/>
              </w:rPr>
              <w:fldChar w:fldCharType="begin"/>
            </w:r>
            <w:r w:rsidR="00602581">
              <w:rPr>
                <w:noProof/>
                <w:webHidden/>
              </w:rPr>
              <w:instrText xml:space="preserve"> PAGEREF _Toc33292597 \h </w:instrText>
            </w:r>
            <w:r w:rsidR="00602581">
              <w:rPr>
                <w:noProof/>
                <w:webHidden/>
              </w:rPr>
            </w:r>
            <w:r w:rsidR="00602581">
              <w:rPr>
                <w:noProof/>
                <w:webHidden/>
              </w:rPr>
              <w:fldChar w:fldCharType="separate"/>
            </w:r>
            <w:r w:rsidR="00602581">
              <w:rPr>
                <w:noProof/>
                <w:webHidden/>
              </w:rPr>
              <w:t>63</w:t>
            </w:r>
            <w:r w:rsidR="00602581">
              <w:rPr>
                <w:noProof/>
                <w:webHidden/>
              </w:rPr>
              <w:fldChar w:fldCharType="end"/>
            </w:r>
          </w:hyperlink>
        </w:p>
        <w:p w:rsidR="00602581" w:rsidRDefault="00375782" w14:paraId="36BEF03C" w14:textId="7F3B320A">
          <w:pPr>
            <w:pStyle w:val="TOC3"/>
            <w:tabs>
              <w:tab w:val="left" w:pos="1320"/>
              <w:tab w:val="right" w:leader="dot" w:pos="9350"/>
            </w:tabs>
            <w:rPr>
              <w:noProof/>
              <w:lang w:val="en-IN" w:eastAsia="en-IN"/>
            </w:rPr>
          </w:pPr>
          <w:hyperlink w:history="1" w:anchor="_Toc33292598">
            <w:r w:rsidRPr="000211F8" w:rsidR="00602581">
              <w:rPr>
                <w:rStyle w:val="Hyperlink"/>
                <w:noProof/>
              </w:rPr>
              <w:t>6.5.5</w:t>
            </w:r>
            <w:r w:rsidR="00602581">
              <w:rPr>
                <w:noProof/>
                <w:lang w:val="en-IN" w:eastAsia="en-IN"/>
              </w:rPr>
              <w:tab/>
            </w:r>
            <w:r w:rsidRPr="000211F8" w:rsidR="00602581">
              <w:rPr>
                <w:rStyle w:val="Hyperlink"/>
                <w:noProof/>
              </w:rPr>
              <w:t>Account Access provisioning</w:t>
            </w:r>
            <w:r w:rsidR="00602581">
              <w:rPr>
                <w:noProof/>
                <w:webHidden/>
              </w:rPr>
              <w:tab/>
            </w:r>
            <w:r w:rsidR="00602581">
              <w:rPr>
                <w:noProof/>
                <w:webHidden/>
              </w:rPr>
              <w:fldChar w:fldCharType="begin"/>
            </w:r>
            <w:r w:rsidR="00602581">
              <w:rPr>
                <w:noProof/>
                <w:webHidden/>
              </w:rPr>
              <w:instrText xml:space="preserve"> PAGEREF _Toc33292598 \h </w:instrText>
            </w:r>
            <w:r w:rsidR="00602581">
              <w:rPr>
                <w:noProof/>
                <w:webHidden/>
              </w:rPr>
            </w:r>
            <w:r w:rsidR="00602581">
              <w:rPr>
                <w:noProof/>
                <w:webHidden/>
              </w:rPr>
              <w:fldChar w:fldCharType="separate"/>
            </w:r>
            <w:r w:rsidR="00602581">
              <w:rPr>
                <w:noProof/>
                <w:webHidden/>
              </w:rPr>
              <w:t>65</w:t>
            </w:r>
            <w:r w:rsidR="00602581">
              <w:rPr>
                <w:noProof/>
                <w:webHidden/>
              </w:rPr>
              <w:fldChar w:fldCharType="end"/>
            </w:r>
          </w:hyperlink>
        </w:p>
        <w:p w:rsidR="00602581" w:rsidRDefault="00375782" w14:paraId="56131054" w14:textId="34ED4CBB">
          <w:pPr>
            <w:pStyle w:val="TOC3"/>
            <w:tabs>
              <w:tab w:val="left" w:pos="1320"/>
              <w:tab w:val="right" w:leader="dot" w:pos="9350"/>
            </w:tabs>
            <w:rPr>
              <w:noProof/>
              <w:lang w:val="en-IN" w:eastAsia="en-IN"/>
            </w:rPr>
          </w:pPr>
          <w:hyperlink w:history="1" w:anchor="_Toc33292599">
            <w:r w:rsidRPr="000211F8" w:rsidR="00602581">
              <w:rPr>
                <w:rStyle w:val="Hyperlink"/>
                <w:noProof/>
              </w:rPr>
              <w:t>6.5.6</w:t>
            </w:r>
            <w:r w:rsidR="00602581">
              <w:rPr>
                <w:noProof/>
                <w:lang w:val="en-IN" w:eastAsia="en-IN"/>
              </w:rPr>
              <w:tab/>
            </w:r>
            <w:r w:rsidRPr="000211F8" w:rsidR="00602581">
              <w:rPr>
                <w:rStyle w:val="Hyperlink"/>
                <w:noProof/>
              </w:rPr>
              <w:t>Account De-provisioning</w:t>
            </w:r>
            <w:r w:rsidR="00602581">
              <w:rPr>
                <w:noProof/>
                <w:webHidden/>
              </w:rPr>
              <w:tab/>
            </w:r>
            <w:r w:rsidR="00602581">
              <w:rPr>
                <w:noProof/>
                <w:webHidden/>
              </w:rPr>
              <w:fldChar w:fldCharType="begin"/>
            </w:r>
            <w:r w:rsidR="00602581">
              <w:rPr>
                <w:noProof/>
                <w:webHidden/>
              </w:rPr>
              <w:instrText xml:space="preserve"> PAGEREF _Toc33292599 \h </w:instrText>
            </w:r>
            <w:r w:rsidR="00602581">
              <w:rPr>
                <w:noProof/>
                <w:webHidden/>
              </w:rPr>
            </w:r>
            <w:r w:rsidR="00602581">
              <w:rPr>
                <w:noProof/>
                <w:webHidden/>
              </w:rPr>
              <w:fldChar w:fldCharType="separate"/>
            </w:r>
            <w:r w:rsidR="00602581">
              <w:rPr>
                <w:noProof/>
                <w:webHidden/>
              </w:rPr>
              <w:t>66</w:t>
            </w:r>
            <w:r w:rsidR="00602581">
              <w:rPr>
                <w:noProof/>
                <w:webHidden/>
              </w:rPr>
              <w:fldChar w:fldCharType="end"/>
            </w:r>
          </w:hyperlink>
        </w:p>
        <w:p w:rsidR="00602581" w:rsidRDefault="00375782" w14:paraId="34663AE3" w14:textId="77A47645">
          <w:pPr>
            <w:pStyle w:val="TOC3"/>
            <w:tabs>
              <w:tab w:val="left" w:pos="1320"/>
              <w:tab w:val="right" w:leader="dot" w:pos="9350"/>
            </w:tabs>
            <w:rPr>
              <w:noProof/>
              <w:lang w:val="en-IN" w:eastAsia="en-IN"/>
            </w:rPr>
          </w:pPr>
          <w:hyperlink w:history="1" w:anchor="_Toc33292600">
            <w:r w:rsidRPr="000211F8" w:rsidR="00602581">
              <w:rPr>
                <w:rStyle w:val="Hyperlink"/>
                <w:noProof/>
              </w:rPr>
              <w:t>6.5.7</w:t>
            </w:r>
            <w:r w:rsidR="00602581">
              <w:rPr>
                <w:noProof/>
                <w:lang w:val="en-IN" w:eastAsia="en-IN"/>
              </w:rPr>
              <w:tab/>
            </w:r>
            <w:r w:rsidRPr="000211F8" w:rsidR="00602581">
              <w:rPr>
                <w:rStyle w:val="Hyperlink"/>
                <w:noProof/>
              </w:rPr>
              <w:t>Account Re-Hire</w:t>
            </w:r>
            <w:r w:rsidR="00602581">
              <w:rPr>
                <w:noProof/>
                <w:webHidden/>
              </w:rPr>
              <w:tab/>
            </w:r>
            <w:r w:rsidR="00602581">
              <w:rPr>
                <w:noProof/>
                <w:webHidden/>
              </w:rPr>
              <w:fldChar w:fldCharType="begin"/>
            </w:r>
            <w:r w:rsidR="00602581">
              <w:rPr>
                <w:noProof/>
                <w:webHidden/>
              </w:rPr>
              <w:instrText xml:space="preserve"> PAGEREF _Toc33292600 \h </w:instrText>
            </w:r>
            <w:r w:rsidR="00602581">
              <w:rPr>
                <w:noProof/>
                <w:webHidden/>
              </w:rPr>
            </w:r>
            <w:r w:rsidR="00602581">
              <w:rPr>
                <w:noProof/>
                <w:webHidden/>
              </w:rPr>
              <w:fldChar w:fldCharType="separate"/>
            </w:r>
            <w:r w:rsidR="00602581">
              <w:rPr>
                <w:noProof/>
                <w:webHidden/>
              </w:rPr>
              <w:t>67</w:t>
            </w:r>
            <w:r w:rsidR="00602581">
              <w:rPr>
                <w:noProof/>
                <w:webHidden/>
              </w:rPr>
              <w:fldChar w:fldCharType="end"/>
            </w:r>
          </w:hyperlink>
        </w:p>
        <w:p w:rsidR="00602581" w:rsidRDefault="00375782" w14:paraId="50EDDE2C" w14:textId="5EADBB49">
          <w:pPr>
            <w:pStyle w:val="TOC3"/>
            <w:tabs>
              <w:tab w:val="left" w:pos="1320"/>
              <w:tab w:val="right" w:leader="dot" w:pos="9350"/>
            </w:tabs>
            <w:rPr>
              <w:noProof/>
              <w:lang w:val="en-IN" w:eastAsia="en-IN"/>
            </w:rPr>
          </w:pPr>
          <w:hyperlink w:history="1" w:anchor="_Toc33292601">
            <w:r w:rsidRPr="000211F8" w:rsidR="00602581">
              <w:rPr>
                <w:rStyle w:val="Hyperlink"/>
                <w:noProof/>
              </w:rPr>
              <w:t>6.5.8</w:t>
            </w:r>
            <w:r w:rsidR="00602581">
              <w:rPr>
                <w:noProof/>
                <w:lang w:val="en-IN" w:eastAsia="en-IN"/>
              </w:rPr>
              <w:tab/>
            </w:r>
            <w:r w:rsidRPr="000211F8" w:rsidR="00602581">
              <w:rPr>
                <w:rStyle w:val="Hyperlink"/>
                <w:noProof/>
              </w:rPr>
              <w:t>Account Target recon</w:t>
            </w:r>
            <w:r w:rsidR="00602581">
              <w:rPr>
                <w:noProof/>
                <w:webHidden/>
              </w:rPr>
              <w:tab/>
            </w:r>
            <w:r w:rsidR="00602581">
              <w:rPr>
                <w:noProof/>
                <w:webHidden/>
              </w:rPr>
              <w:fldChar w:fldCharType="begin"/>
            </w:r>
            <w:r w:rsidR="00602581">
              <w:rPr>
                <w:noProof/>
                <w:webHidden/>
              </w:rPr>
              <w:instrText xml:space="preserve"> PAGEREF _Toc33292601 \h </w:instrText>
            </w:r>
            <w:r w:rsidR="00602581">
              <w:rPr>
                <w:noProof/>
                <w:webHidden/>
              </w:rPr>
            </w:r>
            <w:r w:rsidR="00602581">
              <w:rPr>
                <w:noProof/>
                <w:webHidden/>
              </w:rPr>
              <w:fldChar w:fldCharType="separate"/>
            </w:r>
            <w:r w:rsidR="00602581">
              <w:rPr>
                <w:noProof/>
                <w:webHidden/>
              </w:rPr>
              <w:t>68</w:t>
            </w:r>
            <w:r w:rsidR="00602581">
              <w:rPr>
                <w:noProof/>
                <w:webHidden/>
              </w:rPr>
              <w:fldChar w:fldCharType="end"/>
            </w:r>
          </w:hyperlink>
        </w:p>
        <w:p w:rsidR="00602581" w:rsidRDefault="00375782" w14:paraId="5071114E" w14:textId="311328C1">
          <w:pPr>
            <w:pStyle w:val="TOC2"/>
            <w:tabs>
              <w:tab w:val="left" w:pos="880"/>
              <w:tab w:val="right" w:leader="dot" w:pos="9350"/>
            </w:tabs>
            <w:rPr>
              <w:noProof/>
              <w:lang w:val="en-IN" w:eastAsia="en-IN"/>
            </w:rPr>
          </w:pPr>
          <w:hyperlink w:history="1" w:anchor="_Toc33292602">
            <w:r w:rsidRPr="000211F8" w:rsidR="00602581">
              <w:rPr>
                <w:rStyle w:val="Hyperlink"/>
                <w:noProof/>
              </w:rPr>
              <w:t>6.6</w:t>
            </w:r>
            <w:r w:rsidR="00602581">
              <w:rPr>
                <w:noProof/>
                <w:lang w:val="en-IN" w:eastAsia="en-IN"/>
              </w:rPr>
              <w:tab/>
            </w:r>
            <w:r w:rsidRPr="000211F8" w:rsidR="00602581">
              <w:rPr>
                <w:rStyle w:val="Hyperlink"/>
                <w:noProof/>
              </w:rPr>
              <w:t>SAP MGD</w:t>
            </w:r>
            <w:r w:rsidR="00602581">
              <w:rPr>
                <w:noProof/>
                <w:webHidden/>
              </w:rPr>
              <w:tab/>
            </w:r>
            <w:r w:rsidR="00602581">
              <w:rPr>
                <w:noProof/>
                <w:webHidden/>
              </w:rPr>
              <w:fldChar w:fldCharType="begin"/>
            </w:r>
            <w:r w:rsidR="00602581">
              <w:rPr>
                <w:noProof/>
                <w:webHidden/>
              </w:rPr>
              <w:instrText xml:space="preserve"> PAGEREF _Toc33292602 \h </w:instrText>
            </w:r>
            <w:r w:rsidR="00602581">
              <w:rPr>
                <w:noProof/>
                <w:webHidden/>
              </w:rPr>
            </w:r>
            <w:r w:rsidR="00602581">
              <w:rPr>
                <w:noProof/>
                <w:webHidden/>
              </w:rPr>
              <w:fldChar w:fldCharType="separate"/>
            </w:r>
            <w:r w:rsidR="00602581">
              <w:rPr>
                <w:noProof/>
                <w:webHidden/>
              </w:rPr>
              <w:t>68</w:t>
            </w:r>
            <w:r w:rsidR="00602581">
              <w:rPr>
                <w:noProof/>
                <w:webHidden/>
              </w:rPr>
              <w:fldChar w:fldCharType="end"/>
            </w:r>
          </w:hyperlink>
        </w:p>
        <w:p w:rsidR="00602581" w:rsidRDefault="00375782" w14:paraId="1CB1B694" w14:textId="4BCBFA16">
          <w:pPr>
            <w:pStyle w:val="TOC3"/>
            <w:tabs>
              <w:tab w:val="left" w:pos="1320"/>
              <w:tab w:val="right" w:leader="dot" w:pos="9350"/>
            </w:tabs>
            <w:rPr>
              <w:noProof/>
              <w:lang w:val="en-IN" w:eastAsia="en-IN"/>
            </w:rPr>
          </w:pPr>
          <w:hyperlink w:history="1" w:anchor="_Toc33292603">
            <w:r w:rsidRPr="000211F8" w:rsidR="00602581">
              <w:rPr>
                <w:rStyle w:val="Hyperlink"/>
                <w:noProof/>
              </w:rPr>
              <w:t>6.6.1</w:t>
            </w:r>
            <w:r w:rsidR="00602581">
              <w:rPr>
                <w:noProof/>
                <w:lang w:val="en-IN" w:eastAsia="en-IN"/>
              </w:rPr>
              <w:tab/>
            </w:r>
            <w:r w:rsidRPr="000211F8" w:rsidR="00602581">
              <w:rPr>
                <w:rStyle w:val="Hyperlink"/>
                <w:noProof/>
              </w:rPr>
              <w:t>Integration Design</w:t>
            </w:r>
            <w:r w:rsidR="00602581">
              <w:rPr>
                <w:noProof/>
                <w:webHidden/>
              </w:rPr>
              <w:tab/>
            </w:r>
            <w:r w:rsidR="00602581">
              <w:rPr>
                <w:noProof/>
                <w:webHidden/>
              </w:rPr>
              <w:fldChar w:fldCharType="begin"/>
            </w:r>
            <w:r w:rsidR="00602581">
              <w:rPr>
                <w:noProof/>
                <w:webHidden/>
              </w:rPr>
              <w:instrText xml:space="preserve"> PAGEREF _Toc33292603 \h </w:instrText>
            </w:r>
            <w:r w:rsidR="00602581">
              <w:rPr>
                <w:noProof/>
                <w:webHidden/>
              </w:rPr>
            </w:r>
            <w:r w:rsidR="00602581">
              <w:rPr>
                <w:noProof/>
                <w:webHidden/>
              </w:rPr>
              <w:fldChar w:fldCharType="separate"/>
            </w:r>
            <w:r w:rsidR="00602581">
              <w:rPr>
                <w:noProof/>
                <w:webHidden/>
              </w:rPr>
              <w:t>68</w:t>
            </w:r>
            <w:r w:rsidR="00602581">
              <w:rPr>
                <w:noProof/>
                <w:webHidden/>
              </w:rPr>
              <w:fldChar w:fldCharType="end"/>
            </w:r>
          </w:hyperlink>
        </w:p>
        <w:p w:rsidR="00602581" w:rsidRDefault="00375782" w14:paraId="68B60C0D" w14:textId="79801EF9">
          <w:pPr>
            <w:pStyle w:val="TOC3"/>
            <w:tabs>
              <w:tab w:val="left" w:pos="1320"/>
              <w:tab w:val="right" w:leader="dot" w:pos="9350"/>
            </w:tabs>
            <w:rPr>
              <w:noProof/>
              <w:lang w:val="en-IN" w:eastAsia="en-IN"/>
            </w:rPr>
          </w:pPr>
          <w:hyperlink w:history="1" w:anchor="_Toc33292604">
            <w:r w:rsidRPr="000211F8" w:rsidR="00602581">
              <w:rPr>
                <w:rStyle w:val="Hyperlink"/>
                <w:noProof/>
              </w:rPr>
              <w:t>6.6.2</w:t>
            </w:r>
            <w:r w:rsidR="00602581">
              <w:rPr>
                <w:noProof/>
                <w:lang w:val="en-IN" w:eastAsia="en-IN"/>
              </w:rPr>
              <w:tab/>
            </w:r>
            <w:r w:rsidRPr="000211F8" w:rsidR="00602581">
              <w:rPr>
                <w:rStyle w:val="Hyperlink"/>
                <w:noProof/>
              </w:rPr>
              <w:t>Connection Details</w:t>
            </w:r>
            <w:r w:rsidR="00602581">
              <w:rPr>
                <w:noProof/>
                <w:webHidden/>
              </w:rPr>
              <w:tab/>
            </w:r>
            <w:r w:rsidR="00602581">
              <w:rPr>
                <w:noProof/>
                <w:webHidden/>
              </w:rPr>
              <w:fldChar w:fldCharType="begin"/>
            </w:r>
            <w:r w:rsidR="00602581">
              <w:rPr>
                <w:noProof/>
                <w:webHidden/>
              </w:rPr>
              <w:instrText xml:space="preserve"> PAGEREF _Toc33292604 \h </w:instrText>
            </w:r>
            <w:r w:rsidR="00602581">
              <w:rPr>
                <w:noProof/>
                <w:webHidden/>
              </w:rPr>
            </w:r>
            <w:r w:rsidR="00602581">
              <w:rPr>
                <w:noProof/>
                <w:webHidden/>
              </w:rPr>
              <w:fldChar w:fldCharType="separate"/>
            </w:r>
            <w:r w:rsidR="00602581">
              <w:rPr>
                <w:noProof/>
                <w:webHidden/>
              </w:rPr>
              <w:t>68</w:t>
            </w:r>
            <w:r w:rsidR="00602581">
              <w:rPr>
                <w:noProof/>
                <w:webHidden/>
              </w:rPr>
              <w:fldChar w:fldCharType="end"/>
            </w:r>
          </w:hyperlink>
        </w:p>
        <w:p w:rsidR="00602581" w:rsidRDefault="00375782" w14:paraId="2AF94915" w14:textId="3B28F05B">
          <w:pPr>
            <w:pStyle w:val="TOC3"/>
            <w:tabs>
              <w:tab w:val="left" w:pos="1320"/>
              <w:tab w:val="right" w:leader="dot" w:pos="9350"/>
            </w:tabs>
            <w:rPr>
              <w:noProof/>
              <w:lang w:val="en-IN" w:eastAsia="en-IN"/>
            </w:rPr>
          </w:pPr>
          <w:hyperlink w:history="1" w:anchor="_Toc33292605">
            <w:r w:rsidRPr="000211F8" w:rsidR="00602581">
              <w:rPr>
                <w:rStyle w:val="Hyperlink"/>
                <w:noProof/>
              </w:rPr>
              <w:t>6.6.3</w:t>
            </w:r>
            <w:r w:rsidR="00602581">
              <w:rPr>
                <w:noProof/>
                <w:lang w:val="en-IN" w:eastAsia="en-IN"/>
              </w:rPr>
              <w:tab/>
            </w:r>
            <w:r w:rsidRPr="000211F8" w:rsidR="00602581">
              <w:rPr>
                <w:rStyle w:val="Hyperlink"/>
                <w:noProof/>
              </w:rPr>
              <w:t>Attribute mapping</w:t>
            </w:r>
            <w:r w:rsidR="00602581">
              <w:rPr>
                <w:noProof/>
                <w:webHidden/>
              </w:rPr>
              <w:tab/>
            </w:r>
            <w:r w:rsidR="00602581">
              <w:rPr>
                <w:noProof/>
                <w:webHidden/>
              </w:rPr>
              <w:fldChar w:fldCharType="begin"/>
            </w:r>
            <w:r w:rsidR="00602581">
              <w:rPr>
                <w:noProof/>
                <w:webHidden/>
              </w:rPr>
              <w:instrText xml:space="preserve"> PAGEREF _Toc33292605 \h </w:instrText>
            </w:r>
            <w:r w:rsidR="00602581">
              <w:rPr>
                <w:noProof/>
                <w:webHidden/>
              </w:rPr>
            </w:r>
            <w:r w:rsidR="00602581">
              <w:rPr>
                <w:noProof/>
                <w:webHidden/>
              </w:rPr>
              <w:fldChar w:fldCharType="separate"/>
            </w:r>
            <w:r w:rsidR="00602581">
              <w:rPr>
                <w:noProof/>
                <w:webHidden/>
              </w:rPr>
              <w:t>69</w:t>
            </w:r>
            <w:r w:rsidR="00602581">
              <w:rPr>
                <w:noProof/>
                <w:webHidden/>
              </w:rPr>
              <w:fldChar w:fldCharType="end"/>
            </w:r>
          </w:hyperlink>
        </w:p>
        <w:p w:rsidR="00602581" w:rsidRDefault="00375782" w14:paraId="387575DC" w14:textId="124A5CF7">
          <w:pPr>
            <w:pStyle w:val="TOC3"/>
            <w:tabs>
              <w:tab w:val="left" w:pos="1320"/>
              <w:tab w:val="right" w:leader="dot" w:pos="9350"/>
            </w:tabs>
            <w:rPr>
              <w:noProof/>
              <w:lang w:val="en-IN" w:eastAsia="en-IN"/>
            </w:rPr>
          </w:pPr>
          <w:hyperlink w:history="1" w:anchor="_Toc33292606">
            <w:r w:rsidRPr="000211F8" w:rsidR="00602581">
              <w:rPr>
                <w:rStyle w:val="Hyperlink"/>
                <w:noProof/>
              </w:rPr>
              <w:t>6.6.4</w:t>
            </w:r>
            <w:r w:rsidR="00602581">
              <w:rPr>
                <w:noProof/>
                <w:lang w:val="en-IN" w:eastAsia="en-IN"/>
              </w:rPr>
              <w:tab/>
            </w:r>
            <w:r w:rsidRPr="000211F8" w:rsidR="00602581">
              <w:rPr>
                <w:rStyle w:val="Hyperlink"/>
                <w:noProof/>
              </w:rPr>
              <w:t>Account provisioning</w:t>
            </w:r>
            <w:r w:rsidR="00602581">
              <w:rPr>
                <w:noProof/>
                <w:webHidden/>
              </w:rPr>
              <w:tab/>
            </w:r>
            <w:r w:rsidR="00602581">
              <w:rPr>
                <w:noProof/>
                <w:webHidden/>
              </w:rPr>
              <w:fldChar w:fldCharType="begin"/>
            </w:r>
            <w:r w:rsidR="00602581">
              <w:rPr>
                <w:noProof/>
                <w:webHidden/>
              </w:rPr>
              <w:instrText xml:space="preserve"> PAGEREF _Toc33292606 \h </w:instrText>
            </w:r>
            <w:r w:rsidR="00602581">
              <w:rPr>
                <w:noProof/>
                <w:webHidden/>
              </w:rPr>
            </w:r>
            <w:r w:rsidR="00602581">
              <w:rPr>
                <w:noProof/>
                <w:webHidden/>
              </w:rPr>
              <w:fldChar w:fldCharType="separate"/>
            </w:r>
            <w:r w:rsidR="00602581">
              <w:rPr>
                <w:noProof/>
                <w:webHidden/>
              </w:rPr>
              <w:t>69</w:t>
            </w:r>
            <w:r w:rsidR="00602581">
              <w:rPr>
                <w:noProof/>
                <w:webHidden/>
              </w:rPr>
              <w:fldChar w:fldCharType="end"/>
            </w:r>
          </w:hyperlink>
        </w:p>
        <w:p w:rsidR="00602581" w:rsidRDefault="00375782" w14:paraId="0D373A7D" w14:textId="47443B14">
          <w:pPr>
            <w:pStyle w:val="TOC3"/>
            <w:tabs>
              <w:tab w:val="left" w:pos="1320"/>
              <w:tab w:val="right" w:leader="dot" w:pos="9350"/>
            </w:tabs>
            <w:rPr>
              <w:noProof/>
              <w:lang w:val="en-IN" w:eastAsia="en-IN"/>
            </w:rPr>
          </w:pPr>
          <w:hyperlink w:history="1" w:anchor="_Toc33292607">
            <w:r w:rsidRPr="000211F8" w:rsidR="00602581">
              <w:rPr>
                <w:rStyle w:val="Hyperlink"/>
                <w:noProof/>
              </w:rPr>
              <w:t>6.6.5</w:t>
            </w:r>
            <w:r w:rsidR="00602581">
              <w:rPr>
                <w:noProof/>
                <w:lang w:val="en-IN" w:eastAsia="en-IN"/>
              </w:rPr>
              <w:tab/>
            </w:r>
            <w:r w:rsidRPr="000211F8" w:rsidR="00602581">
              <w:rPr>
                <w:rStyle w:val="Hyperlink"/>
                <w:noProof/>
              </w:rPr>
              <w:t>Account Access provisioning</w:t>
            </w:r>
            <w:r w:rsidR="00602581">
              <w:rPr>
                <w:noProof/>
                <w:webHidden/>
              </w:rPr>
              <w:tab/>
            </w:r>
            <w:r w:rsidR="00602581">
              <w:rPr>
                <w:noProof/>
                <w:webHidden/>
              </w:rPr>
              <w:fldChar w:fldCharType="begin"/>
            </w:r>
            <w:r w:rsidR="00602581">
              <w:rPr>
                <w:noProof/>
                <w:webHidden/>
              </w:rPr>
              <w:instrText xml:space="preserve"> PAGEREF _Toc33292607 \h </w:instrText>
            </w:r>
            <w:r w:rsidR="00602581">
              <w:rPr>
                <w:noProof/>
                <w:webHidden/>
              </w:rPr>
            </w:r>
            <w:r w:rsidR="00602581">
              <w:rPr>
                <w:noProof/>
                <w:webHidden/>
              </w:rPr>
              <w:fldChar w:fldCharType="separate"/>
            </w:r>
            <w:r w:rsidR="00602581">
              <w:rPr>
                <w:noProof/>
                <w:webHidden/>
              </w:rPr>
              <w:t>71</w:t>
            </w:r>
            <w:r w:rsidR="00602581">
              <w:rPr>
                <w:noProof/>
                <w:webHidden/>
              </w:rPr>
              <w:fldChar w:fldCharType="end"/>
            </w:r>
          </w:hyperlink>
        </w:p>
        <w:p w:rsidR="00602581" w:rsidRDefault="00375782" w14:paraId="1ACB7E6A" w14:textId="320E680A">
          <w:pPr>
            <w:pStyle w:val="TOC3"/>
            <w:tabs>
              <w:tab w:val="left" w:pos="1320"/>
              <w:tab w:val="right" w:leader="dot" w:pos="9350"/>
            </w:tabs>
            <w:rPr>
              <w:noProof/>
              <w:lang w:val="en-IN" w:eastAsia="en-IN"/>
            </w:rPr>
          </w:pPr>
          <w:hyperlink w:history="1" w:anchor="_Toc33292608">
            <w:r w:rsidRPr="000211F8" w:rsidR="00602581">
              <w:rPr>
                <w:rStyle w:val="Hyperlink"/>
                <w:noProof/>
              </w:rPr>
              <w:t>6.6.6</w:t>
            </w:r>
            <w:r w:rsidR="00602581">
              <w:rPr>
                <w:noProof/>
                <w:lang w:val="en-IN" w:eastAsia="en-IN"/>
              </w:rPr>
              <w:tab/>
            </w:r>
            <w:r w:rsidRPr="000211F8" w:rsidR="00602581">
              <w:rPr>
                <w:rStyle w:val="Hyperlink"/>
                <w:noProof/>
              </w:rPr>
              <w:t>Account De-provisioning</w:t>
            </w:r>
            <w:r w:rsidR="00602581">
              <w:rPr>
                <w:noProof/>
                <w:webHidden/>
              </w:rPr>
              <w:tab/>
            </w:r>
            <w:r w:rsidR="00602581">
              <w:rPr>
                <w:noProof/>
                <w:webHidden/>
              </w:rPr>
              <w:fldChar w:fldCharType="begin"/>
            </w:r>
            <w:r w:rsidR="00602581">
              <w:rPr>
                <w:noProof/>
                <w:webHidden/>
              </w:rPr>
              <w:instrText xml:space="preserve"> PAGEREF _Toc33292608 \h </w:instrText>
            </w:r>
            <w:r w:rsidR="00602581">
              <w:rPr>
                <w:noProof/>
                <w:webHidden/>
              </w:rPr>
            </w:r>
            <w:r w:rsidR="00602581">
              <w:rPr>
                <w:noProof/>
                <w:webHidden/>
              </w:rPr>
              <w:fldChar w:fldCharType="separate"/>
            </w:r>
            <w:r w:rsidR="00602581">
              <w:rPr>
                <w:noProof/>
                <w:webHidden/>
              </w:rPr>
              <w:t>72</w:t>
            </w:r>
            <w:r w:rsidR="00602581">
              <w:rPr>
                <w:noProof/>
                <w:webHidden/>
              </w:rPr>
              <w:fldChar w:fldCharType="end"/>
            </w:r>
          </w:hyperlink>
        </w:p>
        <w:p w:rsidR="00602581" w:rsidRDefault="00375782" w14:paraId="0BBD7A68" w14:textId="72C4A6FA">
          <w:pPr>
            <w:pStyle w:val="TOC3"/>
            <w:tabs>
              <w:tab w:val="left" w:pos="1320"/>
              <w:tab w:val="right" w:leader="dot" w:pos="9350"/>
            </w:tabs>
            <w:rPr>
              <w:noProof/>
              <w:lang w:val="en-IN" w:eastAsia="en-IN"/>
            </w:rPr>
          </w:pPr>
          <w:hyperlink w:history="1" w:anchor="_Toc33292609">
            <w:r w:rsidRPr="000211F8" w:rsidR="00602581">
              <w:rPr>
                <w:rStyle w:val="Hyperlink"/>
                <w:noProof/>
              </w:rPr>
              <w:t>6.6.7</w:t>
            </w:r>
            <w:r w:rsidR="00602581">
              <w:rPr>
                <w:noProof/>
                <w:lang w:val="en-IN" w:eastAsia="en-IN"/>
              </w:rPr>
              <w:tab/>
            </w:r>
            <w:r w:rsidRPr="000211F8" w:rsidR="00602581">
              <w:rPr>
                <w:rStyle w:val="Hyperlink"/>
                <w:noProof/>
              </w:rPr>
              <w:t>Account Re-Hire</w:t>
            </w:r>
            <w:r w:rsidR="00602581">
              <w:rPr>
                <w:noProof/>
                <w:webHidden/>
              </w:rPr>
              <w:tab/>
            </w:r>
            <w:r w:rsidR="00602581">
              <w:rPr>
                <w:noProof/>
                <w:webHidden/>
              </w:rPr>
              <w:fldChar w:fldCharType="begin"/>
            </w:r>
            <w:r w:rsidR="00602581">
              <w:rPr>
                <w:noProof/>
                <w:webHidden/>
              </w:rPr>
              <w:instrText xml:space="preserve"> PAGEREF _Toc33292609 \h </w:instrText>
            </w:r>
            <w:r w:rsidR="00602581">
              <w:rPr>
                <w:noProof/>
                <w:webHidden/>
              </w:rPr>
            </w:r>
            <w:r w:rsidR="00602581">
              <w:rPr>
                <w:noProof/>
                <w:webHidden/>
              </w:rPr>
              <w:fldChar w:fldCharType="separate"/>
            </w:r>
            <w:r w:rsidR="00602581">
              <w:rPr>
                <w:noProof/>
                <w:webHidden/>
              </w:rPr>
              <w:t>73</w:t>
            </w:r>
            <w:r w:rsidR="00602581">
              <w:rPr>
                <w:noProof/>
                <w:webHidden/>
              </w:rPr>
              <w:fldChar w:fldCharType="end"/>
            </w:r>
          </w:hyperlink>
        </w:p>
        <w:p w:rsidR="00602581" w:rsidRDefault="00375782" w14:paraId="7F0DAFB5" w14:textId="12297A9E">
          <w:pPr>
            <w:pStyle w:val="TOC3"/>
            <w:tabs>
              <w:tab w:val="left" w:pos="1320"/>
              <w:tab w:val="right" w:leader="dot" w:pos="9350"/>
            </w:tabs>
            <w:rPr>
              <w:noProof/>
              <w:lang w:val="en-IN" w:eastAsia="en-IN"/>
            </w:rPr>
          </w:pPr>
          <w:hyperlink w:history="1" w:anchor="_Toc33292610">
            <w:r w:rsidRPr="000211F8" w:rsidR="00602581">
              <w:rPr>
                <w:rStyle w:val="Hyperlink"/>
                <w:noProof/>
              </w:rPr>
              <w:t>6.6.8</w:t>
            </w:r>
            <w:r w:rsidR="00602581">
              <w:rPr>
                <w:noProof/>
                <w:lang w:val="en-IN" w:eastAsia="en-IN"/>
              </w:rPr>
              <w:tab/>
            </w:r>
            <w:r w:rsidRPr="000211F8" w:rsidR="00602581">
              <w:rPr>
                <w:rStyle w:val="Hyperlink"/>
                <w:noProof/>
              </w:rPr>
              <w:t>Account Target recon</w:t>
            </w:r>
            <w:r w:rsidR="00602581">
              <w:rPr>
                <w:noProof/>
                <w:webHidden/>
              </w:rPr>
              <w:tab/>
            </w:r>
            <w:r w:rsidR="00602581">
              <w:rPr>
                <w:noProof/>
                <w:webHidden/>
              </w:rPr>
              <w:fldChar w:fldCharType="begin"/>
            </w:r>
            <w:r w:rsidR="00602581">
              <w:rPr>
                <w:noProof/>
                <w:webHidden/>
              </w:rPr>
              <w:instrText xml:space="preserve"> PAGEREF _Toc33292610 \h </w:instrText>
            </w:r>
            <w:r w:rsidR="00602581">
              <w:rPr>
                <w:noProof/>
                <w:webHidden/>
              </w:rPr>
            </w:r>
            <w:r w:rsidR="00602581">
              <w:rPr>
                <w:noProof/>
                <w:webHidden/>
              </w:rPr>
              <w:fldChar w:fldCharType="separate"/>
            </w:r>
            <w:r w:rsidR="00602581">
              <w:rPr>
                <w:noProof/>
                <w:webHidden/>
              </w:rPr>
              <w:t>74</w:t>
            </w:r>
            <w:r w:rsidR="00602581">
              <w:rPr>
                <w:noProof/>
                <w:webHidden/>
              </w:rPr>
              <w:fldChar w:fldCharType="end"/>
            </w:r>
          </w:hyperlink>
        </w:p>
        <w:p w:rsidR="00602581" w:rsidRDefault="00375782" w14:paraId="4B1AC158" w14:textId="79AD8504">
          <w:pPr>
            <w:pStyle w:val="TOC2"/>
            <w:tabs>
              <w:tab w:val="left" w:pos="880"/>
              <w:tab w:val="right" w:leader="dot" w:pos="9350"/>
            </w:tabs>
            <w:rPr>
              <w:noProof/>
              <w:lang w:val="en-IN" w:eastAsia="en-IN"/>
            </w:rPr>
          </w:pPr>
          <w:hyperlink w:history="1" w:anchor="_Toc33292611">
            <w:r w:rsidRPr="000211F8" w:rsidR="00602581">
              <w:rPr>
                <w:rStyle w:val="Hyperlink"/>
                <w:noProof/>
              </w:rPr>
              <w:t>6.7</w:t>
            </w:r>
            <w:r w:rsidR="00602581">
              <w:rPr>
                <w:noProof/>
                <w:lang w:val="en-IN" w:eastAsia="en-IN"/>
              </w:rPr>
              <w:tab/>
            </w:r>
            <w:r w:rsidRPr="000211F8" w:rsidR="00602581">
              <w:rPr>
                <w:rStyle w:val="Hyperlink"/>
                <w:noProof/>
              </w:rPr>
              <w:t>SAP SRD</w:t>
            </w:r>
            <w:r w:rsidR="00602581">
              <w:rPr>
                <w:noProof/>
                <w:webHidden/>
              </w:rPr>
              <w:tab/>
            </w:r>
            <w:r w:rsidR="00602581">
              <w:rPr>
                <w:noProof/>
                <w:webHidden/>
              </w:rPr>
              <w:fldChar w:fldCharType="begin"/>
            </w:r>
            <w:r w:rsidR="00602581">
              <w:rPr>
                <w:noProof/>
                <w:webHidden/>
              </w:rPr>
              <w:instrText xml:space="preserve"> PAGEREF _Toc33292611 \h </w:instrText>
            </w:r>
            <w:r w:rsidR="00602581">
              <w:rPr>
                <w:noProof/>
                <w:webHidden/>
              </w:rPr>
            </w:r>
            <w:r w:rsidR="00602581">
              <w:rPr>
                <w:noProof/>
                <w:webHidden/>
              </w:rPr>
              <w:fldChar w:fldCharType="separate"/>
            </w:r>
            <w:r w:rsidR="00602581">
              <w:rPr>
                <w:noProof/>
                <w:webHidden/>
              </w:rPr>
              <w:t>74</w:t>
            </w:r>
            <w:r w:rsidR="00602581">
              <w:rPr>
                <w:noProof/>
                <w:webHidden/>
              </w:rPr>
              <w:fldChar w:fldCharType="end"/>
            </w:r>
          </w:hyperlink>
        </w:p>
        <w:p w:rsidR="00602581" w:rsidRDefault="00375782" w14:paraId="5C7819EB" w14:textId="75BF60DB">
          <w:pPr>
            <w:pStyle w:val="TOC3"/>
            <w:tabs>
              <w:tab w:val="left" w:pos="1320"/>
              <w:tab w:val="right" w:leader="dot" w:pos="9350"/>
            </w:tabs>
            <w:rPr>
              <w:noProof/>
              <w:lang w:val="en-IN" w:eastAsia="en-IN"/>
            </w:rPr>
          </w:pPr>
          <w:hyperlink w:history="1" w:anchor="_Toc33292612">
            <w:r w:rsidRPr="000211F8" w:rsidR="00602581">
              <w:rPr>
                <w:rStyle w:val="Hyperlink"/>
                <w:noProof/>
              </w:rPr>
              <w:t>6.7.1</w:t>
            </w:r>
            <w:r w:rsidR="00602581">
              <w:rPr>
                <w:noProof/>
                <w:lang w:val="en-IN" w:eastAsia="en-IN"/>
              </w:rPr>
              <w:tab/>
            </w:r>
            <w:r w:rsidRPr="000211F8" w:rsidR="00602581">
              <w:rPr>
                <w:rStyle w:val="Hyperlink"/>
                <w:noProof/>
              </w:rPr>
              <w:t>Integration Design</w:t>
            </w:r>
            <w:r w:rsidR="00602581">
              <w:rPr>
                <w:noProof/>
                <w:webHidden/>
              </w:rPr>
              <w:tab/>
            </w:r>
            <w:r w:rsidR="00602581">
              <w:rPr>
                <w:noProof/>
                <w:webHidden/>
              </w:rPr>
              <w:fldChar w:fldCharType="begin"/>
            </w:r>
            <w:r w:rsidR="00602581">
              <w:rPr>
                <w:noProof/>
                <w:webHidden/>
              </w:rPr>
              <w:instrText xml:space="preserve"> PAGEREF _Toc33292612 \h </w:instrText>
            </w:r>
            <w:r w:rsidR="00602581">
              <w:rPr>
                <w:noProof/>
                <w:webHidden/>
              </w:rPr>
            </w:r>
            <w:r w:rsidR="00602581">
              <w:rPr>
                <w:noProof/>
                <w:webHidden/>
              </w:rPr>
              <w:fldChar w:fldCharType="separate"/>
            </w:r>
            <w:r w:rsidR="00602581">
              <w:rPr>
                <w:noProof/>
                <w:webHidden/>
              </w:rPr>
              <w:t>74</w:t>
            </w:r>
            <w:r w:rsidR="00602581">
              <w:rPr>
                <w:noProof/>
                <w:webHidden/>
              </w:rPr>
              <w:fldChar w:fldCharType="end"/>
            </w:r>
          </w:hyperlink>
        </w:p>
        <w:p w:rsidR="00602581" w:rsidRDefault="00375782" w14:paraId="06873B1E" w14:textId="27E285DB">
          <w:pPr>
            <w:pStyle w:val="TOC3"/>
            <w:tabs>
              <w:tab w:val="left" w:pos="1320"/>
              <w:tab w:val="right" w:leader="dot" w:pos="9350"/>
            </w:tabs>
            <w:rPr>
              <w:noProof/>
              <w:lang w:val="en-IN" w:eastAsia="en-IN"/>
            </w:rPr>
          </w:pPr>
          <w:hyperlink w:history="1" w:anchor="_Toc33292613">
            <w:r w:rsidRPr="000211F8" w:rsidR="00602581">
              <w:rPr>
                <w:rStyle w:val="Hyperlink"/>
                <w:noProof/>
              </w:rPr>
              <w:t>6.7.2</w:t>
            </w:r>
            <w:r w:rsidR="00602581">
              <w:rPr>
                <w:noProof/>
                <w:lang w:val="en-IN" w:eastAsia="en-IN"/>
              </w:rPr>
              <w:tab/>
            </w:r>
            <w:r w:rsidRPr="000211F8" w:rsidR="00602581">
              <w:rPr>
                <w:rStyle w:val="Hyperlink"/>
                <w:noProof/>
              </w:rPr>
              <w:t>Connection Details</w:t>
            </w:r>
            <w:r w:rsidR="00602581">
              <w:rPr>
                <w:noProof/>
                <w:webHidden/>
              </w:rPr>
              <w:tab/>
            </w:r>
            <w:r w:rsidR="00602581">
              <w:rPr>
                <w:noProof/>
                <w:webHidden/>
              </w:rPr>
              <w:fldChar w:fldCharType="begin"/>
            </w:r>
            <w:r w:rsidR="00602581">
              <w:rPr>
                <w:noProof/>
                <w:webHidden/>
              </w:rPr>
              <w:instrText xml:space="preserve"> PAGEREF _Toc33292613 \h </w:instrText>
            </w:r>
            <w:r w:rsidR="00602581">
              <w:rPr>
                <w:noProof/>
                <w:webHidden/>
              </w:rPr>
            </w:r>
            <w:r w:rsidR="00602581">
              <w:rPr>
                <w:noProof/>
                <w:webHidden/>
              </w:rPr>
              <w:fldChar w:fldCharType="separate"/>
            </w:r>
            <w:r w:rsidR="00602581">
              <w:rPr>
                <w:noProof/>
                <w:webHidden/>
              </w:rPr>
              <w:t>74</w:t>
            </w:r>
            <w:r w:rsidR="00602581">
              <w:rPr>
                <w:noProof/>
                <w:webHidden/>
              </w:rPr>
              <w:fldChar w:fldCharType="end"/>
            </w:r>
          </w:hyperlink>
        </w:p>
        <w:p w:rsidR="00602581" w:rsidRDefault="00375782" w14:paraId="0CF3B336" w14:textId="531CD9A3">
          <w:pPr>
            <w:pStyle w:val="TOC3"/>
            <w:tabs>
              <w:tab w:val="left" w:pos="1320"/>
              <w:tab w:val="right" w:leader="dot" w:pos="9350"/>
            </w:tabs>
            <w:rPr>
              <w:noProof/>
              <w:lang w:val="en-IN" w:eastAsia="en-IN"/>
            </w:rPr>
          </w:pPr>
          <w:hyperlink w:history="1" w:anchor="_Toc33292614">
            <w:r w:rsidRPr="000211F8" w:rsidR="00602581">
              <w:rPr>
                <w:rStyle w:val="Hyperlink"/>
                <w:noProof/>
              </w:rPr>
              <w:t>6.7.3</w:t>
            </w:r>
            <w:r w:rsidR="00602581">
              <w:rPr>
                <w:noProof/>
                <w:lang w:val="en-IN" w:eastAsia="en-IN"/>
              </w:rPr>
              <w:tab/>
            </w:r>
            <w:r w:rsidRPr="000211F8" w:rsidR="00602581">
              <w:rPr>
                <w:rStyle w:val="Hyperlink"/>
                <w:noProof/>
              </w:rPr>
              <w:t>Attribute mapping</w:t>
            </w:r>
            <w:r w:rsidR="00602581">
              <w:rPr>
                <w:noProof/>
                <w:webHidden/>
              </w:rPr>
              <w:tab/>
            </w:r>
            <w:r w:rsidR="00602581">
              <w:rPr>
                <w:noProof/>
                <w:webHidden/>
              </w:rPr>
              <w:fldChar w:fldCharType="begin"/>
            </w:r>
            <w:r w:rsidR="00602581">
              <w:rPr>
                <w:noProof/>
                <w:webHidden/>
              </w:rPr>
              <w:instrText xml:space="preserve"> PAGEREF _Toc33292614 \h </w:instrText>
            </w:r>
            <w:r w:rsidR="00602581">
              <w:rPr>
                <w:noProof/>
                <w:webHidden/>
              </w:rPr>
            </w:r>
            <w:r w:rsidR="00602581">
              <w:rPr>
                <w:noProof/>
                <w:webHidden/>
              </w:rPr>
              <w:fldChar w:fldCharType="separate"/>
            </w:r>
            <w:r w:rsidR="00602581">
              <w:rPr>
                <w:noProof/>
                <w:webHidden/>
              </w:rPr>
              <w:t>75</w:t>
            </w:r>
            <w:r w:rsidR="00602581">
              <w:rPr>
                <w:noProof/>
                <w:webHidden/>
              </w:rPr>
              <w:fldChar w:fldCharType="end"/>
            </w:r>
          </w:hyperlink>
        </w:p>
        <w:p w:rsidR="00602581" w:rsidRDefault="00375782" w14:paraId="7C2ED2C4" w14:textId="1D2EC53F">
          <w:pPr>
            <w:pStyle w:val="TOC3"/>
            <w:tabs>
              <w:tab w:val="left" w:pos="1320"/>
              <w:tab w:val="right" w:leader="dot" w:pos="9350"/>
            </w:tabs>
            <w:rPr>
              <w:noProof/>
              <w:lang w:val="en-IN" w:eastAsia="en-IN"/>
            </w:rPr>
          </w:pPr>
          <w:hyperlink w:history="1" w:anchor="_Toc33292615">
            <w:r w:rsidRPr="000211F8" w:rsidR="00602581">
              <w:rPr>
                <w:rStyle w:val="Hyperlink"/>
                <w:noProof/>
              </w:rPr>
              <w:t>6.7.4</w:t>
            </w:r>
            <w:r w:rsidR="00602581">
              <w:rPr>
                <w:noProof/>
                <w:lang w:val="en-IN" w:eastAsia="en-IN"/>
              </w:rPr>
              <w:tab/>
            </w:r>
            <w:r w:rsidRPr="000211F8" w:rsidR="00602581">
              <w:rPr>
                <w:rStyle w:val="Hyperlink"/>
                <w:noProof/>
              </w:rPr>
              <w:t>Account provisioning</w:t>
            </w:r>
            <w:r w:rsidR="00602581">
              <w:rPr>
                <w:noProof/>
                <w:webHidden/>
              </w:rPr>
              <w:tab/>
            </w:r>
            <w:r w:rsidR="00602581">
              <w:rPr>
                <w:noProof/>
                <w:webHidden/>
              </w:rPr>
              <w:fldChar w:fldCharType="begin"/>
            </w:r>
            <w:r w:rsidR="00602581">
              <w:rPr>
                <w:noProof/>
                <w:webHidden/>
              </w:rPr>
              <w:instrText xml:space="preserve"> PAGEREF _Toc33292615 \h </w:instrText>
            </w:r>
            <w:r w:rsidR="00602581">
              <w:rPr>
                <w:noProof/>
                <w:webHidden/>
              </w:rPr>
            </w:r>
            <w:r w:rsidR="00602581">
              <w:rPr>
                <w:noProof/>
                <w:webHidden/>
              </w:rPr>
              <w:fldChar w:fldCharType="separate"/>
            </w:r>
            <w:r w:rsidR="00602581">
              <w:rPr>
                <w:noProof/>
                <w:webHidden/>
              </w:rPr>
              <w:t>75</w:t>
            </w:r>
            <w:r w:rsidR="00602581">
              <w:rPr>
                <w:noProof/>
                <w:webHidden/>
              </w:rPr>
              <w:fldChar w:fldCharType="end"/>
            </w:r>
          </w:hyperlink>
        </w:p>
        <w:p w:rsidR="00602581" w:rsidRDefault="00375782" w14:paraId="2B58933A" w14:textId="3BC0C363">
          <w:pPr>
            <w:pStyle w:val="TOC3"/>
            <w:tabs>
              <w:tab w:val="left" w:pos="1320"/>
              <w:tab w:val="right" w:leader="dot" w:pos="9350"/>
            </w:tabs>
            <w:rPr>
              <w:noProof/>
              <w:lang w:val="en-IN" w:eastAsia="en-IN"/>
            </w:rPr>
          </w:pPr>
          <w:hyperlink w:history="1" w:anchor="_Toc33292616">
            <w:r w:rsidRPr="000211F8" w:rsidR="00602581">
              <w:rPr>
                <w:rStyle w:val="Hyperlink"/>
                <w:noProof/>
              </w:rPr>
              <w:t>6.7.5</w:t>
            </w:r>
            <w:r w:rsidR="00602581">
              <w:rPr>
                <w:noProof/>
                <w:lang w:val="en-IN" w:eastAsia="en-IN"/>
              </w:rPr>
              <w:tab/>
            </w:r>
            <w:r w:rsidRPr="000211F8" w:rsidR="00602581">
              <w:rPr>
                <w:rStyle w:val="Hyperlink"/>
                <w:noProof/>
              </w:rPr>
              <w:t>Account Access provisioning</w:t>
            </w:r>
            <w:r w:rsidR="00602581">
              <w:rPr>
                <w:noProof/>
                <w:webHidden/>
              </w:rPr>
              <w:tab/>
            </w:r>
            <w:r w:rsidR="00602581">
              <w:rPr>
                <w:noProof/>
                <w:webHidden/>
              </w:rPr>
              <w:fldChar w:fldCharType="begin"/>
            </w:r>
            <w:r w:rsidR="00602581">
              <w:rPr>
                <w:noProof/>
                <w:webHidden/>
              </w:rPr>
              <w:instrText xml:space="preserve"> PAGEREF _Toc33292616 \h </w:instrText>
            </w:r>
            <w:r w:rsidR="00602581">
              <w:rPr>
                <w:noProof/>
                <w:webHidden/>
              </w:rPr>
            </w:r>
            <w:r w:rsidR="00602581">
              <w:rPr>
                <w:noProof/>
                <w:webHidden/>
              </w:rPr>
              <w:fldChar w:fldCharType="separate"/>
            </w:r>
            <w:r w:rsidR="00602581">
              <w:rPr>
                <w:noProof/>
                <w:webHidden/>
              </w:rPr>
              <w:t>77</w:t>
            </w:r>
            <w:r w:rsidR="00602581">
              <w:rPr>
                <w:noProof/>
                <w:webHidden/>
              </w:rPr>
              <w:fldChar w:fldCharType="end"/>
            </w:r>
          </w:hyperlink>
        </w:p>
        <w:p w:rsidR="00602581" w:rsidRDefault="00375782" w14:paraId="0014F2D0" w14:textId="39586B01">
          <w:pPr>
            <w:pStyle w:val="TOC3"/>
            <w:tabs>
              <w:tab w:val="left" w:pos="1320"/>
              <w:tab w:val="right" w:leader="dot" w:pos="9350"/>
            </w:tabs>
            <w:rPr>
              <w:noProof/>
              <w:lang w:val="en-IN" w:eastAsia="en-IN"/>
            </w:rPr>
          </w:pPr>
          <w:hyperlink w:history="1" w:anchor="_Toc33292617">
            <w:r w:rsidRPr="000211F8" w:rsidR="00602581">
              <w:rPr>
                <w:rStyle w:val="Hyperlink"/>
                <w:noProof/>
              </w:rPr>
              <w:t>6.7.6</w:t>
            </w:r>
            <w:r w:rsidR="00602581">
              <w:rPr>
                <w:noProof/>
                <w:lang w:val="en-IN" w:eastAsia="en-IN"/>
              </w:rPr>
              <w:tab/>
            </w:r>
            <w:r w:rsidRPr="000211F8" w:rsidR="00602581">
              <w:rPr>
                <w:rStyle w:val="Hyperlink"/>
                <w:noProof/>
              </w:rPr>
              <w:t>Account De-provisioning</w:t>
            </w:r>
            <w:r w:rsidR="00602581">
              <w:rPr>
                <w:noProof/>
                <w:webHidden/>
              </w:rPr>
              <w:tab/>
            </w:r>
            <w:r w:rsidR="00602581">
              <w:rPr>
                <w:noProof/>
                <w:webHidden/>
              </w:rPr>
              <w:fldChar w:fldCharType="begin"/>
            </w:r>
            <w:r w:rsidR="00602581">
              <w:rPr>
                <w:noProof/>
                <w:webHidden/>
              </w:rPr>
              <w:instrText xml:space="preserve"> PAGEREF _Toc33292617 \h </w:instrText>
            </w:r>
            <w:r w:rsidR="00602581">
              <w:rPr>
                <w:noProof/>
                <w:webHidden/>
              </w:rPr>
            </w:r>
            <w:r w:rsidR="00602581">
              <w:rPr>
                <w:noProof/>
                <w:webHidden/>
              </w:rPr>
              <w:fldChar w:fldCharType="separate"/>
            </w:r>
            <w:r w:rsidR="00602581">
              <w:rPr>
                <w:noProof/>
                <w:webHidden/>
              </w:rPr>
              <w:t>78</w:t>
            </w:r>
            <w:r w:rsidR="00602581">
              <w:rPr>
                <w:noProof/>
                <w:webHidden/>
              </w:rPr>
              <w:fldChar w:fldCharType="end"/>
            </w:r>
          </w:hyperlink>
        </w:p>
        <w:p w:rsidR="00602581" w:rsidRDefault="00375782" w14:paraId="3EB3C7C4" w14:textId="71339997">
          <w:pPr>
            <w:pStyle w:val="TOC3"/>
            <w:tabs>
              <w:tab w:val="left" w:pos="1320"/>
              <w:tab w:val="right" w:leader="dot" w:pos="9350"/>
            </w:tabs>
            <w:rPr>
              <w:noProof/>
              <w:lang w:val="en-IN" w:eastAsia="en-IN"/>
            </w:rPr>
          </w:pPr>
          <w:hyperlink w:history="1" w:anchor="_Toc33292618">
            <w:r w:rsidRPr="000211F8" w:rsidR="00602581">
              <w:rPr>
                <w:rStyle w:val="Hyperlink"/>
                <w:noProof/>
              </w:rPr>
              <w:t>6.7.7</w:t>
            </w:r>
            <w:r w:rsidR="00602581">
              <w:rPr>
                <w:noProof/>
                <w:lang w:val="en-IN" w:eastAsia="en-IN"/>
              </w:rPr>
              <w:tab/>
            </w:r>
            <w:r w:rsidRPr="000211F8" w:rsidR="00602581">
              <w:rPr>
                <w:rStyle w:val="Hyperlink"/>
                <w:noProof/>
              </w:rPr>
              <w:t>Account Re-Hire</w:t>
            </w:r>
            <w:r w:rsidR="00602581">
              <w:rPr>
                <w:noProof/>
                <w:webHidden/>
              </w:rPr>
              <w:tab/>
            </w:r>
            <w:r w:rsidR="00602581">
              <w:rPr>
                <w:noProof/>
                <w:webHidden/>
              </w:rPr>
              <w:fldChar w:fldCharType="begin"/>
            </w:r>
            <w:r w:rsidR="00602581">
              <w:rPr>
                <w:noProof/>
                <w:webHidden/>
              </w:rPr>
              <w:instrText xml:space="preserve"> PAGEREF _Toc33292618 \h </w:instrText>
            </w:r>
            <w:r w:rsidR="00602581">
              <w:rPr>
                <w:noProof/>
                <w:webHidden/>
              </w:rPr>
            </w:r>
            <w:r w:rsidR="00602581">
              <w:rPr>
                <w:noProof/>
                <w:webHidden/>
              </w:rPr>
              <w:fldChar w:fldCharType="separate"/>
            </w:r>
            <w:r w:rsidR="00602581">
              <w:rPr>
                <w:noProof/>
                <w:webHidden/>
              </w:rPr>
              <w:t>79</w:t>
            </w:r>
            <w:r w:rsidR="00602581">
              <w:rPr>
                <w:noProof/>
                <w:webHidden/>
              </w:rPr>
              <w:fldChar w:fldCharType="end"/>
            </w:r>
          </w:hyperlink>
        </w:p>
        <w:p w:rsidR="00602581" w:rsidRDefault="00375782" w14:paraId="12037882" w14:textId="5D032B70">
          <w:pPr>
            <w:pStyle w:val="TOC3"/>
            <w:tabs>
              <w:tab w:val="left" w:pos="1320"/>
              <w:tab w:val="right" w:leader="dot" w:pos="9350"/>
            </w:tabs>
            <w:rPr>
              <w:noProof/>
              <w:lang w:val="en-IN" w:eastAsia="en-IN"/>
            </w:rPr>
          </w:pPr>
          <w:hyperlink w:history="1" w:anchor="_Toc33292619">
            <w:r w:rsidRPr="000211F8" w:rsidR="00602581">
              <w:rPr>
                <w:rStyle w:val="Hyperlink"/>
                <w:noProof/>
              </w:rPr>
              <w:t>6.7.8</w:t>
            </w:r>
            <w:r w:rsidR="00602581">
              <w:rPr>
                <w:noProof/>
                <w:lang w:val="en-IN" w:eastAsia="en-IN"/>
              </w:rPr>
              <w:tab/>
            </w:r>
            <w:r w:rsidRPr="000211F8" w:rsidR="00602581">
              <w:rPr>
                <w:rStyle w:val="Hyperlink"/>
                <w:noProof/>
              </w:rPr>
              <w:t>Account Target recon</w:t>
            </w:r>
            <w:r w:rsidR="00602581">
              <w:rPr>
                <w:noProof/>
                <w:webHidden/>
              </w:rPr>
              <w:tab/>
            </w:r>
            <w:r w:rsidR="00602581">
              <w:rPr>
                <w:noProof/>
                <w:webHidden/>
              </w:rPr>
              <w:fldChar w:fldCharType="begin"/>
            </w:r>
            <w:r w:rsidR="00602581">
              <w:rPr>
                <w:noProof/>
                <w:webHidden/>
              </w:rPr>
              <w:instrText xml:space="preserve"> PAGEREF _Toc33292619 \h </w:instrText>
            </w:r>
            <w:r w:rsidR="00602581">
              <w:rPr>
                <w:noProof/>
                <w:webHidden/>
              </w:rPr>
            </w:r>
            <w:r w:rsidR="00602581">
              <w:rPr>
                <w:noProof/>
                <w:webHidden/>
              </w:rPr>
              <w:fldChar w:fldCharType="separate"/>
            </w:r>
            <w:r w:rsidR="00602581">
              <w:rPr>
                <w:noProof/>
                <w:webHidden/>
              </w:rPr>
              <w:t>80</w:t>
            </w:r>
            <w:r w:rsidR="00602581">
              <w:rPr>
                <w:noProof/>
                <w:webHidden/>
              </w:rPr>
              <w:fldChar w:fldCharType="end"/>
            </w:r>
          </w:hyperlink>
        </w:p>
        <w:p w:rsidR="00602581" w:rsidRDefault="00375782" w14:paraId="2A32CD39" w14:textId="58397D9F">
          <w:pPr>
            <w:pStyle w:val="TOC2"/>
            <w:tabs>
              <w:tab w:val="left" w:pos="880"/>
              <w:tab w:val="right" w:leader="dot" w:pos="9350"/>
            </w:tabs>
            <w:rPr>
              <w:noProof/>
              <w:lang w:val="en-IN" w:eastAsia="en-IN"/>
            </w:rPr>
          </w:pPr>
          <w:hyperlink w:history="1" w:anchor="_Toc33292620">
            <w:r w:rsidRPr="000211F8" w:rsidR="00602581">
              <w:rPr>
                <w:rStyle w:val="Hyperlink"/>
                <w:noProof/>
              </w:rPr>
              <w:t>6.8</w:t>
            </w:r>
            <w:r w:rsidR="00602581">
              <w:rPr>
                <w:noProof/>
                <w:lang w:val="en-IN" w:eastAsia="en-IN"/>
              </w:rPr>
              <w:tab/>
            </w:r>
            <w:r w:rsidRPr="000211F8" w:rsidR="00602581">
              <w:rPr>
                <w:rStyle w:val="Hyperlink"/>
                <w:noProof/>
              </w:rPr>
              <w:t>SAP GRC</w:t>
            </w:r>
            <w:r w:rsidR="00602581">
              <w:rPr>
                <w:noProof/>
                <w:webHidden/>
              </w:rPr>
              <w:tab/>
            </w:r>
            <w:r w:rsidR="00602581">
              <w:rPr>
                <w:noProof/>
                <w:webHidden/>
              </w:rPr>
              <w:fldChar w:fldCharType="begin"/>
            </w:r>
            <w:r w:rsidR="00602581">
              <w:rPr>
                <w:noProof/>
                <w:webHidden/>
              </w:rPr>
              <w:instrText xml:space="preserve"> PAGEREF _Toc33292620 \h </w:instrText>
            </w:r>
            <w:r w:rsidR="00602581">
              <w:rPr>
                <w:noProof/>
                <w:webHidden/>
              </w:rPr>
            </w:r>
            <w:r w:rsidR="00602581">
              <w:rPr>
                <w:noProof/>
                <w:webHidden/>
              </w:rPr>
              <w:fldChar w:fldCharType="separate"/>
            </w:r>
            <w:r w:rsidR="00602581">
              <w:rPr>
                <w:noProof/>
                <w:webHidden/>
              </w:rPr>
              <w:t>80</w:t>
            </w:r>
            <w:r w:rsidR="00602581">
              <w:rPr>
                <w:noProof/>
                <w:webHidden/>
              </w:rPr>
              <w:fldChar w:fldCharType="end"/>
            </w:r>
          </w:hyperlink>
        </w:p>
        <w:p w:rsidR="00602581" w:rsidRDefault="00375782" w14:paraId="79F7CDCF" w14:textId="6066F5FC">
          <w:pPr>
            <w:pStyle w:val="TOC3"/>
            <w:tabs>
              <w:tab w:val="left" w:pos="1320"/>
              <w:tab w:val="right" w:leader="dot" w:pos="9350"/>
            </w:tabs>
            <w:rPr>
              <w:noProof/>
              <w:lang w:val="en-IN" w:eastAsia="en-IN"/>
            </w:rPr>
          </w:pPr>
          <w:hyperlink w:history="1" w:anchor="_Toc33292621">
            <w:r w:rsidRPr="000211F8" w:rsidR="00602581">
              <w:rPr>
                <w:rStyle w:val="Hyperlink"/>
                <w:noProof/>
              </w:rPr>
              <w:t>6.8.1</w:t>
            </w:r>
            <w:r w:rsidR="00602581">
              <w:rPr>
                <w:noProof/>
                <w:lang w:val="en-IN" w:eastAsia="en-IN"/>
              </w:rPr>
              <w:tab/>
            </w:r>
            <w:r w:rsidRPr="000211F8" w:rsidR="00602581">
              <w:rPr>
                <w:rStyle w:val="Hyperlink"/>
                <w:noProof/>
              </w:rPr>
              <w:t>Integration Design</w:t>
            </w:r>
            <w:r w:rsidR="00602581">
              <w:rPr>
                <w:noProof/>
                <w:webHidden/>
              </w:rPr>
              <w:tab/>
            </w:r>
            <w:r w:rsidR="00602581">
              <w:rPr>
                <w:noProof/>
                <w:webHidden/>
              </w:rPr>
              <w:fldChar w:fldCharType="begin"/>
            </w:r>
            <w:r w:rsidR="00602581">
              <w:rPr>
                <w:noProof/>
                <w:webHidden/>
              </w:rPr>
              <w:instrText xml:space="preserve"> PAGEREF _Toc33292621 \h </w:instrText>
            </w:r>
            <w:r w:rsidR="00602581">
              <w:rPr>
                <w:noProof/>
                <w:webHidden/>
              </w:rPr>
            </w:r>
            <w:r w:rsidR="00602581">
              <w:rPr>
                <w:noProof/>
                <w:webHidden/>
              </w:rPr>
              <w:fldChar w:fldCharType="separate"/>
            </w:r>
            <w:r w:rsidR="00602581">
              <w:rPr>
                <w:noProof/>
                <w:webHidden/>
              </w:rPr>
              <w:t>80</w:t>
            </w:r>
            <w:r w:rsidR="00602581">
              <w:rPr>
                <w:noProof/>
                <w:webHidden/>
              </w:rPr>
              <w:fldChar w:fldCharType="end"/>
            </w:r>
          </w:hyperlink>
        </w:p>
        <w:p w:rsidR="00602581" w:rsidRDefault="00375782" w14:paraId="329F70B1" w14:textId="7C646808">
          <w:pPr>
            <w:pStyle w:val="TOC3"/>
            <w:tabs>
              <w:tab w:val="left" w:pos="1320"/>
              <w:tab w:val="right" w:leader="dot" w:pos="9350"/>
            </w:tabs>
            <w:rPr>
              <w:noProof/>
              <w:lang w:val="en-IN" w:eastAsia="en-IN"/>
            </w:rPr>
          </w:pPr>
          <w:hyperlink w:history="1" w:anchor="_Toc33292622">
            <w:r w:rsidRPr="000211F8" w:rsidR="00602581">
              <w:rPr>
                <w:rStyle w:val="Hyperlink"/>
                <w:noProof/>
              </w:rPr>
              <w:t>6.8.2</w:t>
            </w:r>
            <w:r w:rsidR="00602581">
              <w:rPr>
                <w:noProof/>
                <w:lang w:val="en-IN" w:eastAsia="en-IN"/>
              </w:rPr>
              <w:tab/>
            </w:r>
            <w:r w:rsidRPr="000211F8" w:rsidR="00602581">
              <w:rPr>
                <w:rStyle w:val="Hyperlink"/>
                <w:noProof/>
              </w:rPr>
              <w:t>Connection Details</w:t>
            </w:r>
            <w:r w:rsidR="00602581">
              <w:rPr>
                <w:noProof/>
                <w:webHidden/>
              </w:rPr>
              <w:tab/>
            </w:r>
            <w:r w:rsidR="00602581">
              <w:rPr>
                <w:noProof/>
                <w:webHidden/>
              </w:rPr>
              <w:fldChar w:fldCharType="begin"/>
            </w:r>
            <w:r w:rsidR="00602581">
              <w:rPr>
                <w:noProof/>
                <w:webHidden/>
              </w:rPr>
              <w:instrText xml:space="preserve"> PAGEREF _Toc33292622 \h </w:instrText>
            </w:r>
            <w:r w:rsidR="00602581">
              <w:rPr>
                <w:noProof/>
                <w:webHidden/>
              </w:rPr>
            </w:r>
            <w:r w:rsidR="00602581">
              <w:rPr>
                <w:noProof/>
                <w:webHidden/>
              </w:rPr>
              <w:fldChar w:fldCharType="separate"/>
            </w:r>
            <w:r w:rsidR="00602581">
              <w:rPr>
                <w:noProof/>
                <w:webHidden/>
              </w:rPr>
              <w:t>80</w:t>
            </w:r>
            <w:r w:rsidR="00602581">
              <w:rPr>
                <w:noProof/>
                <w:webHidden/>
              </w:rPr>
              <w:fldChar w:fldCharType="end"/>
            </w:r>
          </w:hyperlink>
        </w:p>
        <w:p w:rsidR="00602581" w:rsidRDefault="00375782" w14:paraId="29B2FEC2" w14:textId="0A5B361A">
          <w:pPr>
            <w:pStyle w:val="TOC3"/>
            <w:tabs>
              <w:tab w:val="left" w:pos="1320"/>
              <w:tab w:val="right" w:leader="dot" w:pos="9350"/>
            </w:tabs>
            <w:rPr>
              <w:noProof/>
              <w:lang w:val="en-IN" w:eastAsia="en-IN"/>
            </w:rPr>
          </w:pPr>
          <w:hyperlink w:history="1" w:anchor="_Toc33292623">
            <w:r w:rsidRPr="000211F8" w:rsidR="00602581">
              <w:rPr>
                <w:rStyle w:val="Hyperlink"/>
                <w:noProof/>
              </w:rPr>
              <w:t>6.8.3</w:t>
            </w:r>
            <w:r w:rsidR="00602581">
              <w:rPr>
                <w:noProof/>
                <w:lang w:val="en-IN" w:eastAsia="en-IN"/>
              </w:rPr>
              <w:tab/>
            </w:r>
            <w:r w:rsidRPr="000211F8" w:rsidR="00602581">
              <w:rPr>
                <w:rStyle w:val="Hyperlink"/>
                <w:noProof/>
              </w:rPr>
              <w:t>ARS Access Provisioning</w:t>
            </w:r>
            <w:r w:rsidR="00602581">
              <w:rPr>
                <w:noProof/>
                <w:webHidden/>
              </w:rPr>
              <w:tab/>
            </w:r>
            <w:r w:rsidR="00602581">
              <w:rPr>
                <w:noProof/>
                <w:webHidden/>
              </w:rPr>
              <w:fldChar w:fldCharType="begin"/>
            </w:r>
            <w:r w:rsidR="00602581">
              <w:rPr>
                <w:noProof/>
                <w:webHidden/>
              </w:rPr>
              <w:instrText xml:space="preserve"> PAGEREF _Toc33292623 \h </w:instrText>
            </w:r>
            <w:r w:rsidR="00602581">
              <w:rPr>
                <w:noProof/>
                <w:webHidden/>
              </w:rPr>
            </w:r>
            <w:r w:rsidR="00602581">
              <w:rPr>
                <w:noProof/>
                <w:webHidden/>
              </w:rPr>
              <w:fldChar w:fldCharType="separate"/>
            </w:r>
            <w:r w:rsidR="00602581">
              <w:rPr>
                <w:noProof/>
                <w:webHidden/>
              </w:rPr>
              <w:t>81</w:t>
            </w:r>
            <w:r w:rsidR="00602581">
              <w:rPr>
                <w:noProof/>
                <w:webHidden/>
              </w:rPr>
              <w:fldChar w:fldCharType="end"/>
            </w:r>
          </w:hyperlink>
        </w:p>
        <w:p w:rsidR="00602581" w:rsidRDefault="00375782" w14:paraId="52E424C1" w14:textId="428C211A">
          <w:pPr>
            <w:pStyle w:val="TOC3"/>
            <w:tabs>
              <w:tab w:val="left" w:pos="1320"/>
              <w:tab w:val="right" w:leader="dot" w:pos="9350"/>
            </w:tabs>
            <w:rPr>
              <w:noProof/>
              <w:lang w:val="en-IN" w:eastAsia="en-IN"/>
            </w:rPr>
          </w:pPr>
          <w:hyperlink w:history="1" w:anchor="_Toc33292624">
            <w:r w:rsidRPr="000211F8" w:rsidR="00602581">
              <w:rPr>
                <w:rStyle w:val="Hyperlink"/>
                <w:noProof/>
              </w:rPr>
              <w:t>6.8.4</w:t>
            </w:r>
            <w:r w:rsidR="00602581">
              <w:rPr>
                <w:noProof/>
                <w:lang w:val="en-IN" w:eastAsia="en-IN"/>
              </w:rPr>
              <w:tab/>
            </w:r>
            <w:r w:rsidRPr="000211F8" w:rsidR="00602581">
              <w:rPr>
                <w:rStyle w:val="Hyperlink"/>
                <w:noProof/>
              </w:rPr>
              <w:t>External Config for SOD Evaluation</w:t>
            </w:r>
            <w:r w:rsidR="00602581">
              <w:rPr>
                <w:noProof/>
                <w:webHidden/>
              </w:rPr>
              <w:tab/>
            </w:r>
            <w:r w:rsidR="00602581">
              <w:rPr>
                <w:noProof/>
                <w:webHidden/>
              </w:rPr>
              <w:fldChar w:fldCharType="begin"/>
            </w:r>
            <w:r w:rsidR="00602581">
              <w:rPr>
                <w:noProof/>
                <w:webHidden/>
              </w:rPr>
              <w:instrText xml:space="preserve"> PAGEREF _Toc33292624 \h </w:instrText>
            </w:r>
            <w:r w:rsidR="00602581">
              <w:rPr>
                <w:noProof/>
                <w:webHidden/>
              </w:rPr>
            </w:r>
            <w:r w:rsidR="00602581">
              <w:rPr>
                <w:noProof/>
                <w:webHidden/>
              </w:rPr>
              <w:fldChar w:fldCharType="separate"/>
            </w:r>
            <w:r w:rsidR="00602581">
              <w:rPr>
                <w:noProof/>
                <w:webHidden/>
              </w:rPr>
              <w:t>83</w:t>
            </w:r>
            <w:r w:rsidR="00602581">
              <w:rPr>
                <w:noProof/>
                <w:webHidden/>
              </w:rPr>
              <w:fldChar w:fldCharType="end"/>
            </w:r>
          </w:hyperlink>
        </w:p>
        <w:p w:rsidR="00602581" w:rsidRDefault="00375782" w14:paraId="1562D682" w14:textId="0833E524">
          <w:pPr>
            <w:pStyle w:val="TOC2"/>
            <w:tabs>
              <w:tab w:val="left" w:pos="880"/>
              <w:tab w:val="right" w:leader="dot" w:pos="9350"/>
            </w:tabs>
            <w:rPr>
              <w:noProof/>
              <w:lang w:val="en-IN" w:eastAsia="en-IN"/>
            </w:rPr>
          </w:pPr>
          <w:hyperlink w:history="1" w:anchor="_Toc33292625">
            <w:r w:rsidRPr="000211F8" w:rsidR="00602581">
              <w:rPr>
                <w:rStyle w:val="Hyperlink"/>
                <w:noProof/>
              </w:rPr>
              <w:t>6.9</w:t>
            </w:r>
            <w:r w:rsidR="00602581">
              <w:rPr>
                <w:noProof/>
                <w:lang w:val="en-IN" w:eastAsia="en-IN"/>
              </w:rPr>
              <w:tab/>
            </w:r>
            <w:r w:rsidRPr="000211F8" w:rsidR="00602581">
              <w:rPr>
                <w:rStyle w:val="Hyperlink"/>
                <w:noProof/>
              </w:rPr>
              <w:t>GOLD Tables</w:t>
            </w:r>
            <w:r w:rsidR="00602581">
              <w:rPr>
                <w:noProof/>
                <w:webHidden/>
              </w:rPr>
              <w:tab/>
            </w:r>
            <w:r w:rsidR="00602581">
              <w:rPr>
                <w:noProof/>
                <w:webHidden/>
              </w:rPr>
              <w:fldChar w:fldCharType="begin"/>
            </w:r>
            <w:r w:rsidR="00602581">
              <w:rPr>
                <w:noProof/>
                <w:webHidden/>
              </w:rPr>
              <w:instrText xml:space="preserve"> PAGEREF _Toc33292625 \h </w:instrText>
            </w:r>
            <w:r w:rsidR="00602581">
              <w:rPr>
                <w:noProof/>
                <w:webHidden/>
              </w:rPr>
            </w:r>
            <w:r w:rsidR="00602581">
              <w:rPr>
                <w:noProof/>
                <w:webHidden/>
              </w:rPr>
              <w:fldChar w:fldCharType="separate"/>
            </w:r>
            <w:r w:rsidR="00602581">
              <w:rPr>
                <w:noProof/>
                <w:webHidden/>
              </w:rPr>
              <w:t>84</w:t>
            </w:r>
            <w:r w:rsidR="00602581">
              <w:rPr>
                <w:noProof/>
                <w:webHidden/>
              </w:rPr>
              <w:fldChar w:fldCharType="end"/>
            </w:r>
          </w:hyperlink>
        </w:p>
        <w:p w:rsidR="00602581" w:rsidRDefault="00375782" w14:paraId="0BCBFD44" w14:textId="5A3BD69F">
          <w:pPr>
            <w:pStyle w:val="TOC3"/>
            <w:tabs>
              <w:tab w:val="left" w:pos="1320"/>
              <w:tab w:val="right" w:leader="dot" w:pos="9350"/>
            </w:tabs>
            <w:rPr>
              <w:noProof/>
              <w:lang w:val="en-IN" w:eastAsia="en-IN"/>
            </w:rPr>
          </w:pPr>
          <w:hyperlink w:history="1" w:anchor="_Toc33292626">
            <w:r w:rsidRPr="000211F8" w:rsidR="00602581">
              <w:rPr>
                <w:rStyle w:val="Hyperlink"/>
                <w:noProof/>
              </w:rPr>
              <w:t>6.9.1</w:t>
            </w:r>
            <w:r w:rsidR="00602581">
              <w:rPr>
                <w:noProof/>
                <w:lang w:val="en-IN" w:eastAsia="en-IN"/>
              </w:rPr>
              <w:tab/>
            </w:r>
            <w:r w:rsidRPr="000211F8" w:rsidR="00602581">
              <w:rPr>
                <w:rStyle w:val="Hyperlink"/>
                <w:noProof/>
              </w:rPr>
              <w:t>Connection details</w:t>
            </w:r>
            <w:r w:rsidR="00602581">
              <w:rPr>
                <w:noProof/>
                <w:webHidden/>
              </w:rPr>
              <w:tab/>
            </w:r>
            <w:r w:rsidR="00602581">
              <w:rPr>
                <w:noProof/>
                <w:webHidden/>
              </w:rPr>
              <w:fldChar w:fldCharType="begin"/>
            </w:r>
            <w:r w:rsidR="00602581">
              <w:rPr>
                <w:noProof/>
                <w:webHidden/>
              </w:rPr>
              <w:instrText xml:space="preserve"> PAGEREF _Toc33292626 \h </w:instrText>
            </w:r>
            <w:r w:rsidR="00602581">
              <w:rPr>
                <w:noProof/>
                <w:webHidden/>
              </w:rPr>
            </w:r>
            <w:r w:rsidR="00602581">
              <w:rPr>
                <w:noProof/>
                <w:webHidden/>
              </w:rPr>
              <w:fldChar w:fldCharType="separate"/>
            </w:r>
            <w:r w:rsidR="00602581">
              <w:rPr>
                <w:noProof/>
                <w:webHidden/>
              </w:rPr>
              <w:t>85</w:t>
            </w:r>
            <w:r w:rsidR="00602581">
              <w:rPr>
                <w:noProof/>
                <w:webHidden/>
              </w:rPr>
              <w:fldChar w:fldCharType="end"/>
            </w:r>
          </w:hyperlink>
        </w:p>
        <w:p w:rsidR="00602581" w:rsidRDefault="00375782" w14:paraId="2BBFCA7C" w14:textId="655B4A0B">
          <w:pPr>
            <w:pStyle w:val="TOC3"/>
            <w:tabs>
              <w:tab w:val="left" w:pos="1320"/>
              <w:tab w:val="right" w:leader="dot" w:pos="9350"/>
            </w:tabs>
            <w:rPr>
              <w:noProof/>
              <w:lang w:val="en-IN" w:eastAsia="en-IN"/>
            </w:rPr>
          </w:pPr>
          <w:hyperlink w:history="1" w:anchor="_Toc33292627">
            <w:r w:rsidRPr="000211F8" w:rsidR="00602581">
              <w:rPr>
                <w:rStyle w:val="Hyperlink"/>
                <w:noProof/>
              </w:rPr>
              <w:t>6.9.2</w:t>
            </w:r>
            <w:r w:rsidR="00602581">
              <w:rPr>
                <w:noProof/>
                <w:lang w:val="en-IN" w:eastAsia="en-IN"/>
              </w:rPr>
              <w:tab/>
            </w:r>
            <w:r w:rsidRPr="000211F8" w:rsidR="00602581">
              <w:rPr>
                <w:rStyle w:val="Hyperlink"/>
                <w:noProof/>
              </w:rPr>
              <w:t>Attribute Mapping</w:t>
            </w:r>
            <w:r w:rsidR="00602581">
              <w:rPr>
                <w:noProof/>
                <w:webHidden/>
              </w:rPr>
              <w:tab/>
            </w:r>
            <w:r w:rsidR="00602581">
              <w:rPr>
                <w:noProof/>
                <w:webHidden/>
              </w:rPr>
              <w:fldChar w:fldCharType="begin"/>
            </w:r>
            <w:r w:rsidR="00602581">
              <w:rPr>
                <w:noProof/>
                <w:webHidden/>
              </w:rPr>
              <w:instrText xml:space="preserve"> PAGEREF _Toc33292627 \h </w:instrText>
            </w:r>
            <w:r w:rsidR="00602581">
              <w:rPr>
                <w:noProof/>
                <w:webHidden/>
              </w:rPr>
            </w:r>
            <w:r w:rsidR="00602581">
              <w:rPr>
                <w:noProof/>
                <w:webHidden/>
              </w:rPr>
              <w:fldChar w:fldCharType="separate"/>
            </w:r>
            <w:r w:rsidR="00602581">
              <w:rPr>
                <w:noProof/>
                <w:webHidden/>
              </w:rPr>
              <w:t>85</w:t>
            </w:r>
            <w:r w:rsidR="00602581">
              <w:rPr>
                <w:noProof/>
                <w:webHidden/>
              </w:rPr>
              <w:fldChar w:fldCharType="end"/>
            </w:r>
          </w:hyperlink>
        </w:p>
        <w:p w:rsidR="00602581" w:rsidRDefault="00375782" w14:paraId="77C7B409" w14:textId="28FFBF41">
          <w:pPr>
            <w:pStyle w:val="TOC3"/>
            <w:tabs>
              <w:tab w:val="left" w:pos="1320"/>
              <w:tab w:val="right" w:leader="dot" w:pos="9350"/>
            </w:tabs>
            <w:rPr>
              <w:noProof/>
              <w:lang w:val="en-IN" w:eastAsia="en-IN"/>
            </w:rPr>
          </w:pPr>
          <w:hyperlink w:history="1" w:anchor="_Toc33292628">
            <w:r w:rsidRPr="000211F8" w:rsidR="00602581">
              <w:rPr>
                <w:rStyle w:val="Hyperlink"/>
                <w:noProof/>
              </w:rPr>
              <w:t>6.9.3</w:t>
            </w:r>
            <w:r w:rsidR="00602581">
              <w:rPr>
                <w:noProof/>
                <w:lang w:val="en-IN" w:eastAsia="en-IN"/>
              </w:rPr>
              <w:tab/>
            </w:r>
            <w:r w:rsidRPr="000211F8" w:rsidR="00602581">
              <w:rPr>
                <w:rStyle w:val="Hyperlink"/>
                <w:noProof/>
              </w:rPr>
              <w:t>Rules</w:t>
            </w:r>
            <w:r w:rsidR="00602581">
              <w:rPr>
                <w:noProof/>
                <w:webHidden/>
              </w:rPr>
              <w:tab/>
            </w:r>
            <w:r w:rsidR="00602581">
              <w:rPr>
                <w:noProof/>
                <w:webHidden/>
              </w:rPr>
              <w:fldChar w:fldCharType="begin"/>
            </w:r>
            <w:r w:rsidR="00602581">
              <w:rPr>
                <w:noProof/>
                <w:webHidden/>
              </w:rPr>
              <w:instrText xml:space="preserve"> PAGEREF _Toc33292628 \h </w:instrText>
            </w:r>
            <w:r w:rsidR="00602581">
              <w:rPr>
                <w:noProof/>
                <w:webHidden/>
              </w:rPr>
            </w:r>
            <w:r w:rsidR="00602581">
              <w:rPr>
                <w:noProof/>
                <w:webHidden/>
              </w:rPr>
              <w:fldChar w:fldCharType="separate"/>
            </w:r>
            <w:r w:rsidR="00602581">
              <w:rPr>
                <w:noProof/>
                <w:webHidden/>
              </w:rPr>
              <w:t>86</w:t>
            </w:r>
            <w:r w:rsidR="00602581">
              <w:rPr>
                <w:noProof/>
                <w:webHidden/>
              </w:rPr>
              <w:fldChar w:fldCharType="end"/>
            </w:r>
          </w:hyperlink>
        </w:p>
        <w:p w:rsidR="00602581" w:rsidRDefault="00375782" w14:paraId="4352B7ED" w14:textId="383E01B0">
          <w:pPr>
            <w:pStyle w:val="TOC3"/>
            <w:tabs>
              <w:tab w:val="left" w:pos="1320"/>
              <w:tab w:val="right" w:leader="dot" w:pos="9350"/>
            </w:tabs>
            <w:rPr>
              <w:noProof/>
              <w:lang w:val="en-IN" w:eastAsia="en-IN"/>
            </w:rPr>
          </w:pPr>
          <w:hyperlink w:history="1" w:anchor="_Toc33292629">
            <w:r w:rsidRPr="000211F8" w:rsidR="00602581">
              <w:rPr>
                <w:rStyle w:val="Hyperlink"/>
                <w:noProof/>
              </w:rPr>
              <w:t>6.9.4</w:t>
            </w:r>
            <w:r w:rsidR="00602581">
              <w:rPr>
                <w:noProof/>
                <w:lang w:val="en-IN" w:eastAsia="en-IN"/>
              </w:rPr>
              <w:tab/>
            </w:r>
            <w:r w:rsidRPr="000211F8" w:rsidR="00602581">
              <w:rPr>
                <w:rStyle w:val="Hyperlink"/>
                <w:noProof/>
              </w:rPr>
              <w:t>Job</w:t>
            </w:r>
            <w:r w:rsidR="00602581">
              <w:rPr>
                <w:noProof/>
                <w:webHidden/>
              </w:rPr>
              <w:tab/>
            </w:r>
            <w:r w:rsidR="00602581">
              <w:rPr>
                <w:noProof/>
                <w:webHidden/>
              </w:rPr>
              <w:fldChar w:fldCharType="begin"/>
            </w:r>
            <w:r w:rsidR="00602581">
              <w:rPr>
                <w:noProof/>
                <w:webHidden/>
              </w:rPr>
              <w:instrText xml:space="preserve"> PAGEREF _Toc33292629 \h </w:instrText>
            </w:r>
            <w:r w:rsidR="00602581">
              <w:rPr>
                <w:noProof/>
                <w:webHidden/>
              </w:rPr>
            </w:r>
            <w:r w:rsidR="00602581">
              <w:rPr>
                <w:noProof/>
                <w:webHidden/>
              </w:rPr>
              <w:fldChar w:fldCharType="separate"/>
            </w:r>
            <w:r w:rsidR="00602581">
              <w:rPr>
                <w:noProof/>
                <w:webHidden/>
              </w:rPr>
              <w:t>87</w:t>
            </w:r>
            <w:r w:rsidR="00602581">
              <w:rPr>
                <w:noProof/>
                <w:webHidden/>
              </w:rPr>
              <w:fldChar w:fldCharType="end"/>
            </w:r>
          </w:hyperlink>
        </w:p>
        <w:p w:rsidR="00602581" w:rsidRDefault="00375782" w14:paraId="5766E646" w14:textId="3E51F216">
          <w:pPr>
            <w:pStyle w:val="TOC3"/>
            <w:tabs>
              <w:tab w:val="left" w:pos="1320"/>
              <w:tab w:val="right" w:leader="dot" w:pos="9350"/>
            </w:tabs>
            <w:rPr>
              <w:noProof/>
              <w:lang w:val="en-IN" w:eastAsia="en-IN"/>
            </w:rPr>
          </w:pPr>
          <w:hyperlink w:history="1" w:anchor="_Toc33292630">
            <w:r w:rsidRPr="000211F8" w:rsidR="00602581">
              <w:rPr>
                <w:rStyle w:val="Hyperlink"/>
                <w:noProof/>
              </w:rPr>
              <w:t>6.9.5</w:t>
            </w:r>
            <w:r w:rsidR="00602581">
              <w:rPr>
                <w:noProof/>
                <w:lang w:val="en-IN" w:eastAsia="en-IN"/>
              </w:rPr>
              <w:tab/>
            </w:r>
            <w:r w:rsidRPr="000211F8" w:rsidR="00602581">
              <w:rPr>
                <w:rStyle w:val="Hyperlink"/>
                <w:noProof/>
              </w:rPr>
              <w:t>Account Provisioning</w:t>
            </w:r>
            <w:r w:rsidR="00602581">
              <w:rPr>
                <w:noProof/>
                <w:webHidden/>
              </w:rPr>
              <w:tab/>
            </w:r>
            <w:r w:rsidR="00602581">
              <w:rPr>
                <w:noProof/>
                <w:webHidden/>
              </w:rPr>
              <w:fldChar w:fldCharType="begin"/>
            </w:r>
            <w:r w:rsidR="00602581">
              <w:rPr>
                <w:noProof/>
                <w:webHidden/>
              </w:rPr>
              <w:instrText xml:space="preserve"> PAGEREF _Toc33292630 \h </w:instrText>
            </w:r>
            <w:r w:rsidR="00602581">
              <w:rPr>
                <w:noProof/>
                <w:webHidden/>
              </w:rPr>
            </w:r>
            <w:r w:rsidR="00602581">
              <w:rPr>
                <w:noProof/>
                <w:webHidden/>
              </w:rPr>
              <w:fldChar w:fldCharType="separate"/>
            </w:r>
            <w:r w:rsidR="00602581">
              <w:rPr>
                <w:noProof/>
                <w:webHidden/>
              </w:rPr>
              <w:t>87</w:t>
            </w:r>
            <w:r w:rsidR="00602581">
              <w:rPr>
                <w:noProof/>
                <w:webHidden/>
              </w:rPr>
              <w:fldChar w:fldCharType="end"/>
            </w:r>
          </w:hyperlink>
        </w:p>
        <w:p w:rsidR="00602581" w:rsidRDefault="00375782" w14:paraId="219CE9D7" w14:textId="76D96042">
          <w:pPr>
            <w:pStyle w:val="TOC3"/>
            <w:tabs>
              <w:tab w:val="left" w:pos="1320"/>
              <w:tab w:val="right" w:leader="dot" w:pos="9350"/>
            </w:tabs>
            <w:rPr>
              <w:noProof/>
              <w:lang w:val="en-IN" w:eastAsia="en-IN"/>
            </w:rPr>
          </w:pPr>
          <w:hyperlink w:history="1" w:anchor="_Toc33292631">
            <w:r w:rsidRPr="000211F8" w:rsidR="00602581">
              <w:rPr>
                <w:rStyle w:val="Hyperlink"/>
                <w:noProof/>
              </w:rPr>
              <w:t>6.9.6</w:t>
            </w:r>
            <w:r w:rsidR="00602581">
              <w:rPr>
                <w:noProof/>
                <w:lang w:val="en-IN" w:eastAsia="en-IN"/>
              </w:rPr>
              <w:tab/>
            </w:r>
            <w:r w:rsidRPr="000211F8" w:rsidR="00602581">
              <w:rPr>
                <w:rStyle w:val="Hyperlink"/>
                <w:noProof/>
              </w:rPr>
              <w:t>Account Update</w:t>
            </w:r>
            <w:r w:rsidR="00602581">
              <w:rPr>
                <w:noProof/>
                <w:webHidden/>
              </w:rPr>
              <w:tab/>
            </w:r>
            <w:r w:rsidR="00602581">
              <w:rPr>
                <w:noProof/>
                <w:webHidden/>
              </w:rPr>
              <w:fldChar w:fldCharType="begin"/>
            </w:r>
            <w:r w:rsidR="00602581">
              <w:rPr>
                <w:noProof/>
                <w:webHidden/>
              </w:rPr>
              <w:instrText xml:space="preserve"> PAGEREF _Toc33292631 \h </w:instrText>
            </w:r>
            <w:r w:rsidR="00602581">
              <w:rPr>
                <w:noProof/>
                <w:webHidden/>
              </w:rPr>
            </w:r>
            <w:r w:rsidR="00602581">
              <w:rPr>
                <w:noProof/>
                <w:webHidden/>
              </w:rPr>
              <w:fldChar w:fldCharType="separate"/>
            </w:r>
            <w:r w:rsidR="00602581">
              <w:rPr>
                <w:noProof/>
                <w:webHidden/>
              </w:rPr>
              <w:t>88</w:t>
            </w:r>
            <w:r w:rsidR="00602581">
              <w:rPr>
                <w:noProof/>
                <w:webHidden/>
              </w:rPr>
              <w:fldChar w:fldCharType="end"/>
            </w:r>
          </w:hyperlink>
        </w:p>
        <w:p w:rsidR="00602581" w:rsidRDefault="00375782" w14:paraId="1BC3B1DA" w14:textId="0B3ECAC7">
          <w:pPr>
            <w:pStyle w:val="TOC2"/>
            <w:tabs>
              <w:tab w:val="left" w:pos="880"/>
              <w:tab w:val="right" w:leader="dot" w:pos="9350"/>
            </w:tabs>
            <w:rPr>
              <w:noProof/>
              <w:lang w:val="en-IN" w:eastAsia="en-IN"/>
            </w:rPr>
          </w:pPr>
          <w:hyperlink w:history="1" w:anchor="_Toc33292632">
            <w:r w:rsidRPr="000211F8" w:rsidR="00602581">
              <w:rPr>
                <w:rStyle w:val="Hyperlink"/>
                <w:noProof/>
              </w:rPr>
              <w:t>6.10</w:t>
            </w:r>
            <w:r w:rsidR="00602581">
              <w:rPr>
                <w:noProof/>
                <w:lang w:val="en-IN" w:eastAsia="en-IN"/>
              </w:rPr>
              <w:tab/>
            </w:r>
            <w:r w:rsidRPr="000211F8" w:rsidR="00602581">
              <w:rPr>
                <w:rStyle w:val="Hyperlink"/>
                <w:noProof/>
              </w:rPr>
              <w:t>Polaris</w:t>
            </w:r>
            <w:r w:rsidR="00602581">
              <w:rPr>
                <w:noProof/>
                <w:webHidden/>
              </w:rPr>
              <w:tab/>
            </w:r>
            <w:r w:rsidR="00602581">
              <w:rPr>
                <w:noProof/>
                <w:webHidden/>
              </w:rPr>
              <w:fldChar w:fldCharType="begin"/>
            </w:r>
            <w:r w:rsidR="00602581">
              <w:rPr>
                <w:noProof/>
                <w:webHidden/>
              </w:rPr>
              <w:instrText xml:space="preserve"> PAGEREF _Toc33292632 \h </w:instrText>
            </w:r>
            <w:r w:rsidR="00602581">
              <w:rPr>
                <w:noProof/>
                <w:webHidden/>
              </w:rPr>
            </w:r>
            <w:r w:rsidR="00602581">
              <w:rPr>
                <w:noProof/>
                <w:webHidden/>
              </w:rPr>
              <w:fldChar w:fldCharType="separate"/>
            </w:r>
            <w:r w:rsidR="00602581">
              <w:rPr>
                <w:noProof/>
                <w:webHidden/>
              </w:rPr>
              <w:t>89</w:t>
            </w:r>
            <w:r w:rsidR="00602581">
              <w:rPr>
                <w:noProof/>
                <w:webHidden/>
              </w:rPr>
              <w:fldChar w:fldCharType="end"/>
            </w:r>
          </w:hyperlink>
        </w:p>
        <w:p w:rsidR="00602581" w:rsidRDefault="00375782" w14:paraId="3D8ABC61" w14:textId="5B0AE896">
          <w:pPr>
            <w:pStyle w:val="TOC3"/>
            <w:tabs>
              <w:tab w:val="left" w:pos="1320"/>
              <w:tab w:val="right" w:leader="dot" w:pos="9350"/>
            </w:tabs>
            <w:rPr>
              <w:noProof/>
              <w:lang w:val="en-IN" w:eastAsia="en-IN"/>
            </w:rPr>
          </w:pPr>
          <w:hyperlink w:history="1" w:anchor="_Toc33292633">
            <w:r w:rsidRPr="000211F8" w:rsidR="00602581">
              <w:rPr>
                <w:rStyle w:val="Hyperlink"/>
                <w:noProof/>
              </w:rPr>
              <w:t>6.10.1</w:t>
            </w:r>
            <w:r w:rsidR="00602581">
              <w:rPr>
                <w:noProof/>
                <w:lang w:val="en-IN" w:eastAsia="en-IN"/>
              </w:rPr>
              <w:tab/>
            </w:r>
            <w:r w:rsidRPr="000211F8" w:rsidR="00602581">
              <w:rPr>
                <w:rStyle w:val="Hyperlink"/>
                <w:noProof/>
              </w:rPr>
              <w:t>Connection details</w:t>
            </w:r>
            <w:r w:rsidR="00602581">
              <w:rPr>
                <w:noProof/>
                <w:webHidden/>
              </w:rPr>
              <w:tab/>
            </w:r>
            <w:r w:rsidR="00602581">
              <w:rPr>
                <w:noProof/>
                <w:webHidden/>
              </w:rPr>
              <w:fldChar w:fldCharType="begin"/>
            </w:r>
            <w:r w:rsidR="00602581">
              <w:rPr>
                <w:noProof/>
                <w:webHidden/>
              </w:rPr>
              <w:instrText xml:space="preserve"> PAGEREF _Toc33292633 \h </w:instrText>
            </w:r>
            <w:r w:rsidR="00602581">
              <w:rPr>
                <w:noProof/>
                <w:webHidden/>
              </w:rPr>
            </w:r>
            <w:r w:rsidR="00602581">
              <w:rPr>
                <w:noProof/>
                <w:webHidden/>
              </w:rPr>
              <w:fldChar w:fldCharType="separate"/>
            </w:r>
            <w:r w:rsidR="00602581">
              <w:rPr>
                <w:noProof/>
                <w:webHidden/>
              </w:rPr>
              <w:t>89</w:t>
            </w:r>
            <w:r w:rsidR="00602581">
              <w:rPr>
                <w:noProof/>
                <w:webHidden/>
              </w:rPr>
              <w:fldChar w:fldCharType="end"/>
            </w:r>
          </w:hyperlink>
        </w:p>
        <w:p w:rsidR="00602581" w:rsidRDefault="00375782" w14:paraId="0E69BA52" w14:textId="7C3EDA4C">
          <w:pPr>
            <w:pStyle w:val="TOC3"/>
            <w:tabs>
              <w:tab w:val="left" w:pos="1320"/>
              <w:tab w:val="right" w:leader="dot" w:pos="9350"/>
            </w:tabs>
            <w:rPr>
              <w:noProof/>
              <w:lang w:val="en-IN" w:eastAsia="en-IN"/>
            </w:rPr>
          </w:pPr>
          <w:hyperlink w:history="1" w:anchor="_Toc33292634">
            <w:r w:rsidRPr="000211F8" w:rsidR="00602581">
              <w:rPr>
                <w:rStyle w:val="Hyperlink"/>
                <w:noProof/>
              </w:rPr>
              <w:t>6.10.2</w:t>
            </w:r>
            <w:r w:rsidR="00602581">
              <w:rPr>
                <w:noProof/>
                <w:lang w:val="en-IN" w:eastAsia="en-IN"/>
              </w:rPr>
              <w:tab/>
            </w:r>
            <w:r w:rsidRPr="000211F8" w:rsidR="00602581">
              <w:rPr>
                <w:rStyle w:val="Hyperlink"/>
                <w:noProof/>
              </w:rPr>
              <w:t>Attribute mapping</w:t>
            </w:r>
            <w:r w:rsidR="00602581">
              <w:rPr>
                <w:noProof/>
                <w:webHidden/>
              </w:rPr>
              <w:tab/>
            </w:r>
            <w:r w:rsidR="00602581">
              <w:rPr>
                <w:noProof/>
                <w:webHidden/>
              </w:rPr>
              <w:fldChar w:fldCharType="begin"/>
            </w:r>
            <w:r w:rsidR="00602581">
              <w:rPr>
                <w:noProof/>
                <w:webHidden/>
              </w:rPr>
              <w:instrText xml:space="preserve"> PAGEREF _Toc33292634 \h </w:instrText>
            </w:r>
            <w:r w:rsidR="00602581">
              <w:rPr>
                <w:noProof/>
                <w:webHidden/>
              </w:rPr>
            </w:r>
            <w:r w:rsidR="00602581">
              <w:rPr>
                <w:noProof/>
                <w:webHidden/>
              </w:rPr>
              <w:fldChar w:fldCharType="separate"/>
            </w:r>
            <w:r w:rsidR="00602581">
              <w:rPr>
                <w:noProof/>
                <w:webHidden/>
              </w:rPr>
              <w:t>90</w:t>
            </w:r>
            <w:r w:rsidR="00602581">
              <w:rPr>
                <w:noProof/>
                <w:webHidden/>
              </w:rPr>
              <w:fldChar w:fldCharType="end"/>
            </w:r>
          </w:hyperlink>
        </w:p>
        <w:p w:rsidR="00602581" w:rsidRDefault="00375782" w14:paraId="091D908B" w14:textId="41CF04F8">
          <w:pPr>
            <w:pStyle w:val="TOC3"/>
            <w:tabs>
              <w:tab w:val="left" w:pos="1320"/>
              <w:tab w:val="right" w:leader="dot" w:pos="9350"/>
            </w:tabs>
            <w:rPr>
              <w:noProof/>
              <w:lang w:val="en-IN" w:eastAsia="en-IN"/>
            </w:rPr>
          </w:pPr>
          <w:hyperlink w:history="1" w:anchor="_Toc33292635">
            <w:r w:rsidRPr="000211F8" w:rsidR="00602581">
              <w:rPr>
                <w:rStyle w:val="Hyperlink"/>
                <w:noProof/>
              </w:rPr>
              <w:t>6.10.3</w:t>
            </w:r>
            <w:r w:rsidR="00602581">
              <w:rPr>
                <w:noProof/>
                <w:lang w:val="en-IN" w:eastAsia="en-IN"/>
              </w:rPr>
              <w:tab/>
            </w:r>
            <w:r w:rsidRPr="000211F8" w:rsidR="00602581">
              <w:rPr>
                <w:rStyle w:val="Hyperlink"/>
                <w:noProof/>
              </w:rPr>
              <w:t>Roles</w:t>
            </w:r>
            <w:r w:rsidR="00602581">
              <w:rPr>
                <w:noProof/>
                <w:webHidden/>
              </w:rPr>
              <w:tab/>
            </w:r>
            <w:r w:rsidR="00602581">
              <w:rPr>
                <w:noProof/>
                <w:webHidden/>
              </w:rPr>
              <w:fldChar w:fldCharType="begin"/>
            </w:r>
            <w:r w:rsidR="00602581">
              <w:rPr>
                <w:noProof/>
                <w:webHidden/>
              </w:rPr>
              <w:instrText xml:space="preserve"> PAGEREF _Toc33292635 \h </w:instrText>
            </w:r>
            <w:r w:rsidR="00602581">
              <w:rPr>
                <w:noProof/>
                <w:webHidden/>
              </w:rPr>
            </w:r>
            <w:r w:rsidR="00602581">
              <w:rPr>
                <w:noProof/>
                <w:webHidden/>
              </w:rPr>
              <w:fldChar w:fldCharType="separate"/>
            </w:r>
            <w:r w:rsidR="00602581">
              <w:rPr>
                <w:noProof/>
                <w:webHidden/>
              </w:rPr>
              <w:t>90</w:t>
            </w:r>
            <w:r w:rsidR="00602581">
              <w:rPr>
                <w:noProof/>
                <w:webHidden/>
              </w:rPr>
              <w:fldChar w:fldCharType="end"/>
            </w:r>
          </w:hyperlink>
        </w:p>
        <w:p w:rsidR="00602581" w:rsidRDefault="00375782" w14:paraId="4E3ED32D" w14:textId="574D2FFA">
          <w:pPr>
            <w:pStyle w:val="TOC3"/>
            <w:tabs>
              <w:tab w:val="left" w:pos="1320"/>
              <w:tab w:val="right" w:leader="dot" w:pos="9350"/>
            </w:tabs>
            <w:rPr>
              <w:noProof/>
              <w:lang w:val="en-IN" w:eastAsia="en-IN"/>
            </w:rPr>
          </w:pPr>
          <w:hyperlink w:history="1" w:anchor="_Toc33292636">
            <w:r w:rsidRPr="000211F8" w:rsidR="00602581">
              <w:rPr>
                <w:rStyle w:val="Hyperlink"/>
                <w:noProof/>
              </w:rPr>
              <w:t>6.10.4</w:t>
            </w:r>
            <w:r w:rsidR="00602581">
              <w:rPr>
                <w:noProof/>
                <w:lang w:val="en-IN" w:eastAsia="en-IN"/>
              </w:rPr>
              <w:tab/>
            </w:r>
            <w:r w:rsidRPr="000211F8" w:rsidR="00602581">
              <w:rPr>
                <w:rStyle w:val="Hyperlink"/>
                <w:noProof/>
              </w:rPr>
              <w:t>Role request approval workflow</w:t>
            </w:r>
            <w:r w:rsidR="00602581">
              <w:rPr>
                <w:noProof/>
                <w:webHidden/>
              </w:rPr>
              <w:tab/>
            </w:r>
            <w:r w:rsidR="00602581">
              <w:rPr>
                <w:noProof/>
                <w:webHidden/>
              </w:rPr>
              <w:fldChar w:fldCharType="begin"/>
            </w:r>
            <w:r w:rsidR="00602581">
              <w:rPr>
                <w:noProof/>
                <w:webHidden/>
              </w:rPr>
              <w:instrText xml:space="preserve"> PAGEREF _Toc33292636 \h </w:instrText>
            </w:r>
            <w:r w:rsidR="00602581">
              <w:rPr>
                <w:noProof/>
                <w:webHidden/>
              </w:rPr>
            </w:r>
            <w:r w:rsidR="00602581">
              <w:rPr>
                <w:noProof/>
                <w:webHidden/>
              </w:rPr>
              <w:fldChar w:fldCharType="separate"/>
            </w:r>
            <w:r w:rsidR="00602581">
              <w:rPr>
                <w:noProof/>
                <w:webHidden/>
              </w:rPr>
              <w:t>93</w:t>
            </w:r>
            <w:r w:rsidR="00602581">
              <w:rPr>
                <w:noProof/>
                <w:webHidden/>
              </w:rPr>
              <w:fldChar w:fldCharType="end"/>
            </w:r>
          </w:hyperlink>
        </w:p>
        <w:p w:rsidR="00602581" w:rsidRDefault="00375782" w14:paraId="5B384568" w14:textId="3321592A">
          <w:pPr>
            <w:pStyle w:val="TOC3"/>
            <w:tabs>
              <w:tab w:val="left" w:pos="1320"/>
              <w:tab w:val="right" w:leader="dot" w:pos="9350"/>
            </w:tabs>
            <w:rPr>
              <w:noProof/>
              <w:lang w:val="en-IN" w:eastAsia="en-IN"/>
            </w:rPr>
          </w:pPr>
          <w:hyperlink w:history="1" w:anchor="_Toc33292637">
            <w:r w:rsidRPr="000211F8" w:rsidR="00602581">
              <w:rPr>
                <w:rStyle w:val="Hyperlink"/>
                <w:noProof/>
              </w:rPr>
              <w:t>6.10.5</w:t>
            </w:r>
            <w:r w:rsidR="00602581">
              <w:rPr>
                <w:noProof/>
                <w:lang w:val="en-IN" w:eastAsia="en-IN"/>
              </w:rPr>
              <w:tab/>
            </w:r>
            <w:r w:rsidRPr="000211F8" w:rsidR="00602581">
              <w:rPr>
                <w:rStyle w:val="Hyperlink"/>
                <w:noProof/>
              </w:rPr>
              <w:t>Account provisioning</w:t>
            </w:r>
            <w:r w:rsidR="00602581">
              <w:rPr>
                <w:noProof/>
                <w:webHidden/>
              </w:rPr>
              <w:tab/>
            </w:r>
            <w:r w:rsidR="00602581">
              <w:rPr>
                <w:noProof/>
                <w:webHidden/>
              </w:rPr>
              <w:fldChar w:fldCharType="begin"/>
            </w:r>
            <w:r w:rsidR="00602581">
              <w:rPr>
                <w:noProof/>
                <w:webHidden/>
              </w:rPr>
              <w:instrText xml:space="preserve"> PAGEREF _Toc33292637 \h </w:instrText>
            </w:r>
            <w:r w:rsidR="00602581">
              <w:rPr>
                <w:noProof/>
                <w:webHidden/>
              </w:rPr>
            </w:r>
            <w:r w:rsidR="00602581">
              <w:rPr>
                <w:noProof/>
                <w:webHidden/>
              </w:rPr>
              <w:fldChar w:fldCharType="separate"/>
            </w:r>
            <w:r w:rsidR="00602581">
              <w:rPr>
                <w:noProof/>
                <w:webHidden/>
              </w:rPr>
              <w:t>93</w:t>
            </w:r>
            <w:r w:rsidR="00602581">
              <w:rPr>
                <w:noProof/>
                <w:webHidden/>
              </w:rPr>
              <w:fldChar w:fldCharType="end"/>
            </w:r>
          </w:hyperlink>
        </w:p>
        <w:p w:rsidR="00602581" w:rsidRDefault="00375782" w14:paraId="18CB7B61" w14:textId="68C12BCD">
          <w:pPr>
            <w:pStyle w:val="TOC3"/>
            <w:tabs>
              <w:tab w:val="left" w:pos="1320"/>
              <w:tab w:val="right" w:leader="dot" w:pos="9350"/>
            </w:tabs>
            <w:rPr>
              <w:noProof/>
              <w:lang w:val="en-IN" w:eastAsia="en-IN"/>
            </w:rPr>
          </w:pPr>
          <w:hyperlink w:history="1" w:anchor="_Toc33292638">
            <w:r w:rsidRPr="000211F8" w:rsidR="00602581">
              <w:rPr>
                <w:rStyle w:val="Hyperlink"/>
                <w:noProof/>
              </w:rPr>
              <w:t>6.10.6</w:t>
            </w:r>
            <w:r w:rsidR="00602581">
              <w:rPr>
                <w:noProof/>
                <w:lang w:val="en-IN" w:eastAsia="en-IN"/>
              </w:rPr>
              <w:tab/>
            </w:r>
            <w:r w:rsidRPr="000211F8" w:rsidR="00602581">
              <w:rPr>
                <w:rStyle w:val="Hyperlink"/>
                <w:noProof/>
              </w:rPr>
              <w:t>Account De-provisioning</w:t>
            </w:r>
            <w:r w:rsidR="00602581">
              <w:rPr>
                <w:noProof/>
                <w:webHidden/>
              </w:rPr>
              <w:tab/>
            </w:r>
            <w:r w:rsidR="00602581">
              <w:rPr>
                <w:noProof/>
                <w:webHidden/>
              </w:rPr>
              <w:fldChar w:fldCharType="begin"/>
            </w:r>
            <w:r w:rsidR="00602581">
              <w:rPr>
                <w:noProof/>
                <w:webHidden/>
              </w:rPr>
              <w:instrText xml:space="preserve"> PAGEREF _Toc33292638 \h </w:instrText>
            </w:r>
            <w:r w:rsidR="00602581">
              <w:rPr>
                <w:noProof/>
                <w:webHidden/>
              </w:rPr>
            </w:r>
            <w:r w:rsidR="00602581">
              <w:rPr>
                <w:noProof/>
                <w:webHidden/>
              </w:rPr>
              <w:fldChar w:fldCharType="separate"/>
            </w:r>
            <w:r w:rsidR="00602581">
              <w:rPr>
                <w:noProof/>
                <w:webHidden/>
              </w:rPr>
              <w:t>94</w:t>
            </w:r>
            <w:r w:rsidR="00602581">
              <w:rPr>
                <w:noProof/>
                <w:webHidden/>
              </w:rPr>
              <w:fldChar w:fldCharType="end"/>
            </w:r>
          </w:hyperlink>
        </w:p>
        <w:p w:rsidR="00602581" w:rsidRDefault="00375782" w14:paraId="5148EE7C" w14:textId="0955D0E4">
          <w:pPr>
            <w:pStyle w:val="TOC1"/>
            <w:rPr>
              <w:rFonts w:eastAsiaTheme="minorEastAsia"/>
              <w:noProof/>
              <w:lang w:val="en-IN" w:eastAsia="en-IN"/>
            </w:rPr>
          </w:pPr>
          <w:hyperlink w:history="1" w:anchor="_Toc33292639">
            <w:r w:rsidRPr="000211F8" w:rsidR="00602581">
              <w:rPr>
                <w:rStyle w:val="Hyperlink"/>
                <w:noProof/>
              </w:rPr>
              <w:t>7</w:t>
            </w:r>
            <w:r w:rsidR="00602581">
              <w:rPr>
                <w:rFonts w:eastAsiaTheme="minorEastAsia"/>
                <w:noProof/>
                <w:lang w:val="en-IN" w:eastAsia="en-IN"/>
              </w:rPr>
              <w:tab/>
            </w:r>
            <w:r w:rsidRPr="000211F8" w:rsidR="00602581">
              <w:rPr>
                <w:rStyle w:val="Hyperlink"/>
                <w:noProof/>
              </w:rPr>
              <w:t>Role Management -</w:t>
            </w:r>
            <w:r w:rsidR="00602581">
              <w:rPr>
                <w:noProof/>
                <w:webHidden/>
              </w:rPr>
              <w:tab/>
            </w:r>
            <w:r w:rsidR="00602581">
              <w:rPr>
                <w:noProof/>
                <w:webHidden/>
              </w:rPr>
              <w:fldChar w:fldCharType="begin"/>
            </w:r>
            <w:r w:rsidR="00602581">
              <w:rPr>
                <w:noProof/>
                <w:webHidden/>
              </w:rPr>
              <w:instrText xml:space="preserve"> PAGEREF _Toc33292639 \h </w:instrText>
            </w:r>
            <w:r w:rsidR="00602581">
              <w:rPr>
                <w:noProof/>
                <w:webHidden/>
              </w:rPr>
            </w:r>
            <w:r w:rsidR="00602581">
              <w:rPr>
                <w:noProof/>
                <w:webHidden/>
              </w:rPr>
              <w:fldChar w:fldCharType="separate"/>
            </w:r>
            <w:r w:rsidR="00602581">
              <w:rPr>
                <w:noProof/>
                <w:webHidden/>
              </w:rPr>
              <w:t>94</w:t>
            </w:r>
            <w:r w:rsidR="00602581">
              <w:rPr>
                <w:noProof/>
                <w:webHidden/>
              </w:rPr>
              <w:fldChar w:fldCharType="end"/>
            </w:r>
          </w:hyperlink>
        </w:p>
        <w:p w:rsidR="00602581" w:rsidRDefault="00375782" w14:paraId="75F1F85D" w14:textId="35329867">
          <w:pPr>
            <w:pStyle w:val="TOC2"/>
            <w:tabs>
              <w:tab w:val="left" w:pos="880"/>
              <w:tab w:val="right" w:leader="dot" w:pos="9350"/>
            </w:tabs>
            <w:rPr>
              <w:noProof/>
              <w:lang w:val="en-IN" w:eastAsia="en-IN"/>
            </w:rPr>
          </w:pPr>
          <w:hyperlink w:history="1" w:anchor="_Toc33292640">
            <w:r w:rsidRPr="000211F8" w:rsidR="00602581">
              <w:rPr>
                <w:rStyle w:val="Hyperlink"/>
                <w:noProof/>
              </w:rPr>
              <w:t>7.1</w:t>
            </w:r>
            <w:r w:rsidR="00602581">
              <w:rPr>
                <w:noProof/>
                <w:lang w:val="en-IN" w:eastAsia="en-IN"/>
              </w:rPr>
              <w:tab/>
            </w:r>
            <w:r w:rsidRPr="000211F8" w:rsidR="00602581">
              <w:rPr>
                <w:rStyle w:val="Hyperlink"/>
                <w:noProof/>
              </w:rPr>
              <w:t>Enterprise roles:</w:t>
            </w:r>
            <w:r w:rsidR="00602581">
              <w:rPr>
                <w:noProof/>
                <w:webHidden/>
              </w:rPr>
              <w:tab/>
            </w:r>
            <w:r w:rsidR="00602581">
              <w:rPr>
                <w:noProof/>
                <w:webHidden/>
              </w:rPr>
              <w:fldChar w:fldCharType="begin"/>
            </w:r>
            <w:r w:rsidR="00602581">
              <w:rPr>
                <w:noProof/>
                <w:webHidden/>
              </w:rPr>
              <w:instrText xml:space="preserve"> PAGEREF _Toc33292640 \h </w:instrText>
            </w:r>
            <w:r w:rsidR="00602581">
              <w:rPr>
                <w:noProof/>
                <w:webHidden/>
              </w:rPr>
            </w:r>
            <w:r w:rsidR="00602581">
              <w:rPr>
                <w:noProof/>
                <w:webHidden/>
              </w:rPr>
              <w:fldChar w:fldCharType="separate"/>
            </w:r>
            <w:r w:rsidR="00602581">
              <w:rPr>
                <w:noProof/>
                <w:webHidden/>
              </w:rPr>
              <w:t>94</w:t>
            </w:r>
            <w:r w:rsidR="00602581">
              <w:rPr>
                <w:noProof/>
                <w:webHidden/>
              </w:rPr>
              <w:fldChar w:fldCharType="end"/>
            </w:r>
          </w:hyperlink>
        </w:p>
        <w:p w:rsidR="00602581" w:rsidRDefault="00375782" w14:paraId="5ED20883" w14:textId="54208F2B">
          <w:pPr>
            <w:pStyle w:val="TOC2"/>
            <w:tabs>
              <w:tab w:val="left" w:pos="880"/>
              <w:tab w:val="right" w:leader="dot" w:pos="9350"/>
            </w:tabs>
            <w:rPr>
              <w:noProof/>
              <w:lang w:val="en-IN" w:eastAsia="en-IN"/>
            </w:rPr>
          </w:pPr>
          <w:hyperlink w:history="1" w:anchor="_Toc33292641">
            <w:r w:rsidRPr="000211F8" w:rsidR="00602581">
              <w:rPr>
                <w:rStyle w:val="Hyperlink"/>
                <w:noProof/>
              </w:rPr>
              <w:t>7.2</w:t>
            </w:r>
            <w:r w:rsidR="00602581">
              <w:rPr>
                <w:noProof/>
                <w:lang w:val="en-IN" w:eastAsia="en-IN"/>
              </w:rPr>
              <w:tab/>
            </w:r>
            <w:r w:rsidRPr="000211F8" w:rsidR="00602581">
              <w:rPr>
                <w:rStyle w:val="Hyperlink"/>
                <w:noProof/>
              </w:rPr>
              <w:t>Application roles</w:t>
            </w:r>
            <w:r w:rsidR="00602581">
              <w:rPr>
                <w:noProof/>
                <w:webHidden/>
              </w:rPr>
              <w:tab/>
            </w:r>
            <w:r w:rsidR="00602581">
              <w:rPr>
                <w:noProof/>
                <w:webHidden/>
              </w:rPr>
              <w:fldChar w:fldCharType="begin"/>
            </w:r>
            <w:r w:rsidR="00602581">
              <w:rPr>
                <w:noProof/>
                <w:webHidden/>
              </w:rPr>
              <w:instrText xml:space="preserve"> PAGEREF _Toc33292641 \h </w:instrText>
            </w:r>
            <w:r w:rsidR="00602581">
              <w:rPr>
                <w:noProof/>
                <w:webHidden/>
              </w:rPr>
            </w:r>
            <w:r w:rsidR="00602581">
              <w:rPr>
                <w:noProof/>
                <w:webHidden/>
              </w:rPr>
              <w:fldChar w:fldCharType="separate"/>
            </w:r>
            <w:r w:rsidR="00602581">
              <w:rPr>
                <w:noProof/>
                <w:webHidden/>
              </w:rPr>
              <w:t>94</w:t>
            </w:r>
            <w:r w:rsidR="00602581">
              <w:rPr>
                <w:noProof/>
                <w:webHidden/>
              </w:rPr>
              <w:fldChar w:fldCharType="end"/>
            </w:r>
          </w:hyperlink>
        </w:p>
        <w:p w:rsidR="00602581" w:rsidRDefault="00375782" w14:paraId="3A9D65D4" w14:textId="3C3B6D41">
          <w:pPr>
            <w:pStyle w:val="TOC1"/>
            <w:rPr>
              <w:rFonts w:eastAsiaTheme="minorEastAsia"/>
              <w:noProof/>
              <w:lang w:val="en-IN" w:eastAsia="en-IN"/>
            </w:rPr>
          </w:pPr>
          <w:hyperlink w:history="1" w:anchor="_Toc33292642">
            <w:r w:rsidRPr="000211F8" w:rsidR="00602581">
              <w:rPr>
                <w:rStyle w:val="Hyperlink"/>
                <w:noProof/>
              </w:rPr>
              <w:t>8</w:t>
            </w:r>
            <w:r w:rsidR="00602581">
              <w:rPr>
                <w:rFonts w:eastAsiaTheme="minorEastAsia"/>
                <w:noProof/>
                <w:lang w:val="en-IN" w:eastAsia="en-IN"/>
              </w:rPr>
              <w:tab/>
            </w:r>
            <w:r w:rsidRPr="000211F8" w:rsidR="00602581">
              <w:rPr>
                <w:rStyle w:val="Hyperlink"/>
                <w:noProof/>
              </w:rPr>
              <w:t>Data Migration –</w:t>
            </w:r>
            <w:r w:rsidR="00602581">
              <w:rPr>
                <w:noProof/>
                <w:webHidden/>
              </w:rPr>
              <w:tab/>
            </w:r>
            <w:r w:rsidR="00602581">
              <w:rPr>
                <w:noProof/>
                <w:webHidden/>
              </w:rPr>
              <w:fldChar w:fldCharType="begin"/>
            </w:r>
            <w:r w:rsidR="00602581">
              <w:rPr>
                <w:noProof/>
                <w:webHidden/>
              </w:rPr>
              <w:instrText xml:space="preserve"> PAGEREF _Toc33292642 \h </w:instrText>
            </w:r>
            <w:r w:rsidR="00602581">
              <w:rPr>
                <w:noProof/>
                <w:webHidden/>
              </w:rPr>
            </w:r>
            <w:r w:rsidR="00602581">
              <w:rPr>
                <w:noProof/>
                <w:webHidden/>
              </w:rPr>
              <w:fldChar w:fldCharType="separate"/>
            </w:r>
            <w:r w:rsidR="00602581">
              <w:rPr>
                <w:noProof/>
                <w:webHidden/>
              </w:rPr>
              <w:t>95</w:t>
            </w:r>
            <w:r w:rsidR="00602581">
              <w:rPr>
                <w:noProof/>
                <w:webHidden/>
              </w:rPr>
              <w:fldChar w:fldCharType="end"/>
            </w:r>
          </w:hyperlink>
        </w:p>
        <w:p w:rsidR="00602581" w:rsidRDefault="00375782" w14:paraId="4358407F" w14:textId="3CD4B6D2">
          <w:pPr>
            <w:pStyle w:val="TOC2"/>
            <w:tabs>
              <w:tab w:val="left" w:pos="880"/>
              <w:tab w:val="right" w:leader="dot" w:pos="9350"/>
            </w:tabs>
            <w:rPr>
              <w:noProof/>
              <w:lang w:val="en-IN" w:eastAsia="en-IN"/>
            </w:rPr>
          </w:pPr>
          <w:hyperlink w:history="1" w:anchor="_Toc33292643">
            <w:r w:rsidRPr="000211F8" w:rsidR="00602581">
              <w:rPr>
                <w:rStyle w:val="Hyperlink"/>
                <w:noProof/>
              </w:rPr>
              <w:t>8.1</w:t>
            </w:r>
            <w:r w:rsidR="00602581">
              <w:rPr>
                <w:noProof/>
                <w:lang w:val="en-IN" w:eastAsia="en-IN"/>
              </w:rPr>
              <w:tab/>
            </w:r>
            <w:r w:rsidRPr="000211F8" w:rsidR="00602581">
              <w:rPr>
                <w:rStyle w:val="Hyperlink"/>
                <w:noProof/>
              </w:rPr>
              <w:t>Users</w:t>
            </w:r>
            <w:r w:rsidR="00602581">
              <w:rPr>
                <w:noProof/>
                <w:webHidden/>
              </w:rPr>
              <w:tab/>
            </w:r>
            <w:r w:rsidR="00602581">
              <w:rPr>
                <w:noProof/>
                <w:webHidden/>
              </w:rPr>
              <w:fldChar w:fldCharType="begin"/>
            </w:r>
            <w:r w:rsidR="00602581">
              <w:rPr>
                <w:noProof/>
                <w:webHidden/>
              </w:rPr>
              <w:instrText xml:space="preserve"> PAGEREF _Toc33292643 \h </w:instrText>
            </w:r>
            <w:r w:rsidR="00602581">
              <w:rPr>
                <w:noProof/>
                <w:webHidden/>
              </w:rPr>
            </w:r>
            <w:r w:rsidR="00602581">
              <w:rPr>
                <w:noProof/>
                <w:webHidden/>
              </w:rPr>
              <w:fldChar w:fldCharType="separate"/>
            </w:r>
            <w:r w:rsidR="00602581">
              <w:rPr>
                <w:noProof/>
                <w:webHidden/>
              </w:rPr>
              <w:t>95</w:t>
            </w:r>
            <w:r w:rsidR="00602581">
              <w:rPr>
                <w:noProof/>
                <w:webHidden/>
              </w:rPr>
              <w:fldChar w:fldCharType="end"/>
            </w:r>
          </w:hyperlink>
        </w:p>
        <w:p w:rsidR="00602581" w:rsidRDefault="00375782" w14:paraId="2BAF10BE" w14:textId="2E0151FD">
          <w:pPr>
            <w:pStyle w:val="TOC2"/>
            <w:tabs>
              <w:tab w:val="left" w:pos="880"/>
              <w:tab w:val="right" w:leader="dot" w:pos="9350"/>
            </w:tabs>
            <w:rPr>
              <w:noProof/>
              <w:lang w:val="en-IN" w:eastAsia="en-IN"/>
            </w:rPr>
          </w:pPr>
          <w:hyperlink w:history="1" w:anchor="_Toc33292644">
            <w:r w:rsidRPr="000211F8" w:rsidR="00602581">
              <w:rPr>
                <w:rStyle w:val="Hyperlink"/>
                <w:noProof/>
              </w:rPr>
              <w:t>8.2</w:t>
            </w:r>
            <w:r w:rsidR="00602581">
              <w:rPr>
                <w:noProof/>
                <w:lang w:val="en-IN" w:eastAsia="en-IN"/>
              </w:rPr>
              <w:tab/>
            </w:r>
            <w:r w:rsidRPr="000211F8" w:rsidR="00602581">
              <w:rPr>
                <w:rStyle w:val="Hyperlink"/>
                <w:noProof/>
              </w:rPr>
              <w:t>Access</w:t>
            </w:r>
            <w:r w:rsidR="00602581">
              <w:rPr>
                <w:noProof/>
                <w:webHidden/>
              </w:rPr>
              <w:tab/>
            </w:r>
            <w:r w:rsidR="00602581">
              <w:rPr>
                <w:noProof/>
                <w:webHidden/>
              </w:rPr>
              <w:fldChar w:fldCharType="begin"/>
            </w:r>
            <w:r w:rsidR="00602581">
              <w:rPr>
                <w:noProof/>
                <w:webHidden/>
              </w:rPr>
              <w:instrText xml:space="preserve"> PAGEREF _Toc33292644 \h </w:instrText>
            </w:r>
            <w:r w:rsidR="00602581">
              <w:rPr>
                <w:noProof/>
                <w:webHidden/>
              </w:rPr>
            </w:r>
            <w:r w:rsidR="00602581">
              <w:rPr>
                <w:noProof/>
                <w:webHidden/>
              </w:rPr>
              <w:fldChar w:fldCharType="separate"/>
            </w:r>
            <w:r w:rsidR="00602581">
              <w:rPr>
                <w:noProof/>
                <w:webHidden/>
              </w:rPr>
              <w:t>95</w:t>
            </w:r>
            <w:r w:rsidR="00602581">
              <w:rPr>
                <w:noProof/>
                <w:webHidden/>
              </w:rPr>
              <w:fldChar w:fldCharType="end"/>
            </w:r>
          </w:hyperlink>
        </w:p>
        <w:p w:rsidR="00602581" w:rsidRDefault="00375782" w14:paraId="7622233C" w14:textId="2B7B7C1A">
          <w:pPr>
            <w:pStyle w:val="TOC2"/>
            <w:tabs>
              <w:tab w:val="left" w:pos="880"/>
              <w:tab w:val="right" w:leader="dot" w:pos="9350"/>
            </w:tabs>
            <w:rPr>
              <w:noProof/>
              <w:lang w:val="en-IN" w:eastAsia="en-IN"/>
            </w:rPr>
          </w:pPr>
          <w:hyperlink w:history="1" w:anchor="_Toc33292645">
            <w:r w:rsidRPr="000211F8" w:rsidR="00602581">
              <w:rPr>
                <w:rStyle w:val="Hyperlink"/>
                <w:noProof/>
              </w:rPr>
              <w:t>8.3</w:t>
            </w:r>
            <w:r w:rsidR="00602581">
              <w:rPr>
                <w:noProof/>
                <w:lang w:val="en-IN" w:eastAsia="en-IN"/>
              </w:rPr>
              <w:tab/>
            </w:r>
            <w:r w:rsidRPr="000211F8" w:rsidR="00602581">
              <w:rPr>
                <w:rStyle w:val="Hyperlink"/>
                <w:noProof/>
              </w:rPr>
              <w:t>Roles</w:t>
            </w:r>
            <w:r w:rsidR="00602581">
              <w:rPr>
                <w:noProof/>
                <w:webHidden/>
              </w:rPr>
              <w:tab/>
            </w:r>
            <w:r w:rsidR="00602581">
              <w:rPr>
                <w:noProof/>
                <w:webHidden/>
              </w:rPr>
              <w:fldChar w:fldCharType="begin"/>
            </w:r>
            <w:r w:rsidR="00602581">
              <w:rPr>
                <w:noProof/>
                <w:webHidden/>
              </w:rPr>
              <w:instrText xml:space="preserve"> PAGEREF _Toc33292645 \h </w:instrText>
            </w:r>
            <w:r w:rsidR="00602581">
              <w:rPr>
                <w:noProof/>
                <w:webHidden/>
              </w:rPr>
            </w:r>
            <w:r w:rsidR="00602581">
              <w:rPr>
                <w:noProof/>
                <w:webHidden/>
              </w:rPr>
              <w:fldChar w:fldCharType="separate"/>
            </w:r>
            <w:r w:rsidR="00602581">
              <w:rPr>
                <w:noProof/>
                <w:webHidden/>
              </w:rPr>
              <w:t>95</w:t>
            </w:r>
            <w:r w:rsidR="00602581">
              <w:rPr>
                <w:noProof/>
                <w:webHidden/>
              </w:rPr>
              <w:fldChar w:fldCharType="end"/>
            </w:r>
          </w:hyperlink>
        </w:p>
        <w:p w:rsidR="00327F4B" w:rsidRDefault="00C83FEA" w14:paraId="7533124B" w14:textId="545C4709">
          <w:r w:rsidRPr="008D7BFA">
            <w:rPr>
              <w:b/>
              <w:bCs/>
              <w:noProof/>
            </w:rPr>
            <w:fldChar w:fldCharType="end"/>
          </w:r>
        </w:p>
      </w:sdtContent>
    </w:sdt>
    <w:p w:rsidR="009006B6" w:rsidP="009006B6" w:rsidRDefault="002C20A8" w14:paraId="4351C9D9" w14:textId="77777777">
      <w:r>
        <w:br w:type="page"/>
      </w:r>
    </w:p>
    <w:p w:rsidR="001F4E6E" w:rsidP="00687D6E" w:rsidRDefault="004247FA" w14:paraId="33B95463" w14:textId="77369079">
      <w:pPr>
        <w:pStyle w:val="Heading1"/>
        <w:numPr>
          <w:ilvl w:val="0"/>
          <w:numId w:val="15"/>
        </w:numPr>
      </w:pPr>
      <w:bookmarkStart w:name="_Toc33292527" w:id="7"/>
      <w:r>
        <w:lastRenderedPageBreak/>
        <w:t>Introduction</w:t>
      </w:r>
      <w:r w:rsidR="009006B6">
        <w:t>:</w:t>
      </w:r>
      <w:bookmarkEnd w:id="7"/>
    </w:p>
    <w:p w:rsidR="004247FA" w:rsidP="004247FA" w:rsidRDefault="004247FA" w14:paraId="67E72989" w14:textId="7020DAFB">
      <w:pPr>
        <w:pStyle w:val="Heading2"/>
      </w:pPr>
      <w:bookmarkStart w:name="_Toc33292528" w:id="8"/>
      <w:r>
        <w:t xml:space="preserve">Documents </w:t>
      </w:r>
      <w:commentRangeStart w:id="9"/>
      <w:r>
        <w:t>scope</w:t>
      </w:r>
      <w:commentRangeEnd w:id="9"/>
      <w:r w:rsidR="00A464DE">
        <w:rPr>
          <w:rStyle w:val="CommentReference"/>
          <w:rFonts w:asciiTheme="minorHAnsi" w:hAnsiTheme="minorHAnsi" w:eastAsiaTheme="minorHAnsi" w:cstheme="minorBidi"/>
          <w:b w:val="0"/>
          <w:bCs w:val="0"/>
          <w:color w:val="auto"/>
        </w:rPr>
        <w:commentReference w:id="9"/>
      </w:r>
      <w:r w:rsidR="00954634">
        <w:t>:</w:t>
      </w:r>
      <w:bookmarkEnd w:id="8"/>
    </w:p>
    <w:p w:rsidR="004247FA" w:rsidP="004247FA" w:rsidRDefault="004247FA" w14:paraId="2A31693A" w14:textId="6C58FAC8">
      <w:r>
        <w:t>The</w:t>
      </w:r>
      <w:r w:rsidRPr="006E6CC0">
        <w:t xml:space="preserve"> </w:t>
      </w:r>
      <w:r w:rsidR="00120727">
        <w:t>Saviynt</w:t>
      </w:r>
      <w:r>
        <w:t xml:space="preserve"> </w:t>
      </w:r>
      <w:r w:rsidRPr="006E6CC0">
        <w:t xml:space="preserve">Architecture and Design document defines and outlines the implementation at </w:t>
      </w:r>
      <w:r>
        <w:t>Marathon Petroleum Corporation</w:t>
      </w:r>
      <w:r w:rsidRPr="006E6CC0">
        <w:t>.  The combined analysis of the current state environment and</w:t>
      </w:r>
      <w:r>
        <w:t xml:space="preserve"> as per the requirement document</w:t>
      </w:r>
      <w:r w:rsidR="005C2C60">
        <w:t>. This</w:t>
      </w:r>
      <w:r>
        <w:t xml:space="preserve"> document will address and highlight:</w:t>
      </w:r>
    </w:p>
    <w:p w:rsidR="004247FA" w:rsidP="00687D6E" w:rsidRDefault="004247FA" w14:paraId="449EA498" w14:textId="77777777">
      <w:pPr>
        <w:pStyle w:val="ListParagraph"/>
        <w:numPr>
          <w:ilvl w:val="0"/>
          <w:numId w:val="18"/>
        </w:numPr>
        <w:spacing w:after="160" w:line="259" w:lineRule="auto"/>
      </w:pPr>
      <w:r>
        <w:t>The various identity repositories which exist in the current network and their functionality</w:t>
      </w:r>
    </w:p>
    <w:p w:rsidR="004247FA" w:rsidP="00687D6E" w:rsidRDefault="004247FA" w14:paraId="151D42D9" w14:textId="77777777">
      <w:pPr>
        <w:pStyle w:val="ListParagraph"/>
        <w:numPr>
          <w:ilvl w:val="0"/>
          <w:numId w:val="18"/>
        </w:numPr>
        <w:spacing w:after="160" w:line="259" w:lineRule="auto"/>
      </w:pPr>
      <w:r>
        <w:t>Identifying and designing the overall architecture for all the entities for a functional access governance program</w:t>
      </w:r>
    </w:p>
    <w:p w:rsidR="004247FA" w:rsidP="00687D6E" w:rsidRDefault="004247FA" w14:paraId="1E9A3A54" w14:textId="77777777">
      <w:pPr>
        <w:pStyle w:val="ListParagraph"/>
        <w:numPr>
          <w:ilvl w:val="0"/>
          <w:numId w:val="18"/>
        </w:numPr>
        <w:spacing w:after="160" w:line="259" w:lineRule="auto"/>
      </w:pPr>
      <w:r>
        <w:t>Setting up three (3) physical enviro</w:t>
      </w:r>
      <w:r w:rsidRPr="0033355D">
        <w:t>n</w:t>
      </w:r>
      <w:r>
        <w:t>ments:</w:t>
      </w:r>
    </w:p>
    <w:p w:rsidR="004247FA" w:rsidP="00687D6E" w:rsidRDefault="004247FA" w14:paraId="1DBC6489" w14:textId="77777777">
      <w:pPr>
        <w:pStyle w:val="ListParagraph"/>
        <w:numPr>
          <w:ilvl w:val="1"/>
          <w:numId w:val="18"/>
        </w:numPr>
        <w:spacing w:after="160" w:line="259" w:lineRule="auto"/>
      </w:pPr>
      <w:r>
        <w:t>Development Environment</w:t>
      </w:r>
    </w:p>
    <w:p w:rsidR="004247FA" w:rsidP="00687D6E" w:rsidRDefault="004247FA" w14:paraId="5F69A233" w14:textId="77777777">
      <w:pPr>
        <w:pStyle w:val="ListParagraph"/>
        <w:numPr>
          <w:ilvl w:val="1"/>
          <w:numId w:val="18"/>
        </w:numPr>
        <w:spacing w:after="160" w:line="259" w:lineRule="auto"/>
      </w:pPr>
      <w:r>
        <w:t>UAT Environment</w:t>
      </w:r>
    </w:p>
    <w:p w:rsidR="004247FA" w:rsidP="00687D6E" w:rsidRDefault="004247FA" w14:paraId="728074D6" w14:textId="77777777">
      <w:pPr>
        <w:pStyle w:val="ListParagraph"/>
        <w:numPr>
          <w:ilvl w:val="1"/>
          <w:numId w:val="18"/>
        </w:numPr>
        <w:spacing w:after="160" w:line="259" w:lineRule="auto"/>
      </w:pPr>
      <w:r>
        <w:t>Production Environment</w:t>
      </w:r>
    </w:p>
    <w:p w:rsidR="004247FA" w:rsidP="004247FA" w:rsidRDefault="004247FA" w14:paraId="450F2EAD" w14:textId="355DAFCC">
      <w:pPr>
        <w:pStyle w:val="Heading2"/>
      </w:pPr>
      <w:bookmarkStart w:name="_Toc33292529" w:id="10"/>
      <w:r>
        <w:t>Project Overview</w:t>
      </w:r>
      <w:r w:rsidR="00954634">
        <w:t>:</w:t>
      </w:r>
      <w:bookmarkEnd w:id="10"/>
    </w:p>
    <w:p w:rsidR="004247FA" w:rsidP="004247FA" w:rsidRDefault="004247FA" w14:paraId="727E8347" w14:textId="77777777">
      <w:r>
        <w:t xml:space="preserve">As a part of the overall IAM Risk Management and Security program, MPC has identified specific initiatives </w:t>
      </w:r>
      <w:r w:rsidRPr="005B38AA">
        <w:t>they would like</w:t>
      </w:r>
      <w:r>
        <w:t xml:space="preserve"> to pursue in order to accelerate achievem</w:t>
      </w:r>
      <w:r w:rsidR="00EC63E4">
        <w:t>ent of key business objectives.</w:t>
      </w:r>
      <w:r>
        <w:t xml:space="preserve"> MPC has requested Simeio to address Access Governance as part of phase 1 initiative.</w:t>
      </w:r>
    </w:p>
    <w:p w:rsidR="004247FA" w:rsidP="004247FA" w:rsidRDefault="004247FA" w14:paraId="7A7F323A" w14:textId="77777777">
      <w:r>
        <w:t>The purpose of this project is to ensure that the right individuals have the right access to the right resources at the right times and for the right reasons.</w:t>
      </w:r>
    </w:p>
    <w:p w:rsidR="004247FA" w:rsidP="004247FA" w:rsidRDefault="004247FA" w14:paraId="7CB6C996" w14:textId="7FCFEEE9">
      <w:r>
        <w:t xml:space="preserve">The plan is to implement and use the </w:t>
      </w:r>
      <w:r w:rsidR="00120727">
        <w:t>Saviynt</w:t>
      </w:r>
      <w:r>
        <w:t xml:space="preserve"> tool. This project will first analyses the existing infrastructure and access given methods and business tools that is used in it and replace the same functionalities with </w:t>
      </w:r>
      <w:r w:rsidR="00120727">
        <w:t>Saviynt</w:t>
      </w:r>
      <w:r>
        <w:t xml:space="preserve"> without changing the business logic </w:t>
      </w:r>
      <w:r w:rsidRPr="005B38AA">
        <w:t>and</w:t>
      </w:r>
      <w:r>
        <w:t xml:space="preserve"> </w:t>
      </w:r>
      <w:r w:rsidRPr="005B38AA">
        <w:t>if</w:t>
      </w:r>
      <w:r>
        <w:t xml:space="preserve"> any enhancement required then that will be suggested and carried over in the current architecture.</w:t>
      </w:r>
    </w:p>
    <w:p w:rsidRPr="004247FA" w:rsidR="004247FA" w:rsidP="004247FA" w:rsidRDefault="004247FA" w14:paraId="0B607CB3" w14:textId="2241D7FE">
      <w:pPr>
        <w:pStyle w:val="Heading1"/>
      </w:pPr>
      <w:bookmarkStart w:name="_Toc530649790" w:id="11"/>
      <w:bookmarkStart w:name="_Toc33292530" w:id="12"/>
      <w:r w:rsidRPr="004247FA">
        <w:t>Design and Architecture</w:t>
      </w:r>
      <w:bookmarkEnd w:id="11"/>
      <w:r w:rsidR="000D430A">
        <w:t>:</w:t>
      </w:r>
      <w:bookmarkEnd w:id="12"/>
    </w:p>
    <w:p w:rsidRPr="004247FA" w:rsidR="004247FA" w:rsidP="004247FA" w:rsidRDefault="004247FA" w14:paraId="0F9CA696" w14:textId="2A566226">
      <w:pPr>
        <w:pStyle w:val="Heading2"/>
      </w:pPr>
      <w:bookmarkStart w:name="_Toc530649791" w:id="13"/>
      <w:bookmarkStart w:name="_Toc33292531" w:id="14"/>
      <w:r w:rsidRPr="004247FA">
        <w:t>Logical Architecture</w:t>
      </w:r>
      <w:bookmarkEnd w:id="13"/>
      <w:r w:rsidR="000D430A">
        <w:t>:</w:t>
      </w:r>
      <w:bookmarkEnd w:id="14"/>
    </w:p>
    <w:p w:rsidR="004247FA" w:rsidP="004247FA" w:rsidRDefault="004247FA" w14:paraId="07AF8DE1" w14:textId="1E6204BB">
      <w:pPr>
        <w:rPr>
          <w:rFonts w:cstheme="minorHAnsi"/>
        </w:rPr>
      </w:pPr>
      <w:r>
        <w:rPr>
          <w:rFonts w:cstheme="minorHAnsi"/>
        </w:rPr>
        <w:t xml:space="preserve">The logical architecture describes all high-level system components that are needed to implement the </w:t>
      </w:r>
      <w:r w:rsidR="00120727">
        <w:rPr>
          <w:rFonts w:cstheme="minorHAnsi"/>
        </w:rPr>
        <w:t>Saviynt</w:t>
      </w:r>
      <w:r>
        <w:rPr>
          <w:rFonts w:cstheme="minorHAnsi"/>
        </w:rPr>
        <w:t xml:space="preserve"> Security Manager (SSM). The SSM solution is a web-based application that runs on a relational database and application server. </w:t>
      </w:r>
    </w:p>
    <w:p w:rsidR="00A31D85" w:rsidP="004247FA" w:rsidRDefault="00A31D85" w14:paraId="13047F65" w14:textId="3FFBFB5A">
      <w:pPr>
        <w:rPr>
          <w:rFonts w:cstheme="minorHAnsi"/>
        </w:rPr>
      </w:pPr>
    </w:p>
    <w:p w:rsidR="00A31D85" w:rsidP="004247FA" w:rsidRDefault="00A31D85" w14:paraId="40E68695" w14:textId="66C5E8A1">
      <w:pPr>
        <w:rPr>
          <w:rFonts w:cstheme="minorHAnsi"/>
        </w:rPr>
      </w:pPr>
    </w:p>
    <w:p w:rsidR="00A31D85" w:rsidP="004247FA" w:rsidRDefault="00A31D85" w14:paraId="517A54E9" w14:textId="77777777">
      <w:pPr>
        <w:rPr>
          <w:rFonts w:cstheme="minorHAnsi"/>
        </w:rPr>
      </w:pPr>
    </w:p>
    <w:p w:rsidRPr="003D758B" w:rsidR="004247FA" w:rsidP="004247FA" w:rsidRDefault="004247FA" w14:paraId="74E2ABDB" w14:textId="77777777">
      <w:pPr>
        <w:rPr>
          <w:rFonts w:cstheme="minorHAnsi"/>
          <w:b/>
        </w:rPr>
      </w:pPr>
      <w:r>
        <w:rPr>
          <w:rFonts w:cstheme="minorHAnsi"/>
          <w:b/>
        </w:rPr>
        <w:lastRenderedPageBreak/>
        <w:t xml:space="preserve">HR </w:t>
      </w:r>
      <w:r w:rsidRPr="003D758B">
        <w:rPr>
          <w:rFonts w:cstheme="minorHAnsi"/>
          <w:b/>
        </w:rPr>
        <w:t>Trusted Feeds:</w:t>
      </w:r>
    </w:p>
    <w:p w:rsidRPr="003D758B" w:rsidR="004247FA" w:rsidP="00687D6E" w:rsidRDefault="412014C6" w14:paraId="36E7D676" w14:textId="607998F4">
      <w:pPr>
        <w:pStyle w:val="ListParagraph"/>
        <w:numPr>
          <w:ilvl w:val="0"/>
          <w:numId w:val="19"/>
        </w:numPr>
        <w:spacing w:before="120" w:after="120" w:line="259" w:lineRule="auto"/>
      </w:pPr>
      <w:r w:rsidRPr="412014C6">
        <w:t>Success</w:t>
      </w:r>
      <w:r w:rsidR="00A31D85">
        <w:t xml:space="preserve"> </w:t>
      </w:r>
      <w:r w:rsidRPr="412014C6">
        <w:t xml:space="preserve">Factor </w:t>
      </w:r>
      <w:r w:rsidR="00A31D85">
        <w:rPr>
          <w:rFonts w:ascii="Calibri" w:hAnsi="Calibri" w:eastAsia="Calibri" w:cs="Calibri"/>
        </w:rPr>
        <w:t>VW_</w:t>
      </w:r>
      <w:r w:rsidR="00120727">
        <w:rPr>
          <w:rFonts w:ascii="Calibri" w:hAnsi="Calibri" w:eastAsia="Calibri" w:cs="Calibri"/>
        </w:rPr>
        <w:t>SAVIYNT</w:t>
      </w:r>
      <w:r w:rsidR="00A31D85">
        <w:rPr>
          <w:rFonts w:ascii="Calibri" w:hAnsi="Calibri" w:eastAsia="Calibri" w:cs="Calibri"/>
        </w:rPr>
        <w:t>_SAP_RECON/VW_</w:t>
      </w:r>
      <w:r w:rsidR="00120727">
        <w:rPr>
          <w:rFonts w:ascii="Calibri" w:hAnsi="Calibri" w:eastAsia="Calibri" w:cs="Calibri"/>
        </w:rPr>
        <w:t>SAVIYNT</w:t>
      </w:r>
      <w:r w:rsidR="00A31D85">
        <w:rPr>
          <w:rFonts w:ascii="Calibri" w:hAnsi="Calibri" w:eastAsia="Calibri" w:cs="Calibri"/>
        </w:rPr>
        <w:t>_SAP_RECON_INCREMENTAL</w:t>
      </w:r>
      <w:r w:rsidRPr="412014C6">
        <w:t xml:space="preserve"> (Employees)</w:t>
      </w:r>
    </w:p>
    <w:p w:rsidRPr="003D758B" w:rsidR="004247FA" w:rsidP="004247FA" w:rsidRDefault="004247FA" w14:paraId="771B47E7" w14:textId="77777777">
      <w:pPr>
        <w:rPr>
          <w:rFonts w:cstheme="minorHAnsi"/>
          <w:b/>
        </w:rPr>
      </w:pPr>
      <w:r>
        <w:rPr>
          <w:rFonts w:cstheme="minorHAnsi"/>
          <w:b/>
        </w:rPr>
        <w:t xml:space="preserve">Target </w:t>
      </w:r>
      <w:r w:rsidRPr="003D758B">
        <w:rPr>
          <w:rFonts w:cstheme="minorHAnsi"/>
          <w:b/>
        </w:rPr>
        <w:t>Reconciliation:</w:t>
      </w:r>
    </w:p>
    <w:p w:rsidR="004247FA" w:rsidP="00687D6E" w:rsidRDefault="004247FA" w14:paraId="6CA25D5B" w14:textId="77777777">
      <w:pPr>
        <w:pStyle w:val="ListParagraph"/>
        <w:numPr>
          <w:ilvl w:val="0"/>
          <w:numId w:val="20"/>
        </w:numPr>
        <w:spacing w:before="120" w:after="120" w:line="259" w:lineRule="auto"/>
        <w:rPr>
          <w:rFonts w:cstheme="minorHAnsi"/>
        </w:rPr>
      </w:pPr>
      <w:r>
        <w:rPr>
          <w:rFonts w:cstheme="minorHAnsi"/>
        </w:rPr>
        <w:t xml:space="preserve">Active Directory </w:t>
      </w:r>
    </w:p>
    <w:p w:rsidR="004247FA" w:rsidP="00687D6E" w:rsidRDefault="004247FA" w14:paraId="70ECC831" w14:textId="6A2598E5">
      <w:pPr>
        <w:pStyle w:val="ListParagraph"/>
        <w:numPr>
          <w:ilvl w:val="0"/>
          <w:numId w:val="20"/>
        </w:numPr>
        <w:spacing w:before="120" w:after="120" w:line="259" w:lineRule="auto"/>
        <w:rPr>
          <w:rFonts w:cstheme="minorHAnsi"/>
        </w:rPr>
      </w:pPr>
      <w:r>
        <w:rPr>
          <w:rFonts w:cstheme="minorHAnsi"/>
        </w:rPr>
        <w:t>Polaris DB</w:t>
      </w:r>
    </w:p>
    <w:p w:rsidR="00A31D85" w:rsidP="00687D6E" w:rsidRDefault="00A31D85" w14:paraId="3F678905" w14:textId="2CAEA0E5">
      <w:pPr>
        <w:pStyle w:val="ListParagraph"/>
        <w:numPr>
          <w:ilvl w:val="0"/>
          <w:numId w:val="20"/>
        </w:numPr>
        <w:spacing w:before="120" w:after="120" w:line="259" w:lineRule="auto"/>
        <w:rPr>
          <w:rFonts w:cstheme="minorHAnsi"/>
        </w:rPr>
      </w:pPr>
      <w:r>
        <w:rPr>
          <w:rFonts w:cstheme="minorHAnsi"/>
        </w:rPr>
        <w:t>Gold DB</w:t>
      </w:r>
    </w:p>
    <w:p w:rsidR="004247FA" w:rsidP="00687D6E" w:rsidRDefault="004247FA" w14:paraId="46C90506" w14:textId="77777777">
      <w:pPr>
        <w:pStyle w:val="ListParagraph"/>
        <w:numPr>
          <w:ilvl w:val="0"/>
          <w:numId w:val="20"/>
        </w:numPr>
        <w:spacing w:before="120" w:after="120" w:line="259" w:lineRule="auto"/>
        <w:rPr>
          <w:rFonts w:cstheme="minorHAnsi"/>
        </w:rPr>
      </w:pPr>
      <w:r>
        <w:rPr>
          <w:rFonts w:cstheme="minorHAnsi"/>
        </w:rPr>
        <w:t>SAP BWP</w:t>
      </w:r>
    </w:p>
    <w:p w:rsidR="004247FA" w:rsidP="00687D6E" w:rsidRDefault="004247FA" w14:paraId="28D28F86" w14:textId="77777777">
      <w:pPr>
        <w:pStyle w:val="ListParagraph"/>
        <w:numPr>
          <w:ilvl w:val="0"/>
          <w:numId w:val="20"/>
        </w:numPr>
        <w:spacing w:before="120" w:after="120" w:line="259" w:lineRule="auto"/>
        <w:rPr>
          <w:rFonts w:cstheme="minorHAnsi"/>
        </w:rPr>
      </w:pPr>
      <w:r>
        <w:rPr>
          <w:rFonts w:cstheme="minorHAnsi"/>
        </w:rPr>
        <w:t>SAP ECP</w:t>
      </w:r>
    </w:p>
    <w:p w:rsidR="004247FA" w:rsidP="00687D6E" w:rsidRDefault="004247FA" w14:paraId="30D8C113" w14:textId="77777777">
      <w:pPr>
        <w:pStyle w:val="ListParagraph"/>
        <w:numPr>
          <w:ilvl w:val="0"/>
          <w:numId w:val="20"/>
        </w:numPr>
        <w:spacing w:before="120" w:after="120" w:line="259" w:lineRule="auto"/>
        <w:rPr>
          <w:rFonts w:cstheme="minorHAnsi"/>
        </w:rPr>
      </w:pPr>
      <w:r>
        <w:rPr>
          <w:rFonts w:cstheme="minorHAnsi"/>
        </w:rPr>
        <w:t xml:space="preserve">SAP </w:t>
      </w:r>
      <w:r w:rsidR="00A675B2">
        <w:rPr>
          <w:rFonts w:cstheme="minorHAnsi"/>
        </w:rPr>
        <w:t>GRP</w:t>
      </w:r>
    </w:p>
    <w:p w:rsidR="00A675B2" w:rsidP="00687D6E" w:rsidRDefault="00A675B2" w14:paraId="0673D4FD" w14:textId="77777777">
      <w:pPr>
        <w:pStyle w:val="ListParagraph"/>
        <w:numPr>
          <w:ilvl w:val="0"/>
          <w:numId w:val="20"/>
        </w:numPr>
        <w:spacing w:before="120" w:after="120" w:line="259" w:lineRule="auto"/>
        <w:rPr>
          <w:rFonts w:cstheme="minorHAnsi"/>
        </w:rPr>
      </w:pPr>
      <w:r>
        <w:rPr>
          <w:rFonts w:cstheme="minorHAnsi"/>
        </w:rPr>
        <w:t>SAP MDP</w:t>
      </w:r>
    </w:p>
    <w:p w:rsidR="00A675B2" w:rsidP="00687D6E" w:rsidRDefault="00A675B2" w14:paraId="24BEB4A5" w14:textId="77777777">
      <w:pPr>
        <w:pStyle w:val="ListParagraph"/>
        <w:numPr>
          <w:ilvl w:val="0"/>
          <w:numId w:val="20"/>
        </w:numPr>
        <w:spacing w:before="120" w:after="120" w:line="259" w:lineRule="auto"/>
        <w:rPr>
          <w:rFonts w:cstheme="minorHAnsi"/>
        </w:rPr>
      </w:pPr>
      <w:r>
        <w:rPr>
          <w:rFonts w:cstheme="minorHAnsi"/>
        </w:rPr>
        <w:t>SAP MGP</w:t>
      </w:r>
    </w:p>
    <w:p w:rsidRPr="0095260E" w:rsidR="004247FA" w:rsidP="00687D6E" w:rsidRDefault="00A675B2" w14:paraId="4324E366" w14:textId="77777777">
      <w:pPr>
        <w:pStyle w:val="ListParagraph"/>
        <w:numPr>
          <w:ilvl w:val="0"/>
          <w:numId w:val="20"/>
        </w:numPr>
        <w:spacing w:before="120" w:after="120" w:line="259" w:lineRule="auto"/>
        <w:rPr>
          <w:rFonts w:cstheme="minorHAnsi"/>
        </w:rPr>
      </w:pPr>
      <w:r w:rsidRPr="0095260E">
        <w:rPr>
          <w:rFonts w:cstheme="minorHAnsi"/>
        </w:rPr>
        <w:t>SAP SRP</w:t>
      </w:r>
    </w:p>
    <w:p w:rsidR="004247FA" w:rsidP="004247FA" w:rsidRDefault="004247FA" w14:paraId="7934A880" w14:textId="77777777">
      <w:pPr>
        <w:rPr>
          <w:rFonts w:cstheme="minorHAnsi"/>
        </w:rPr>
      </w:pPr>
      <w:r>
        <w:rPr>
          <w:rFonts w:cstheme="minorHAnsi"/>
        </w:rPr>
        <w:t>The diagram below details the logical architecture.</w:t>
      </w:r>
    </w:p>
    <w:p w:rsidR="006954B8" w:rsidP="004247FA" w:rsidRDefault="003E7970" w14:paraId="74313EA4" w14:textId="2C46BCB6">
      <w:r w:rsidR="003E7970">
        <w:drawing>
          <wp:inline wp14:editId="40EA8ECB" wp14:anchorId="2DAA5A61">
            <wp:extent cx="5943600" cy="3738150"/>
            <wp:effectExtent l="0" t="0" r="0" b="0"/>
            <wp:docPr id="454285347" name="Picture 6" descr="C:\Users\caryal\Desktop\MPC\Extra Docs\MPC_Logical_Arch.jpg" title=""/>
            <wp:cNvGraphicFramePr>
              <a:graphicFrameLocks noChangeAspect="1"/>
            </wp:cNvGraphicFramePr>
            <a:graphic>
              <a:graphicData uri="http://schemas.openxmlformats.org/drawingml/2006/picture">
                <pic:pic>
                  <pic:nvPicPr>
                    <pic:cNvPr id="0" name="Picture 6"/>
                    <pic:cNvPicPr/>
                  </pic:nvPicPr>
                  <pic:blipFill>
                    <a:blip r:embed="Rae804d13feca40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738150"/>
                    </a:xfrm>
                    <a:prstGeom prst="rect">
                      <a:avLst/>
                    </a:prstGeom>
                  </pic:spPr>
                </pic:pic>
              </a:graphicData>
            </a:graphic>
          </wp:inline>
        </w:drawing>
      </w:r>
    </w:p>
    <w:p w:rsidR="00FD16A4" w:rsidP="004247FA" w:rsidRDefault="00FD16A4" w14:paraId="203D1B6E" w14:textId="77777777"/>
    <w:p w:rsidRPr="00FE3DC4" w:rsidR="00FE3DC4" w:rsidP="00FE3DC4" w:rsidRDefault="00FE3DC4" w14:paraId="63521C8E" w14:textId="0489024E">
      <w:pPr>
        <w:pStyle w:val="Heading2"/>
      </w:pPr>
      <w:bookmarkStart w:name="_Toc530649792" w:id="15"/>
      <w:bookmarkStart w:name="_Toc33292532" w:id="16"/>
      <w:r w:rsidRPr="00FE3DC4">
        <w:lastRenderedPageBreak/>
        <w:t>Physical Architecture</w:t>
      </w:r>
      <w:bookmarkEnd w:id="15"/>
      <w:bookmarkEnd w:id="16"/>
    </w:p>
    <w:p w:rsidRPr="00855C65" w:rsidR="00FE3DC4" w:rsidP="00855C65" w:rsidRDefault="00FE3DC4" w14:paraId="601E6C5E" w14:textId="420B717D">
      <w:pPr>
        <w:rPr>
          <w:rFonts w:cstheme="minorHAnsi"/>
        </w:rPr>
      </w:pPr>
      <w:r>
        <w:rPr>
          <w:rFonts w:cstheme="minorHAnsi"/>
        </w:rPr>
        <w:t xml:space="preserve">The physical architecture describes the deployment layout of hardware and software components, including integration with network infrastructure. The </w:t>
      </w:r>
      <w:r w:rsidR="00120727">
        <w:rPr>
          <w:rFonts w:cstheme="minorHAnsi"/>
        </w:rPr>
        <w:t>Saviynt</w:t>
      </w:r>
      <w:r>
        <w:rPr>
          <w:rFonts w:cstheme="minorHAnsi"/>
        </w:rPr>
        <w:t xml:space="preserve"> Security Manager will be deployed on separate servers. </w:t>
      </w:r>
    </w:p>
    <w:p w:rsidR="00FE3DC4" w:rsidP="00FE3DC4" w:rsidRDefault="006954B8" w14:paraId="0A304ADD" w14:textId="73720ADF">
      <w:pPr>
        <w:rPr>
          <w:rFonts w:cstheme="minorHAnsi"/>
        </w:rPr>
      </w:pPr>
      <w:r w:rsidR="006954B8">
        <w:drawing>
          <wp:inline wp14:editId="2D7E1434" wp14:anchorId="41556E5C">
            <wp:extent cx="5943600" cy="2663190"/>
            <wp:effectExtent l="0" t="0" r="0" b="3810"/>
            <wp:docPr id="605977622" name="Picture 4" descr="D:\MPC Legacy Saviynt\Marathon Doc By Amit bhai\MPC Design doc\Marathon Physical Architecture-New1.jpg" title=""/>
            <wp:cNvGraphicFramePr>
              <a:graphicFrameLocks noChangeAspect="1"/>
            </wp:cNvGraphicFramePr>
            <a:graphic>
              <a:graphicData uri="http://schemas.openxmlformats.org/drawingml/2006/picture">
                <pic:pic>
                  <pic:nvPicPr>
                    <pic:cNvPr id="0" name="Picture 4"/>
                    <pic:cNvPicPr/>
                  </pic:nvPicPr>
                  <pic:blipFill>
                    <a:blip r:embed="R5671a9c152994f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663190"/>
                    </a:xfrm>
                    <a:prstGeom prst="rect">
                      <a:avLst/>
                    </a:prstGeom>
                  </pic:spPr>
                </pic:pic>
              </a:graphicData>
            </a:graphic>
          </wp:inline>
        </w:drawing>
      </w:r>
    </w:p>
    <w:p w:rsidR="00862C48" w:rsidP="00862C48" w:rsidRDefault="00862C48" w14:paraId="79B4A54C" w14:textId="6CBF618B">
      <w:pPr>
        <w:pStyle w:val="Heading1"/>
      </w:pPr>
      <w:bookmarkStart w:name="_Toc33292533" w:id="17"/>
      <w:r>
        <w:t xml:space="preserve">Network </w:t>
      </w:r>
      <w:r w:rsidR="008E71D1">
        <w:t>Detail</w:t>
      </w:r>
      <w:r>
        <w:t>:</w:t>
      </w:r>
      <w:bookmarkEnd w:id="17"/>
    </w:p>
    <w:p w:rsidRPr="008E71D1" w:rsidR="008E71D1" w:rsidP="008E71D1" w:rsidRDefault="008E71D1" w14:paraId="22364A79" w14:textId="77777777">
      <w:r>
        <w:t xml:space="preserve">Attached below is the network </w:t>
      </w:r>
      <w:commentRangeStart w:id="18"/>
      <w:r>
        <w:t>details</w:t>
      </w:r>
      <w:commentRangeEnd w:id="18"/>
      <w:r w:rsidR="00D14718">
        <w:rPr>
          <w:rStyle w:val="CommentReference"/>
        </w:rPr>
        <w:commentReference w:id="18"/>
      </w:r>
      <w:r>
        <w:t>.</w:t>
      </w:r>
    </w:p>
    <w:bookmarkStart w:name="_MON_1628527774" w:id="19"/>
    <w:bookmarkEnd w:id="19"/>
    <w:p w:rsidR="008E71D1" w:rsidP="00862C48" w:rsidRDefault="0005368C" w14:paraId="17D3D329" w14:textId="71A47B4C">
      <w:r>
        <w:object w:dxaOrig="1287" w:dyaOrig="837" w14:anchorId="1F1168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7" style="width:64.55pt;height:42.1pt" o:ole="" type="#_x0000_t75">
            <v:imagedata o:title="" r:id="rId16"/>
          </v:shape>
          <o:OLEObject Type="Embed" ProgID="Excel.Sheet.12" ShapeID="_x0000_i1027" DrawAspect="Icon" ObjectID="_1653308162" r:id="rId17"/>
        </w:object>
      </w:r>
    </w:p>
    <w:p w:rsidR="00A31D85" w:rsidP="00862C48" w:rsidRDefault="00A31D85" w14:paraId="189F0F3B" w14:textId="2917F91E"/>
    <w:p w:rsidR="00A31D85" w:rsidP="00862C48" w:rsidRDefault="00A31D85" w14:paraId="17BCAD99" w14:textId="3C5C74D0"/>
    <w:p w:rsidR="00A31D85" w:rsidP="00862C48" w:rsidRDefault="00A31D85" w14:paraId="41FA2C2D" w14:textId="357D814E"/>
    <w:p w:rsidR="00A31D85" w:rsidP="00862C48" w:rsidRDefault="00A31D85" w14:paraId="2AD667B3" w14:textId="7E551A1C"/>
    <w:p w:rsidR="00A31D85" w:rsidP="00862C48" w:rsidRDefault="00A31D85" w14:paraId="21D7AD71" w14:textId="77777777"/>
    <w:p w:rsidRPr="00862C48" w:rsidR="00577CEB" w:rsidP="00862C48" w:rsidRDefault="00577CEB" w14:paraId="29455F47" w14:textId="77777777"/>
    <w:p w:rsidR="00092138" w:rsidP="00092138" w:rsidRDefault="00092138" w14:paraId="41D112FB" w14:textId="48426EBA"/>
    <w:p w:rsidR="00AD018C" w:rsidP="0037197C" w:rsidRDefault="00AD018C" w14:paraId="7DF49704" w14:textId="08757E0B">
      <w:pPr>
        <w:pStyle w:val="Heading1"/>
      </w:pPr>
      <w:bookmarkStart w:name="_Toc33292537" w:id="20"/>
      <w:r>
        <w:lastRenderedPageBreak/>
        <w:t>Identity Imports:</w:t>
      </w:r>
      <w:bookmarkEnd w:id="20"/>
    </w:p>
    <w:p w:rsidR="00AD018C" w:rsidP="00AD018C" w:rsidRDefault="00AD018C" w14:paraId="2B526BD1" w14:textId="42558014">
      <w:pPr>
        <w:ind w:left="432"/>
      </w:pPr>
      <w:r>
        <w:t xml:space="preserve">There are two ways we can import the users into </w:t>
      </w:r>
      <w:r w:rsidR="00120727">
        <w:t>Saviynt</w:t>
      </w:r>
      <w:r>
        <w:t xml:space="preserve"> </w:t>
      </w:r>
    </w:p>
    <w:p w:rsidR="00AD018C" w:rsidP="00AD018C" w:rsidRDefault="00AD018C" w14:paraId="13FEF20B" w14:textId="77777777">
      <w:pPr>
        <w:pStyle w:val="TOC3"/>
        <w:numPr>
          <w:ilvl w:val="0"/>
          <w:numId w:val="42"/>
        </w:numPr>
      </w:pPr>
      <w:r>
        <w:t xml:space="preserve">Employee onboarding </w:t>
      </w:r>
    </w:p>
    <w:p w:rsidR="00AD018C" w:rsidP="00AD018C" w:rsidRDefault="00AD018C" w14:paraId="36983D8E" w14:textId="77777777">
      <w:pPr>
        <w:pStyle w:val="ListParagraph"/>
        <w:numPr>
          <w:ilvl w:val="0"/>
          <w:numId w:val="42"/>
        </w:numPr>
      </w:pPr>
      <w:r>
        <w:t>Non-Employee Creation</w:t>
      </w:r>
    </w:p>
    <w:p w:rsidRPr="00027774" w:rsidR="00AD018C" w:rsidP="00AD018C" w:rsidRDefault="00AD018C" w14:paraId="097E34D9" w14:textId="77777777">
      <w:pPr>
        <w:ind w:left="792"/>
      </w:pPr>
      <w:r w:rsidR="00AD018C">
        <w:drawing>
          <wp:inline wp14:editId="2E7ABDCC" wp14:anchorId="45C838BC">
            <wp:extent cx="5848352" cy="2765782"/>
            <wp:effectExtent l="0" t="0" r="0" b="0"/>
            <wp:docPr id="3" name="Picture 393902805" title=""/>
            <wp:cNvGraphicFramePr>
              <a:graphicFrameLocks noChangeAspect="1"/>
            </wp:cNvGraphicFramePr>
            <a:graphic>
              <a:graphicData uri="http://schemas.openxmlformats.org/drawingml/2006/picture">
                <pic:pic>
                  <pic:nvPicPr>
                    <pic:cNvPr id="0" name="Picture 393902805"/>
                    <pic:cNvPicPr/>
                  </pic:nvPicPr>
                  <pic:blipFill>
                    <a:blip r:embed="Re803ea87dbcd46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48352" cy="2765782"/>
                    </a:xfrm>
                    <a:prstGeom prst="rect">
                      <a:avLst/>
                    </a:prstGeom>
                  </pic:spPr>
                </pic:pic>
              </a:graphicData>
            </a:graphic>
          </wp:inline>
        </w:drawing>
      </w:r>
    </w:p>
    <w:p w:rsidR="00AD018C" w:rsidP="00AD018C" w:rsidRDefault="00AD018C" w14:paraId="49BE2E84" w14:textId="63842B51">
      <w:pPr>
        <w:pStyle w:val="Heading2"/>
      </w:pPr>
      <w:bookmarkStart w:name="_Toc33292538" w:id="21"/>
      <w:r>
        <w:t>Employee onboarding</w:t>
      </w:r>
      <w:bookmarkEnd w:id="21"/>
    </w:p>
    <w:p w:rsidRPr="00116FAB" w:rsidR="00AD018C" w:rsidP="00AD018C" w:rsidRDefault="00AD018C" w14:paraId="200B54F2" w14:textId="77777777">
      <w:pPr>
        <w:pStyle w:val="Heading3"/>
        <w:rPr>
          <w:rFonts w:cstheme="minorHAnsi"/>
        </w:rPr>
      </w:pPr>
      <w:bookmarkStart w:name="_Toc28020056" w:id="22"/>
      <w:bookmarkStart w:name="_Toc33292539" w:id="23"/>
      <w:r w:rsidRPr="00116FAB">
        <w:rPr>
          <w:rFonts w:cstheme="minorHAnsi"/>
        </w:rPr>
        <w:t>Prerequisites</w:t>
      </w:r>
      <w:bookmarkEnd w:id="22"/>
      <w:bookmarkEnd w:id="23"/>
    </w:p>
    <w:p w:rsidR="00AD018C" w:rsidP="00AD018C" w:rsidRDefault="00AD018C" w14:paraId="6DC69D54" w14:textId="7C824B4F">
      <w:pPr>
        <w:rPr>
          <w:rFonts w:ascii="Segoe UI" w:hAnsi="Segoe UI" w:eastAsia="Segoe UI" w:cs="Segoe UI"/>
          <w:sz w:val="21"/>
          <w:szCs w:val="21"/>
        </w:rPr>
      </w:pPr>
      <w:r>
        <w:t xml:space="preserve">The employee onboarding process contains trusted source as Database view, all the details of employee will be populated from the view source and scheduled job process will create the users in </w:t>
      </w:r>
      <w:r w:rsidR="00120727">
        <w:t>Saviynt</w:t>
      </w:r>
      <w:r>
        <w:t xml:space="preserve">. </w:t>
      </w:r>
    </w:p>
    <w:p w:rsidR="00AD018C" w:rsidP="00AD018C" w:rsidRDefault="00AD018C" w14:paraId="778EA26A" w14:textId="0DBF82DC">
      <w:pPr>
        <w:pStyle w:val="ListParagraph"/>
        <w:numPr>
          <w:ilvl w:val="0"/>
          <w:numId w:val="4"/>
        </w:numPr>
        <w:rPr>
          <w:rFonts w:eastAsiaTheme="minorEastAsia"/>
          <w:b/>
          <w:bCs/>
        </w:rPr>
      </w:pPr>
      <w:r w:rsidRPr="4F508AAB">
        <w:rPr>
          <w:b/>
          <w:bCs/>
        </w:rPr>
        <w:t>Holding DB/View - VW_</w:t>
      </w:r>
      <w:r w:rsidR="00120727">
        <w:rPr>
          <w:b/>
          <w:bCs/>
        </w:rPr>
        <w:t>SAVIYNT</w:t>
      </w:r>
      <w:r w:rsidRPr="4F508AAB">
        <w:rPr>
          <w:b/>
          <w:bCs/>
        </w:rPr>
        <w:t>_SAP_RECON, VW_</w:t>
      </w:r>
      <w:r w:rsidR="00120727">
        <w:rPr>
          <w:b/>
          <w:bCs/>
        </w:rPr>
        <w:t>SAVIYNT</w:t>
      </w:r>
      <w:r w:rsidRPr="4F508AAB">
        <w:rPr>
          <w:b/>
          <w:bCs/>
        </w:rPr>
        <w:t>_SAP_RECON_INCERMENTAL</w:t>
      </w:r>
      <w:r>
        <w:br/>
      </w:r>
      <w:r w:rsidRPr="4F508AAB">
        <w:rPr>
          <w:b/>
          <w:bCs/>
        </w:rPr>
        <w:t>(</w:t>
      </w:r>
      <w:r>
        <w:t>which is the combination</w:t>
      </w:r>
      <w:r w:rsidRPr="4F508AAB">
        <w:rPr>
          <w:b/>
          <w:bCs/>
        </w:rPr>
        <w:t xml:space="preserve"> of HOLD_EMPL_CURRENT </w:t>
      </w:r>
      <w:r>
        <w:t>table and</w:t>
      </w:r>
      <w:r w:rsidRPr="4F508AAB">
        <w:rPr>
          <w:b/>
          <w:bCs/>
        </w:rPr>
        <w:t xml:space="preserve"> HOLD_EMPL_HIRE </w:t>
      </w:r>
      <w:r>
        <w:t xml:space="preserve">table) </w:t>
      </w:r>
    </w:p>
    <w:p w:rsidR="00AD018C" w:rsidP="00AD018C" w:rsidRDefault="00120727" w14:paraId="35F9A2F0" w14:textId="2135CEFF">
      <w:pPr>
        <w:pStyle w:val="ListParagraph"/>
        <w:numPr>
          <w:ilvl w:val="0"/>
          <w:numId w:val="4"/>
        </w:numPr>
        <w:rPr>
          <w:rFonts w:eastAsiaTheme="minorEastAsia"/>
          <w:b/>
          <w:bCs/>
        </w:rPr>
      </w:pPr>
      <w:r>
        <w:rPr>
          <w:rFonts w:eastAsiaTheme="minorEastAsia"/>
          <w:b/>
          <w:bCs/>
        </w:rPr>
        <w:t>Saviynt</w:t>
      </w:r>
      <w:r w:rsidRPr="2EF6EF39" w:rsidR="00AD018C">
        <w:rPr>
          <w:rFonts w:eastAsiaTheme="minorEastAsia"/>
          <w:b/>
          <w:bCs/>
        </w:rPr>
        <w:t xml:space="preserve"> custom Jar Job</w:t>
      </w:r>
      <w:r w:rsidR="00AD018C">
        <w:t xml:space="preserve"> </w:t>
      </w:r>
      <w:r>
        <w:t>- It’s</w:t>
      </w:r>
      <w:r w:rsidR="00AD018C">
        <w:t xml:space="preserve"> </w:t>
      </w:r>
      <w:r>
        <w:t>an</w:t>
      </w:r>
      <w:r w:rsidR="00AD018C">
        <w:t xml:space="preserve"> External Jar job, which invokes custom utility mpc_sap_recon.jar. Which loads employee records from </w:t>
      </w:r>
      <w:r w:rsidRPr="2EF6EF39" w:rsidR="00AD018C">
        <w:rPr>
          <w:b/>
          <w:bCs/>
        </w:rPr>
        <w:t>Holding DB/View</w:t>
      </w:r>
      <w:r w:rsidR="00AD018C">
        <w:t xml:space="preserve"> to </w:t>
      </w:r>
      <w:r>
        <w:rPr>
          <w:b/>
          <w:bCs/>
          <w:sz w:val="24"/>
          <w:szCs w:val="24"/>
        </w:rPr>
        <w:t>Saviynt</w:t>
      </w:r>
      <w:r w:rsidRPr="2EF6EF39" w:rsidR="00AD018C">
        <w:rPr>
          <w:b/>
          <w:bCs/>
          <w:sz w:val="24"/>
          <w:szCs w:val="24"/>
        </w:rPr>
        <w:t xml:space="preserve"> staging table </w:t>
      </w:r>
      <w:r w:rsidRPr="2EF6EF39" w:rsidR="00987E82">
        <w:rPr>
          <w:b/>
          <w:bCs/>
          <w:sz w:val="24"/>
          <w:szCs w:val="24"/>
        </w:rPr>
        <w:t>i.e.</w:t>
      </w:r>
      <w:r w:rsidRPr="2EF6EF39" w:rsidR="00AD018C">
        <w:rPr>
          <w:b/>
          <w:bCs/>
          <w:sz w:val="24"/>
          <w:szCs w:val="24"/>
        </w:rPr>
        <w:t xml:space="preserve">. </w:t>
      </w:r>
      <w:r w:rsidRPr="2EF6EF39" w:rsidR="00AD018C">
        <w:rPr>
          <w:rFonts w:ascii="Segoe UI" w:hAnsi="Segoe UI" w:eastAsia="Segoe UI" w:cs="Segoe UI"/>
          <w:b/>
          <w:bCs/>
          <w:sz w:val="21"/>
          <w:szCs w:val="21"/>
        </w:rPr>
        <w:t>mpc_</w:t>
      </w:r>
      <w:r>
        <w:rPr>
          <w:rFonts w:ascii="Segoe UI" w:hAnsi="Segoe UI" w:eastAsia="Segoe UI" w:cs="Segoe UI"/>
          <w:b/>
          <w:bCs/>
          <w:sz w:val="21"/>
          <w:szCs w:val="21"/>
        </w:rPr>
        <w:t>Saviynt</w:t>
      </w:r>
      <w:r w:rsidRPr="2EF6EF39" w:rsidR="00AD018C">
        <w:rPr>
          <w:rFonts w:ascii="Segoe UI" w:hAnsi="Segoe UI" w:eastAsia="Segoe UI" w:cs="Segoe UI"/>
          <w:b/>
          <w:bCs/>
          <w:sz w:val="21"/>
          <w:szCs w:val="21"/>
        </w:rPr>
        <w:t>stagetable</w:t>
      </w:r>
      <w:r w:rsidRPr="2EF6EF39" w:rsidR="00AD018C">
        <w:rPr>
          <w:b/>
          <w:bCs/>
          <w:sz w:val="24"/>
          <w:szCs w:val="24"/>
        </w:rPr>
        <w:t>.</w:t>
      </w:r>
    </w:p>
    <w:p w:rsidR="00AD018C" w:rsidP="00AD018C" w:rsidRDefault="00120727" w14:paraId="44EC905A" w14:textId="536C4E01">
      <w:pPr>
        <w:pStyle w:val="ListParagraph"/>
        <w:numPr>
          <w:ilvl w:val="0"/>
          <w:numId w:val="4"/>
        </w:numPr>
        <w:rPr>
          <w:rFonts w:eastAsiaTheme="minorEastAsia"/>
          <w:b/>
          <w:bCs/>
          <w:sz w:val="24"/>
          <w:szCs w:val="24"/>
        </w:rPr>
      </w:pPr>
      <w:r>
        <w:rPr>
          <w:b/>
          <w:bCs/>
          <w:sz w:val="24"/>
          <w:szCs w:val="24"/>
        </w:rPr>
        <w:t>Saviynt</w:t>
      </w:r>
      <w:r w:rsidRPr="4F508AAB" w:rsidR="00AD018C">
        <w:rPr>
          <w:b/>
          <w:bCs/>
          <w:sz w:val="24"/>
          <w:szCs w:val="24"/>
        </w:rPr>
        <w:t xml:space="preserve"> staging table - </w:t>
      </w:r>
      <w:r w:rsidRPr="4F508AAB" w:rsidR="00AD018C">
        <w:t>Intermediate</w:t>
      </w:r>
      <w:r w:rsidRPr="4F508AAB" w:rsidR="00AD018C">
        <w:rPr>
          <w:sz w:val="20"/>
          <w:szCs w:val="20"/>
        </w:rPr>
        <w:t xml:space="preserve"> </w:t>
      </w:r>
      <w:r w:rsidR="00AD018C">
        <w:t xml:space="preserve">table in </w:t>
      </w:r>
      <w:r>
        <w:t>Saviynt</w:t>
      </w:r>
      <w:r w:rsidR="00AD018C">
        <w:t xml:space="preserve"> database which holds all employee records.</w:t>
      </w:r>
    </w:p>
    <w:p w:rsidRPr="00AD018C" w:rsidR="00AD018C" w:rsidP="00AD018C" w:rsidRDefault="00AD018C" w14:paraId="7369E6CB" w14:textId="067AE2E6">
      <w:pPr>
        <w:pStyle w:val="ListParagraph"/>
        <w:numPr>
          <w:ilvl w:val="0"/>
          <w:numId w:val="4"/>
        </w:numPr>
        <w:rPr>
          <w:rFonts w:eastAsiaTheme="minorEastAsia"/>
          <w:b/>
          <w:bCs/>
        </w:rPr>
      </w:pPr>
      <w:r w:rsidRPr="4F508AAB">
        <w:rPr>
          <w:b/>
          <w:bCs/>
        </w:rPr>
        <w:t>OOTB DB connector</w:t>
      </w:r>
      <w:r>
        <w:t xml:space="preserve"> – Employee record is imported to </w:t>
      </w:r>
      <w:r w:rsidR="00120727">
        <w:t>Saviynt</w:t>
      </w:r>
      <w:r>
        <w:t xml:space="preserve"> </w:t>
      </w:r>
      <w:r w:rsidRPr="4F508AAB">
        <w:rPr>
          <w:b/>
          <w:bCs/>
        </w:rPr>
        <w:t>User</w:t>
      </w:r>
      <w:r>
        <w:t xml:space="preserve"> table from staging table using an ootb database connector.</w:t>
      </w:r>
    </w:p>
    <w:p w:rsidR="00AD018C" w:rsidP="00AD018C" w:rsidRDefault="00AD018C" w14:paraId="426AAB41" w14:textId="1E71161C">
      <w:pPr>
        <w:pStyle w:val="ListParagraph"/>
        <w:rPr>
          <w:rFonts w:eastAsiaTheme="minorEastAsia"/>
          <w:b/>
          <w:bCs/>
        </w:rPr>
      </w:pPr>
      <w:r>
        <w:t xml:space="preserve"> </w:t>
      </w:r>
    </w:p>
    <w:p w:rsidR="00AD018C" w:rsidP="00AD018C" w:rsidRDefault="00AD018C" w14:paraId="1138BF4C" w14:textId="77777777">
      <w:pPr>
        <w:spacing w:after="0" w:line="240" w:lineRule="auto"/>
      </w:pPr>
    </w:p>
    <w:p w:rsidR="00AD018C" w:rsidP="00AD018C" w:rsidRDefault="00AD018C" w14:paraId="490F828D" w14:textId="77777777">
      <w:r w:rsidRPr="4F508AAB">
        <w:t>Two job schedulers are required for loading the employee data</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739"/>
        <w:gridCol w:w="2651"/>
        <w:gridCol w:w="2696"/>
        <w:gridCol w:w="2264"/>
      </w:tblGrid>
      <w:tr w:rsidRPr="00781122" w:rsidR="00AD018C" w:rsidTr="0037197C" w14:paraId="40FC7FBB" w14:textId="77777777">
        <w:tc>
          <w:tcPr>
            <w:tcW w:w="1739" w:type="dxa"/>
            <w:shd w:val="clear" w:color="auto" w:fill="FF0066"/>
          </w:tcPr>
          <w:p w:rsidR="00AD018C" w:rsidP="0037197C" w:rsidRDefault="00AD018C" w14:paraId="7310410C" w14:textId="77777777">
            <w:pPr>
              <w:rPr>
                <w:color w:val="FFFFFF" w:themeColor="background1"/>
              </w:rPr>
            </w:pPr>
            <w:r>
              <w:rPr>
                <w:color w:val="FFFFFF" w:themeColor="background1"/>
              </w:rPr>
              <w:t>Job type</w:t>
            </w:r>
          </w:p>
        </w:tc>
        <w:tc>
          <w:tcPr>
            <w:tcW w:w="2651" w:type="dxa"/>
            <w:shd w:val="clear" w:color="auto" w:fill="FF0066"/>
          </w:tcPr>
          <w:p w:rsidRPr="00781122" w:rsidR="00AD018C" w:rsidP="0037197C" w:rsidRDefault="00AD018C" w14:paraId="519C63CB" w14:textId="77777777">
            <w:pPr>
              <w:rPr>
                <w:color w:val="FFFFFF" w:themeColor="background1"/>
              </w:rPr>
            </w:pPr>
            <w:r>
              <w:rPr>
                <w:color w:val="FFFFFF" w:themeColor="background1"/>
              </w:rPr>
              <w:t>Job Name</w:t>
            </w:r>
          </w:p>
        </w:tc>
        <w:tc>
          <w:tcPr>
            <w:tcW w:w="2696" w:type="dxa"/>
            <w:shd w:val="clear" w:color="auto" w:fill="FF0066"/>
          </w:tcPr>
          <w:p w:rsidRPr="00781122" w:rsidR="00AD018C" w:rsidP="0037197C" w:rsidRDefault="00AD018C" w14:paraId="77AD3517" w14:textId="77777777">
            <w:pPr>
              <w:rPr>
                <w:color w:val="FFFFFF" w:themeColor="background1"/>
              </w:rPr>
            </w:pPr>
            <w:r>
              <w:rPr>
                <w:color w:val="FFFFFF" w:themeColor="background1"/>
              </w:rPr>
              <w:t>Trigger chain job</w:t>
            </w:r>
          </w:p>
        </w:tc>
        <w:tc>
          <w:tcPr>
            <w:tcW w:w="2264" w:type="dxa"/>
            <w:shd w:val="clear" w:color="auto" w:fill="FF0066"/>
          </w:tcPr>
          <w:p w:rsidRPr="00781122" w:rsidR="00AD018C" w:rsidP="0037197C" w:rsidRDefault="00AD018C" w14:paraId="4ADAA519" w14:textId="77777777">
            <w:pPr>
              <w:rPr>
                <w:color w:val="FFFFFF" w:themeColor="background1"/>
              </w:rPr>
            </w:pPr>
            <w:r>
              <w:rPr>
                <w:color w:val="FFFFFF" w:themeColor="background1"/>
              </w:rPr>
              <w:t>Frequency</w:t>
            </w:r>
          </w:p>
        </w:tc>
      </w:tr>
      <w:tr w:rsidR="00AD018C" w:rsidTr="0037197C" w14:paraId="7EE37438" w14:textId="77777777">
        <w:tc>
          <w:tcPr>
            <w:tcW w:w="1739" w:type="dxa"/>
          </w:tcPr>
          <w:p w:rsidRPr="003A5A84" w:rsidR="00AD018C" w:rsidP="0037197C" w:rsidRDefault="00AD018C" w14:paraId="31BD05FF" w14:textId="77777777">
            <w:r>
              <w:t>incremental</w:t>
            </w:r>
          </w:p>
          <w:p w:rsidR="00AD018C" w:rsidP="0037197C" w:rsidRDefault="00AD018C" w14:paraId="3B9BD20B" w14:textId="77777777"/>
        </w:tc>
        <w:tc>
          <w:tcPr>
            <w:tcW w:w="2651" w:type="dxa"/>
          </w:tcPr>
          <w:p w:rsidR="00AD018C" w:rsidP="0037197C" w:rsidRDefault="00AD018C" w14:paraId="63D5B1A2" w14:textId="77777777">
            <w:r>
              <w:t>HRSAPTRUSTEDRECONINCREMENTAL</w:t>
            </w:r>
          </w:p>
        </w:tc>
        <w:tc>
          <w:tcPr>
            <w:tcW w:w="2696" w:type="dxa"/>
          </w:tcPr>
          <w:p w:rsidRPr="00781122" w:rsidR="00AD018C" w:rsidP="0037197C" w:rsidRDefault="00AD018C" w14:paraId="180C7230" w14:textId="77777777">
            <w:r>
              <w:t>VIEW_LOADER_INCREMENTAL, DBATSAPTRUSTEDRECON</w:t>
            </w:r>
          </w:p>
          <w:p w:rsidR="00AD018C" w:rsidP="0037197C" w:rsidRDefault="00AD018C" w14:paraId="30856937" w14:textId="77777777"/>
        </w:tc>
        <w:tc>
          <w:tcPr>
            <w:tcW w:w="2264" w:type="dxa"/>
          </w:tcPr>
          <w:p w:rsidR="00AD018C" w:rsidP="0037197C" w:rsidRDefault="00AD018C" w14:paraId="09222B4A" w14:textId="1437C20F">
            <w:r>
              <w:t>This job will run only for incremental users operations   and it runs every 1 hour.</w:t>
            </w:r>
          </w:p>
        </w:tc>
      </w:tr>
      <w:tr w:rsidR="00AD018C" w:rsidTr="0037197C" w14:paraId="099015DD" w14:textId="77777777">
        <w:tc>
          <w:tcPr>
            <w:tcW w:w="1739" w:type="dxa"/>
          </w:tcPr>
          <w:p w:rsidRPr="003A5A84" w:rsidR="00AD018C" w:rsidP="0037197C" w:rsidRDefault="00AD018C" w14:paraId="76EE8D57" w14:textId="77777777">
            <w:r>
              <w:t>Full</w:t>
            </w:r>
          </w:p>
          <w:p w:rsidR="00AD018C" w:rsidP="0037197C" w:rsidRDefault="00AD018C" w14:paraId="38B12C54" w14:textId="77777777"/>
        </w:tc>
        <w:tc>
          <w:tcPr>
            <w:tcW w:w="2651" w:type="dxa"/>
          </w:tcPr>
          <w:p w:rsidR="00AD018C" w:rsidP="0037197C" w:rsidRDefault="00AD018C" w14:paraId="7FFE77BD" w14:textId="77777777">
            <w:r>
              <w:t>HRSAPTRUSTEDRECON</w:t>
            </w:r>
          </w:p>
        </w:tc>
        <w:tc>
          <w:tcPr>
            <w:tcW w:w="2696" w:type="dxa"/>
          </w:tcPr>
          <w:p w:rsidRPr="00781122" w:rsidR="00AD018C" w:rsidP="0037197C" w:rsidRDefault="00AD018C" w14:paraId="60449D12" w14:textId="77777777">
            <w:r>
              <w:t>VIEW_LOADER , DBATSAPTRUSTEDRECON</w:t>
            </w:r>
          </w:p>
          <w:p w:rsidR="00AD018C" w:rsidP="0037197C" w:rsidRDefault="00AD018C" w14:paraId="434AAEDB" w14:textId="77777777"/>
        </w:tc>
        <w:tc>
          <w:tcPr>
            <w:tcW w:w="2264" w:type="dxa"/>
          </w:tcPr>
          <w:p w:rsidR="00AD018C" w:rsidP="0037197C" w:rsidRDefault="00AD018C" w14:paraId="2322CFF1" w14:textId="6AD0BF97">
            <w:r>
              <w:t xml:space="preserve">This job run only once as full recon every weekend Saturday night  to sync all the users from source to </w:t>
            </w:r>
            <w:r w:rsidR="00120727">
              <w:t>Saviynt</w:t>
            </w:r>
            <w:r>
              <w:t>.</w:t>
            </w:r>
          </w:p>
        </w:tc>
      </w:tr>
    </w:tbl>
    <w:p w:rsidR="00AD018C" w:rsidP="00AD018C" w:rsidRDefault="00AD018C" w14:paraId="77A3736F" w14:textId="77777777">
      <w:pPr>
        <w:spacing w:after="0" w:line="240" w:lineRule="auto"/>
      </w:pPr>
    </w:p>
    <w:p w:rsidR="00AD018C" w:rsidP="00AD018C" w:rsidRDefault="00AD018C" w14:paraId="54905359" w14:textId="3BD65E5A">
      <w:pPr>
        <w:spacing w:after="0" w:line="240" w:lineRule="auto"/>
      </w:pPr>
      <w:r w:rsidRPr="00B56220">
        <w:rPr>
          <w:b/>
          <w:bCs/>
        </w:rPr>
        <w:t>Mpc_picavaliable</w:t>
      </w:r>
      <w:r>
        <w:t xml:space="preserve"> table is the auto generated table with pic ID for new employees and MUID corresponding to the pic</w:t>
      </w:r>
    </w:p>
    <w:tbl>
      <w:tblPr>
        <w:tblStyle w:val="TableGrid"/>
        <w:tblW w:w="0" w:type="auto"/>
        <w:tblLook w:val="04A0" w:firstRow="1" w:lastRow="0" w:firstColumn="1" w:lastColumn="0" w:noHBand="0" w:noVBand="1"/>
      </w:tblPr>
      <w:tblGrid>
        <w:gridCol w:w="2337"/>
        <w:gridCol w:w="2337"/>
        <w:gridCol w:w="2338"/>
        <w:gridCol w:w="2338"/>
      </w:tblGrid>
      <w:tr w:rsidR="00AD018C" w:rsidTr="0037197C" w14:paraId="05B2460D" w14:textId="77777777">
        <w:tc>
          <w:tcPr>
            <w:tcW w:w="2337" w:type="dxa"/>
            <w:shd w:val="clear" w:color="auto" w:fill="FF0066"/>
          </w:tcPr>
          <w:p w:rsidRPr="00B56220" w:rsidR="00AD018C" w:rsidP="0037197C" w:rsidRDefault="00AD018C" w14:paraId="3FDA5812" w14:textId="77777777">
            <w:pPr>
              <w:pStyle w:val="ListParagraph"/>
              <w:ind w:left="0"/>
              <w:rPr>
                <w:color w:val="FFFFFF" w:themeColor="background1"/>
              </w:rPr>
            </w:pPr>
            <w:r w:rsidRPr="00B56220">
              <w:rPr>
                <w:color w:val="FFFFFF" w:themeColor="background1"/>
              </w:rPr>
              <w:t>PIC</w:t>
            </w:r>
          </w:p>
        </w:tc>
        <w:tc>
          <w:tcPr>
            <w:tcW w:w="2337" w:type="dxa"/>
            <w:shd w:val="clear" w:color="auto" w:fill="FF0066"/>
          </w:tcPr>
          <w:p w:rsidRPr="00B56220" w:rsidR="00AD018C" w:rsidP="0037197C" w:rsidRDefault="00AD018C" w14:paraId="3671831B" w14:textId="77777777">
            <w:pPr>
              <w:pStyle w:val="ListParagraph"/>
              <w:ind w:left="0"/>
              <w:rPr>
                <w:color w:val="FFFFFF" w:themeColor="background1"/>
              </w:rPr>
            </w:pPr>
            <w:r w:rsidRPr="00B56220">
              <w:rPr>
                <w:color w:val="FFFFFF" w:themeColor="background1"/>
              </w:rPr>
              <w:t>MUID</w:t>
            </w:r>
          </w:p>
        </w:tc>
        <w:tc>
          <w:tcPr>
            <w:tcW w:w="2338" w:type="dxa"/>
            <w:shd w:val="clear" w:color="auto" w:fill="FF0066"/>
          </w:tcPr>
          <w:p w:rsidRPr="00B56220" w:rsidR="00AD018C" w:rsidP="0037197C" w:rsidRDefault="00AD018C" w14:paraId="3BBF711C" w14:textId="77777777">
            <w:pPr>
              <w:pStyle w:val="ListParagraph"/>
              <w:ind w:left="0"/>
              <w:rPr>
                <w:color w:val="FFFFFF" w:themeColor="background1"/>
              </w:rPr>
            </w:pPr>
            <w:r w:rsidRPr="00B56220">
              <w:rPr>
                <w:color w:val="FFFFFF" w:themeColor="background1"/>
              </w:rPr>
              <w:t>Reserved</w:t>
            </w:r>
          </w:p>
        </w:tc>
        <w:tc>
          <w:tcPr>
            <w:tcW w:w="2338" w:type="dxa"/>
            <w:shd w:val="clear" w:color="auto" w:fill="FF0066"/>
          </w:tcPr>
          <w:p w:rsidRPr="00B56220" w:rsidR="00AD018C" w:rsidP="0037197C" w:rsidRDefault="00987E82" w14:paraId="3A6311E5" w14:textId="46130925">
            <w:pPr>
              <w:pStyle w:val="ListParagraph"/>
              <w:ind w:left="0"/>
              <w:rPr>
                <w:color w:val="FFFFFF" w:themeColor="background1"/>
              </w:rPr>
            </w:pPr>
            <w:r w:rsidRPr="00B56220">
              <w:rPr>
                <w:color w:val="FFFFFF" w:themeColor="background1"/>
              </w:rPr>
              <w:t>Date Reserved</w:t>
            </w:r>
          </w:p>
        </w:tc>
      </w:tr>
      <w:tr w:rsidR="00AD018C" w:rsidTr="0037197C" w14:paraId="19AE9ADE" w14:textId="77777777">
        <w:tc>
          <w:tcPr>
            <w:tcW w:w="2337" w:type="dxa"/>
          </w:tcPr>
          <w:p w:rsidRPr="00B56220" w:rsidR="00AD018C" w:rsidP="0037197C" w:rsidRDefault="00AD018C" w14:paraId="23361B9E" w14:textId="77777777">
            <w:pPr>
              <w:pStyle w:val="ListParagraph"/>
              <w:ind w:left="0"/>
            </w:pPr>
            <w:r w:rsidRPr="00B56220">
              <w:t>R501</w:t>
            </w:r>
          </w:p>
        </w:tc>
        <w:tc>
          <w:tcPr>
            <w:tcW w:w="2337" w:type="dxa"/>
          </w:tcPr>
          <w:p w:rsidRPr="00B56220" w:rsidR="00AD018C" w:rsidP="0037197C" w:rsidRDefault="00AD018C" w14:paraId="6DCE4D65" w14:textId="77777777">
            <w:pPr>
              <w:pStyle w:val="ListParagraph"/>
              <w:ind w:left="0"/>
            </w:pPr>
            <w:r w:rsidRPr="00B56220">
              <w:t>1234556</w:t>
            </w:r>
          </w:p>
        </w:tc>
        <w:tc>
          <w:tcPr>
            <w:tcW w:w="2338" w:type="dxa"/>
          </w:tcPr>
          <w:p w:rsidRPr="00B56220" w:rsidR="00AD018C" w:rsidP="0037197C" w:rsidRDefault="00AD018C" w14:paraId="1E7C0318" w14:textId="77777777">
            <w:pPr>
              <w:pStyle w:val="ListParagraph"/>
              <w:ind w:left="0"/>
            </w:pPr>
            <w:r w:rsidRPr="00B56220">
              <w:t>1</w:t>
            </w:r>
          </w:p>
        </w:tc>
        <w:tc>
          <w:tcPr>
            <w:tcW w:w="2338" w:type="dxa"/>
          </w:tcPr>
          <w:p w:rsidRPr="00B56220" w:rsidR="00AD018C" w:rsidP="0037197C" w:rsidRDefault="00AD018C" w14:paraId="168F7CAC" w14:textId="77777777">
            <w:pPr>
              <w:pStyle w:val="ListParagraph"/>
              <w:ind w:left="0"/>
            </w:pPr>
            <w:r w:rsidRPr="00B56220">
              <w:t>2019-11-27 05:06:31</w:t>
            </w:r>
          </w:p>
        </w:tc>
      </w:tr>
    </w:tbl>
    <w:p w:rsidRPr="00116FAB" w:rsidR="00AD018C" w:rsidP="00AD018C" w:rsidRDefault="00AD018C" w14:paraId="4809C084" w14:textId="77777777">
      <w:pPr>
        <w:pStyle w:val="Heading3"/>
        <w:rPr>
          <w:rFonts w:cstheme="minorHAnsi"/>
        </w:rPr>
      </w:pPr>
      <w:bookmarkStart w:name="_Toc33292540" w:id="24"/>
      <w:r w:rsidRPr="00116FAB">
        <w:rPr>
          <w:rFonts w:cstheme="minorHAnsi"/>
        </w:rPr>
        <w:t>Connection details</w:t>
      </w:r>
      <w:bookmarkEnd w:id="24"/>
    </w:p>
    <w:p w:rsidR="00AD018C" w:rsidP="00AD018C" w:rsidRDefault="00AD018C" w14:paraId="392B71FA" w14:textId="77777777">
      <w:pPr>
        <w:pStyle w:val="ListParagraph"/>
        <w:ind w:left="0"/>
        <w:rPr>
          <w:sz w:val="24"/>
          <w:szCs w:val="24"/>
        </w:rPr>
      </w:pPr>
      <w:r w:rsidRPr="4F508AAB">
        <w:rPr>
          <w:sz w:val="24"/>
          <w:szCs w:val="24"/>
        </w:rPr>
        <w:t>There are 2 database connections involved in this Employee onboarding</w:t>
      </w:r>
    </w:p>
    <w:p w:rsidR="00AD018C" w:rsidP="00AD018C" w:rsidRDefault="00AD018C" w14:paraId="52C05E7C" w14:textId="3B3D174D">
      <w:pPr>
        <w:pStyle w:val="ListParagraph"/>
        <w:numPr>
          <w:ilvl w:val="0"/>
          <w:numId w:val="24"/>
        </w:numPr>
        <w:rPr>
          <w:rFonts w:eastAsiaTheme="minorEastAsia"/>
          <w:color w:val="000000" w:themeColor="text1"/>
        </w:rPr>
      </w:pPr>
      <w:r w:rsidRPr="4F508AAB">
        <w:rPr>
          <w:rFonts w:ascii="Calibri" w:hAnsi="Calibri" w:eastAsia="Calibri" w:cs="Calibri"/>
          <w:color w:val="000000" w:themeColor="text1"/>
        </w:rPr>
        <w:t xml:space="preserve">SAPHRTrustedRecon - OOTB database connector for complete user import from </w:t>
      </w:r>
      <w:r w:rsidR="00120727">
        <w:rPr>
          <w:rFonts w:ascii="Calibri" w:hAnsi="Calibri" w:eastAsia="Calibri" w:cs="Calibri"/>
          <w:color w:val="000000" w:themeColor="text1"/>
        </w:rPr>
        <w:t>Saviynt</w:t>
      </w:r>
      <w:r w:rsidRPr="4F508AAB">
        <w:rPr>
          <w:rFonts w:ascii="Calibri" w:hAnsi="Calibri" w:eastAsia="Calibri" w:cs="Calibri"/>
          <w:color w:val="000000" w:themeColor="text1"/>
        </w:rPr>
        <w:t xml:space="preserve"> staging table</w:t>
      </w:r>
    </w:p>
    <w:tbl>
      <w:tblPr>
        <w:tblW w:w="6510" w:type="dxa"/>
        <w:tblInd w:w="13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354"/>
        <w:gridCol w:w="4156"/>
      </w:tblGrid>
      <w:tr w:rsidR="00AD018C" w:rsidTr="002A43FF" w14:paraId="7FAD8A21" w14:textId="77777777">
        <w:tc>
          <w:tcPr>
            <w:tcW w:w="2354" w:type="dxa"/>
            <w:shd w:val="clear" w:color="auto" w:fill="FF0066"/>
          </w:tcPr>
          <w:p w:rsidRPr="003065C9" w:rsidR="00AD018C" w:rsidP="0037197C" w:rsidRDefault="00AD018C" w14:paraId="38F58CA5" w14:textId="77777777">
            <w:pPr>
              <w:rPr>
                <w:color w:val="FFFFFF" w:themeColor="background1"/>
              </w:rPr>
            </w:pPr>
            <w:r w:rsidRPr="003065C9">
              <w:rPr>
                <w:color w:val="FFFFFF" w:themeColor="background1"/>
              </w:rPr>
              <w:t>Connection Properties</w:t>
            </w:r>
          </w:p>
        </w:tc>
        <w:tc>
          <w:tcPr>
            <w:tcW w:w="4156" w:type="dxa"/>
            <w:shd w:val="clear" w:color="auto" w:fill="FF0066"/>
          </w:tcPr>
          <w:p w:rsidRPr="003065C9" w:rsidR="00AD018C" w:rsidP="0037197C" w:rsidRDefault="00AD018C" w14:paraId="3F21685D" w14:textId="77777777">
            <w:pPr>
              <w:rPr>
                <w:color w:val="FFFFFF" w:themeColor="background1"/>
              </w:rPr>
            </w:pPr>
            <w:r w:rsidRPr="003065C9">
              <w:rPr>
                <w:color w:val="FFFFFF" w:themeColor="background1"/>
              </w:rPr>
              <w:t>Value</w:t>
            </w:r>
          </w:p>
        </w:tc>
      </w:tr>
      <w:tr w:rsidR="00AD018C" w:rsidTr="002A43FF" w14:paraId="2B6C7F31" w14:textId="77777777">
        <w:tc>
          <w:tcPr>
            <w:tcW w:w="2354" w:type="dxa"/>
            <w:vAlign w:val="bottom"/>
          </w:tcPr>
          <w:p w:rsidR="00AD018C" w:rsidP="0037197C" w:rsidRDefault="00AD018C" w14:paraId="3F9905BB" w14:textId="77777777">
            <w:r w:rsidRPr="6E986E48">
              <w:rPr>
                <w:rFonts w:ascii="Calibri" w:hAnsi="Calibri" w:eastAsia="Calibri" w:cs="Calibri"/>
                <w:color w:val="000000" w:themeColor="text1"/>
              </w:rPr>
              <w:t>Connection Name</w:t>
            </w:r>
          </w:p>
        </w:tc>
        <w:tc>
          <w:tcPr>
            <w:tcW w:w="4156" w:type="dxa"/>
            <w:vAlign w:val="bottom"/>
          </w:tcPr>
          <w:p w:rsidR="00AD018C" w:rsidP="0037197C" w:rsidRDefault="00AD018C" w14:paraId="6C7DA694" w14:textId="77777777">
            <w:r w:rsidRPr="6E986E48">
              <w:rPr>
                <w:rFonts w:ascii="Calibri" w:hAnsi="Calibri" w:eastAsia="Calibri" w:cs="Calibri"/>
                <w:color w:val="000000" w:themeColor="text1"/>
              </w:rPr>
              <w:t>SAPHRTrustedRecon</w:t>
            </w:r>
          </w:p>
        </w:tc>
      </w:tr>
      <w:tr w:rsidR="00AD018C" w:rsidTr="002A43FF" w14:paraId="27EBB419" w14:textId="77777777">
        <w:tc>
          <w:tcPr>
            <w:tcW w:w="2354" w:type="dxa"/>
            <w:vAlign w:val="bottom"/>
          </w:tcPr>
          <w:p w:rsidR="00AD018C" w:rsidP="0037197C" w:rsidRDefault="00AD018C" w14:paraId="7C58455A" w14:textId="77777777">
            <w:r w:rsidRPr="6E986E48">
              <w:rPr>
                <w:rFonts w:ascii="Calibri" w:hAnsi="Calibri" w:eastAsia="Calibri" w:cs="Calibri"/>
                <w:color w:val="000000" w:themeColor="text1"/>
              </w:rPr>
              <w:t xml:space="preserve">URL </w:t>
            </w:r>
          </w:p>
        </w:tc>
        <w:tc>
          <w:tcPr>
            <w:tcW w:w="4156" w:type="dxa"/>
          </w:tcPr>
          <w:p w:rsidR="00AD018C" w:rsidP="0037197C" w:rsidRDefault="00AD018C" w14:paraId="616983A1" w14:textId="58DF9565">
            <w:r w:rsidRPr="6E986E48">
              <w:rPr>
                <w:rFonts w:ascii="Calibri" w:hAnsi="Calibri" w:eastAsia="Calibri" w:cs="Calibri"/>
                <w:color w:val="000000" w:themeColor="text1"/>
              </w:rPr>
              <w:t>jdbc:mysql://10.220.116.90:3308/</w:t>
            </w:r>
            <w:r w:rsidR="00120727">
              <w:rPr>
                <w:rFonts w:ascii="Calibri" w:hAnsi="Calibri" w:eastAsia="Calibri" w:cs="Calibri"/>
                <w:color w:val="000000" w:themeColor="text1"/>
              </w:rPr>
              <w:t>Saviynt</w:t>
            </w:r>
            <w:r w:rsidRPr="6E986E48">
              <w:rPr>
                <w:rFonts w:ascii="Calibri" w:hAnsi="Calibri" w:eastAsia="Calibri" w:cs="Calibri"/>
                <w:color w:val="000000" w:themeColor="text1"/>
              </w:rPr>
              <w:t xml:space="preserve">db </w:t>
            </w:r>
          </w:p>
        </w:tc>
      </w:tr>
      <w:tr w:rsidR="00AD018C" w:rsidTr="002A43FF" w14:paraId="59DE1053" w14:textId="77777777">
        <w:tc>
          <w:tcPr>
            <w:tcW w:w="2354" w:type="dxa"/>
            <w:vAlign w:val="bottom"/>
          </w:tcPr>
          <w:p w:rsidR="00AD018C" w:rsidP="0037197C" w:rsidRDefault="00AD018C" w14:paraId="1868D92F" w14:textId="77777777">
            <w:r w:rsidRPr="6E986E48">
              <w:rPr>
                <w:rFonts w:ascii="Calibri" w:hAnsi="Calibri" w:eastAsia="Calibri" w:cs="Calibri"/>
                <w:color w:val="000000" w:themeColor="text1"/>
              </w:rPr>
              <w:t>USERNAME</w:t>
            </w:r>
          </w:p>
        </w:tc>
        <w:tc>
          <w:tcPr>
            <w:tcW w:w="4156" w:type="dxa"/>
          </w:tcPr>
          <w:p w:rsidR="00AD018C" w:rsidP="0037197C" w:rsidRDefault="00AD018C" w14:paraId="09609919" w14:textId="77777777">
            <w:r w:rsidRPr="6E986E48">
              <w:rPr>
                <w:rFonts w:ascii="Calibri" w:hAnsi="Calibri" w:eastAsia="Calibri" w:cs="Calibri"/>
                <w:color w:val="000000" w:themeColor="text1"/>
              </w:rPr>
              <w:t>root</w:t>
            </w:r>
          </w:p>
        </w:tc>
      </w:tr>
      <w:tr w:rsidR="00AD018C" w:rsidTr="002A43FF" w14:paraId="7E28C11D" w14:textId="77777777">
        <w:tc>
          <w:tcPr>
            <w:tcW w:w="2354" w:type="dxa"/>
            <w:vAlign w:val="bottom"/>
          </w:tcPr>
          <w:p w:rsidR="00AD018C" w:rsidP="0037197C" w:rsidRDefault="00AD018C" w14:paraId="37251B7E" w14:textId="77777777">
            <w:r w:rsidRPr="6E986E48">
              <w:rPr>
                <w:rFonts w:ascii="Calibri" w:hAnsi="Calibri" w:eastAsia="Calibri" w:cs="Calibri"/>
                <w:color w:val="000000" w:themeColor="text1"/>
              </w:rPr>
              <w:t xml:space="preserve">PASSWORD </w:t>
            </w:r>
          </w:p>
        </w:tc>
        <w:tc>
          <w:tcPr>
            <w:tcW w:w="4156" w:type="dxa"/>
          </w:tcPr>
          <w:p w:rsidR="00AD018C" w:rsidP="0037197C" w:rsidRDefault="00AD018C" w14:paraId="259C745C" w14:textId="77777777">
            <w:r w:rsidRPr="6E986E48">
              <w:rPr>
                <w:rFonts w:ascii="Calibri" w:hAnsi="Calibri" w:eastAsia="Calibri" w:cs="Calibri"/>
                <w:color w:val="000000" w:themeColor="text1"/>
              </w:rPr>
              <w:t>*******</w:t>
            </w:r>
          </w:p>
        </w:tc>
      </w:tr>
      <w:tr w:rsidR="00AD018C" w:rsidTr="002A43FF" w14:paraId="7A6CC75B" w14:textId="77777777">
        <w:tc>
          <w:tcPr>
            <w:tcW w:w="2354" w:type="dxa"/>
            <w:vAlign w:val="bottom"/>
          </w:tcPr>
          <w:p w:rsidR="00AD018C" w:rsidP="0037197C" w:rsidRDefault="00AD018C" w14:paraId="7C85719D" w14:textId="77777777">
            <w:r w:rsidRPr="6E986E48">
              <w:rPr>
                <w:rFonts w:ascii="Calibri" w:hAnsi="Calibri" w:eastAsia="Calibri" w:cs="Calibri"/>
                <w:color w:val="000000" w:themeColor="text1"/>
              </w:rPr>
              <w:t xml:space="preserve">DRIVERNAME </w:t>
            </w:r>
          </w:p>
        </w:tc>
        <w:tc>
          <w:tcPr>
            <w:tcW w:w="4156" w:type="dxa"/>
          </w:tcPr>
          <w:p w:rsidR="00AD018C" w:rsidP="0037197C" w:rsidRDefault="00AD018C" w14:paraId="26648C72" w14:textId="77777777">
            <w:r w:rsidRPr="6E986E48">
              <w:rPr>
                <w:rFonts w:ascii="Calibri" w:hAnsi="Calibri" w:eastAsia="Calibri" w:cs="Calibri"/>
                <w:color w:val="000000" w:themeColor="text1"/>
              </w:rPr>
              <w:t>Com.mysql.jdbc.Driver</w:t>
            </w:r>
          </w:p>
        </w:tc>
      </w:tr>
      <w:tr w:rsidR="00AD018C" w:rsidTr="002A43FF" w14:paraId="20307112" w14:textId="77777777">
        <w:tc>
          <w:tcPr>
            <w:tcW w:w="2354" w:type="dxa"/>
            <w:vAlign w:val="bottom"/>
          </w:tcPr>
          <w:p w:rsidR="00AD018C" w:rsidP="0037197C" w:rsidRDefault="00AD018C" w14:paraId="3A28D503" w14:textId="77777777">
            <w:r>
              <w:t>USERIMPORT</w:t>
            </w:r>
          </w:p>
        </w:tc>
        <w:tc>
          <w:tcPr>
            <w:tcW w:w="4156" w:type="dxa"/>
          </w:tcPr>
          <w:p w:rsidR="00AD018C" w:rsidP="0037197C" w:rsidRDefault="00AD018C" w14:paraId="4B809DBE" w14:textId="77777777">
            <w:pPr>
              <w:rPr>
                <w:rFonts w:ascii="Calibri" w:hAnsi="Calibri" w:eastAsia="Calibri" w:cs="Calibri"/>
                <w:color w:val="000000" w:themeColor="text1"/>
              </w:rPr>
            </w:pPr>
          </w:p>
        </w:tc>
      </w:tr>
    </w:tbl>
    <w:p w:rsidR="00AD018C" w:rsidP="00AD018C" w:rsidRDefault="00AD018C" w14:paraId="1258E574" w14:textId="2217FB5C">
      <w:pPr>
        <w:pStyle w:val="ListParagraph"/>
        <w:numPr>
          <w:ilvl w:val="0"/>
          <w:numId w:val="24"/>
        </w:numPr>
        <w:rPr>
          <w:rFonts w:eastAsiaTheme="minorEastAsia"/>
          <w:color w:val="000000" w:themeColor="text1"/>
        </w:rPr>
      </w:pPr>
      <w:r w:rsidRPr="4F508AAB">
        <w:rPr>
          <w:rFonts w:ascii="Calibri" w:hAnsi="Calibri" w:eastAsia="Calibri" w:cs="Calibri"/>
          <w:color w:val="000000" w:themeColor="text1"/>
        </w:rPr>
        <w:lastRenderedPageBreak/>
        <w:t xml:space="preserve">SAPHRTrustedReconIncremental - OOTB database connector for Incremental user import from </w:t>
      </w:r>
      <w:r w:rsidR="00120727">
        <w:rPr>
          <w:rFonts w:ascii="Calibri" w:hAnsi="Calibri" w:eastAsia="Calibri" w:cs="Calibri"/>
          <w:color w:val="000000" w:themeColor="text1"/>
        </w:rPr>
        <w:t>Saviynt</w:t>
      </w:r>
      <w:r w:rsidRPr="4F508AAB">
        <w:rPr>
          <w:rFonts w:ascii="Calibri" w:hAnsi="Calibri" w:eastAsia="Calibri" w:cs="Calibri"/>
          <w:color w:val="000000" w:themeColor="text1"/>
        </w:rPr>
        <w:t xml:space="preserve"> staging table</w:t>
      </w:r>
    </w:p>
    <w:tbl>
      <w:tblPr>
        <w:tblW w:w="0" w:type="auto"/>
        <w:tblInd w:w="13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369"/>
        <w:gridCol w:w="4156"/>
      </w:tblGrid>
      <w:tr w:rsidR="00AD018C" w:rsidTr="006962CE" w14:paraId="43D94346" w14:textId="77777777">
        <w:tc>
          <w:tcPr>
            <w:tcW w:w="2369" w:type="dxa"/>
            <w:shd w:val="clear" w:color="auto" w:fill="FF0066"/>
          </w:tcPr>
          <w:p w:rsidRPr="00027774" w:rsidR="00AD018C" w:rsidP="0037197C" w:rsidRDefault="00AD018C" w14:paraId="7767584C" w14:textId="77777777">
            <w:pPr>
              <w:rPr>
                <w:color w:val="FFFFFF" w:themeColor="background1"/>
              </w:rPr>
            </w:pPr>
            <w:r w:rsidRPr="00027774">
              <w:rPr>
                <w:color w:val="FFFFFF" w:themeColor="background1"/>
              </w:rPr>
              <w:t>Connection Properties</w:t>
            </w:r>
          </w:p>
        </w:tc>
        <w:tc>
          <w:tcPr>
            <w:tcW w:w="4156" w:type="dxa"/>
            <w:shd w:val="clear" w:color="auto" w:fill="FF0066"/>
          </w:tcPr>
          <w:p w:rsidRPr="00027774" w:rsidR="00AD018C" w:rsidP="0037197C" w:rsidRDefault="00AD018C" w14:paraId="52B34E8C" w14:textId="77777777">
            <w:pPr>
              <w:rPr>
                <w:color w:val="FFFFFF" w:themeColor="background1"/>
              </w:rPr>
            </w:pPr>
            <w:r w:rsidRPr="00027774">
              <w:rPr>
                <w:color w:val="FFFFFF" w:themeColor="background1"/>
              </w:rPr>
              <w:t>Value</w:t>
            </w:r>
          </w:p>
        </w:tc>
      </w:tr>
      <w:tr w:rsidR="00AD018C" w:rsidTr="006962CE" w14:paraId="2216AB9B" w14:textId="77777777">
        <w:tc>
          <w:tcPr>
            <w:tcW w:w="2369" w:type="dxa"/>
            <w:vAlign w:val="bottom"/>
          </w:tcPr>
          <w:p w:rsidR="00AD018C" w:rsidP="0037197C" w:rsidRDefault="00AD018C" w14:paraId="00F6BC49" w14:textId="77777777">
            <w:r w:rsidRPr="4F508AAB">
              <w:rPr>
                <w:rFonts w:ascii="Calibri" w:hAnsi="Calibri" w:eastAsia="Calibri" w:cs="Calibri"/>
                <w:color w:val="000000" w:themeColor="text1"/>
              </w:rPr>
              <w:t>Connection Name</w:t>
            </w:r>
          </w:p>
        </w:tc>
        <w:tc>
          <w:tcPr>
            <w:tcW w:w="4156" w:type="dxa"/>
            <w:vAlign w:val="bottom"/>
          </w:tcPr>
          <w:p w:rsidR="00AD018C" w:rsidP="0037197C" w:rsidRDefault="00AD018C" w14:paraId="14A1E68F" w14:textId="77777777">
            <w:pPr>
              <w:rPr>
                <w:rFonts w:ascii="Calibri" w:hAnsi="Calibri" w:eastAsia="Calibri" w:cs="Calibri"/>
                <w:color w:val="000000" w:themeColor="text1"/>
              </w:rPr>
            </w:pPr>
            <w:r w:rsidRPr="4F508AAB">
              <w:rPr>
                <w:rFonts w:ascii="Calibri" w:hAnsi="Calibri" w:eastAsia="Calibri" w:cs="Calibri"/>
                <w:color w:val="000000" w:themeColor="text1"/>
              </w:rPr>
              <w:t>SAPHRTrustedReconIncremental</w:t>
            </w:r>
          </w:p>
        </w:tc>
      </w:tr>
      <w:tr w:rsidR="00AD018C" w:rsidTr="006962CE" w14:paraId="63875491" w14:textId="77777777">
        <w:tc>
          <w:tcPr>
            <w:tcW w:w="2369" w:type="dxa"/>
            <w:vAlign w:val="bottom"/>
          </w:tcPr>
          <w:p w:rsidR="00AD018C" w:rsidP="0037197C" w:rsidRDefault="00AD018C" w14:paraId="5AC22C5E" w14:textId="77777777">
            <w:r w:rsidRPr="4F508AAB">
              <w:rPr>
                <w:rFonts w:ascii="Calibri" w:hAnsi="Calibri" w:eastAsia="Calibri" w:cs="Calibri"/>
                <w:color w:val="000000" w:themeColor="text1"/>
              </w:rPr>
              <w:t xml:space="preserve">URL </w:t>
            </w:r>
          </w:p>
        </w:tc>
        <w:tc>
          <w:tcPr>
            <w:tcW w:w="4156" w:type="dxa"/>
          </w:tcPr>
          <w:p w:rsidR="00AD018C" w:rsidP="0037197C" w:rsidRDefault="00AD018C" w14:paraId="662CE62E" w14:textId="2502528F">
            <w:r w:rsidRPr="4F508AAB">
              <w:rPr>
                <w:rFonts w:ascii="Calibri" w:hAnsi="Calibri" w:eastAsia="Calibri" w:cs="Calibri"/>
                <w:color w:val="000000" w:themeColor="text1"/>
              </w:rPr>
              <w:t>jdbc:mysql://10.220.116.90:3308/</w:t>
            </w:r>
            <w:r w:rsidR="00120727">
              <w:rPr>
                <w:rFonts w:ascii="Calibri" w:hAnsi="Calibri" w:eastAsia="Calibri" w:cs="Calibri"/>
                <w:color w:val="000000" w:themeColor="text1"/>
              </w:rPr>
              <w:t>Saviynt</w:t>
            </w:r>
            <w:r w:rsidRPr="4F508AAB">
              <w:rPr>
                <w:rFonts w:ascii="Calibri" w:hAnsi="Calibri" w:eastAsia="Calibri" w:cs="Calibri"/>
                <w:color w:val="000000" w:themeColor="text1"/>
              </w:rPr>
              <w:t xml:space="preserve">db </w:t>
            </w:r>
          </w:p>
        </w:tc>
      </w:tr>
      <w:tr w:rsidR="00AD018C" w:rsidTr="006962CE" w14:paraId="10BC680E" w14:textId="77777777">
        <w:tc>
          <w:tcPr>
            <w:tcW w:w="2369" w:type="dxa"/>
            <w:vAlign w:val="bottom"/>
          </w:tcPr>
          <w:p w:rsidR="00AD018C" w:rsidP="0037197C" w:rsidRDefault="00AD018C" w14:paraId="59C4210E" w14:textId="77777777">
            <w:r w:rsidRPr="4F508AAB">
              <w:rPr>
                <w:rFonts w:ascii="Calibri" w:hAnsi="Calibri" w:eastAsia="Calibri" w:cs="Calibri"/>
                <w:color w:val="000000" w:themeColor="text1"/>
              </w:rPr>
              <w:t>USERNAME</w:t>
            </w:r>
          </w:p>
        </w:tc>
        <w:tc>
          <w:tcPr>
            <w:tcW w:w="4156" w:type="dxa"/>
          </w:tcPr>
          <w:p w:rsidR="00AD018C" w:rsidP="0037197C" w:rsidRDefault="00AD018C" w14:paraId="543502E2" w14:textId="77777777">
            <w:r w:rsidRPr="4F508AAB">
              <w:rPr>
                <w:rFonts w:ascii="Calibri" w:hAnsi="Calibri" w:eastAsia="Calibri" w:cs="Calibri"/>
                <w:color w:val="000000" w:themeColor="text1"/>
              </w:rPr>
              <w:t>root</w:t>
            </w:r>
          </w:p>
        </w:tc>
      </w:tr>
      <w:tr w:rsidR="00AD018C" w:rsidTr="006962CE" w14:paraId="6529628A" w14:textId="77777777">
        <w:tc>
          <w:tcPr>
            <w:tcW w:w="2369" w:type="dxa"/>
            <w:vAlign w:val="bottom"/>
          </w:tcPr>
          <w:p w:rsidR="00AD018C" w:rsidP="0037197C" w:rsidRDefault="00AD018C" w14:paraId="26F08D4C" w14:textId="77777777">
            <w:r w:rsidRPr="4F508AAB">
              <w:rPr>
                <w:rFonts w:ascii="Calibri" w:hAnsi="Calibri" w:eastAsia="Calibri" w:cs="Calibri"/>
                <w:color w:val="000000" w:themeColor="text1"/>
              </w:rPr>
              <w:t xml:space="preserve">PASSWORD </w:t>
            </w:r>
          </w:p>
        </w:tc>
        <w:tc>
          <w:tcPr>
            <w:tcW w:w="4156" w:type="dxa"/>
          </w:tcPr>
          <w:p w:rsidR="00AD018C" w:rsidP="0037197C" w:rsidRDefault="00AD018C" w14:paraId="75695687" w14:textId="77777777">
            <w:r w:rsidRPr="4F508AAB">
              <w:rPr>
                <w:rFonts w:ascii="Calibri" w:hAnsi="Calibri" w:eastAsia="Calibri" w:cs="Calibri"/>
                <w:color w:val="000000" w:themeColor="text1"/>
              </w:rPr>
              <w:t>*******</w:t>
            </w:r>
          </w:p>
        </w:tc>
      </w:tr>
      <w:tr w:rsidR="00AD018C" w:rsidTr="006962CE" w14:paraId="324FE48B" w14:textId="77777777">
        <w:tc>
          <w:tcPr>
            <w:tcW w:w="2369" w:type="dxa"/>
            <w:vAlign w:val="bottom"/>
          </w:tcPr>
          <w:p w:rsidR="00AD018C" w:rsidP="0037197C" w:rsidRDefault="00AD018C" w14:paraId="7FB63EBE" w14:textId="77777777">
            <w:r w:rsidRPr="4F508AAB">
              <w:rPr>
                <w:rFonts w:ascii="Calibri" w:hAnsi="Calibri" w:eastAsia="Calibri" w:cs="Calibri"/>
                <w:color w:val="000000" w:themeColor="text1"/>
              </w:rPr>
              <w:t xml:space="preserve">DRIVERNAME </w:t>
            </w:r>
          </w:p>
        </w:tc>
        <w:tc>
          <w:tcPr>
            <w:tcW w:w="4156" w:type="dxa"/>
          </w:tcPr>
          <w:p w:rsidR="00AD018C" w:rsidP="0037197C" w:rsidRDefault="00AD018C" w14:paraId="0D91ED79" w14:textId="77777777">
            <w:r w:rsidRPr="4F508AAB">
              <w:rPr>
                <w:rFonts w:ascii="Calibri" w:hAnsi="Calibri" w:eastAsia="Calibri" w:cs="Calibri"/>
                <w:color w:val="000000" w:themeColor="text1"/>
              </w:rPr>
              <w:t>Com.mysql.jdbc.Driver</w:t>
            </w:r>
          </w:p>
        </w:tc>
      </w:tr>
      <w:tr w:rsidR="00AD018C" w:rsidTr="006962CE" w14:paraId="4A274101" w14:textId="77777777">
        <w:tc>
          <w:tcPr>
            <w:tcW w:w="2369" w:type="dxa"/>
            <w:vAlign w:val="bottom"/>
          </w:tcPr>
          <w:p w:rsidR="00AD018C" w:rsidP="0037197C" w:rsidRDefault="00AD018C" w14:paraId="3DFF7B11" w14:textId="77777777">
            <w:r>
              <w:t>USERIMPORT</w:t>
            </w:r>
          </w:p>
        </w:tc>
        <w:tc>
          <w:tcPr>
            <w:tcW w:w="4156" w:type="dxa"/>
          </w:tcPr>
          <w:p w:rsidR="00AD018C" w:rsidP="0037197C" w:rsidRDefault="00AD018C" w14:paraId="0D211B76" w14:textId="77777777">
            <w:pPr>
              <w:rPr>
                <w:rFonts w:ascii="Calibri" w:hAnsi="Calibri" w:eastAsia="Calibri" w:cs="Calibri"/>
                <w:color w:val="000000" w:themeColor="text1"/>
              </w:rPr>
            </w:pPr>
          </w:p>
        </w:tc>
      </w:tr>
    </w:tbl>
    <w:p w:rsidRPr="003C1A1C" w:rsidR="00AD018C" w:rsidP="00AD018C" w:rsidRDefault="00AD018C" w14:paraId="5EF5939C" w14:textId="77777777"/>
    <w:p w:rsidRPr="005B38AA" w:rsidR="00AD018C" w:rsidP="00AD018C" w:rsidRDefault="00AD018C" w14:paraId="0E2CB61F" w14:textId="77777777">
      <w:pPr>
        <w:pStyle w:val="Heading3"/>
      </w:pPr>
      <w:bookmarkStart w:name="_Toc33292541" w:id="25"/>
      <w:r w:rsidRPr="005B38AA">
        <w:t>Attribute Mapping</w:t>
      </w:r>
      <w:bookmarkEnd w:id="25"/>
    </w:p>
    <w:p w:rsidR="00AD018C" w:rsidP="00AD018C" w:rsidRDefault="00AD018C" w14:paraId="64536CB2" w14:textId="7D1E4B3D">
      <w:r>
        <w:t xml:space="preserve">This is the current attribute mapping from source view to staging table and to </w:t>
      </w:r>
      <w:r w:rsidR="00120727">
        <w:t>Saviynt</w:t>
      </w:r>
      <w:r>
        <w:t>.</w:t>
      </w:r>
    </w:p>
    <w:tbl>
      <w:tblPr>
        <w:tblW w:w="10170"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892"/>
        <w:gridCol w:w="2892"/>
        <w:gridCol w:w="2296"/>
        <w:gridCol w:w="2090"/>
      </w:tblGrid>
      <w:tr w:rsidRPr="006C2C8D" w:rsidR="00A856B2" w:rsidTr="006962CE" w14:paraId="44091268" w14:textId="77777777">
        <w:trPr>
          <w:trHeight w:val="285"/>
        </w:trPr>
        <w:tc>
          <w:tcPr>
            <w:tcW w:w="2892" w:type="dxa"/>
            <w:shd w:val="clear" w:color="auto" w:fill="FF0066"/>
            <w:vAlign w:val="center"/>
            <w:hideMark/>
          </w:tcPr>
          <w:p w:rsidRPr="006C2C8D" w:rsidR="00AD018C" w:rsidP="0037197C" w:rsidRDefault="00AD018C" w14:paraId="6F7DD3A9" w14:textId="77777777">
            <w:pPr>
              <w:spacing w:after="0" w:line="240" w:lineRule="auto"/>
              <w:jc w:val="center"/>
              <w:rPr>
                <w:rFonts w:ascii="Calibri" w:hAnsi="Calibri" w:eastAsia="Times New Roman" w:cs="Times New Roman"/>
                <w:color w:val="FFFFFF"/>
                <w:lang w:val="en-IN" w:eastAsia="en-IN"/>
              </w:rPr>
            </w:pPr>
            <w:r w:rsidRPr="006C2C8D">
              <w:rPr>
                <w:rFonts w:ascii="Calibri" w:hAnsi="Calibri" w:eastAsia="Times New Roman" w:cs="Times New Roman"/>
                <w:color w:val="FFFFFF"/>
                <w:lang w:val="en-IN" w:eastAsia="en-IN"/>
              </w:rPr>
              <w:t>HR View Attribute</w:t>
            </w:r>
          </w:p>
        </w:tc>
        <w:tc>
          <w:tcPr>
            <w:tcW w:w="2892" w:type="dxa"/>
            <w:shd w:val="clear" w:color="auto" w:fill="FF0066"/>
            <w:noWrap/>
            <w:vAlign w:val="center"/>
            <w:hideMark/>
          </w:tcPr>
          <w:p w:rsidRPr="006C2C8D" w:rsidR="00AD018C" w:rsidP="0037197C" w:rsidRDefault="00AD018C" w14:paraId="492DE2EB" w14:textId="77777777">
            <w:pPr>
              <w:spacing w:after="0" w:line="240" w:lineRule="auto"/>
              <w:jc w:val="center"/>
              <w:rPr>
                <w:rFonts w:ascii="Calibri" w:hAnsi="Calibri" w:eastAsia="Times New Roman" w:cs="Times New Roman"/>
                <w:color w:val="FFFFFF"/>
                <w:lang w:val="en-IN" w:eastAsia="en-IN"/>
              </w:rPr>
            </w:pPr>
            <w:r w:rsidRPr="006C2C8D">
              <w:rPr>
                <w:rFonts w:ascii="Calibri" w:hAnsi="Calibri" w:eastAsia="Times New Roman" w:cs="Times New Roman"/>
                <w:color w:val="FFFFFF"/>
                <w:lang w:val="en-IN" w:eastAsia="en-IN"/>
              </w:rPr>
              <w:t>Staging Table Attribute</w:t>
            </w:r>
          </w:p>
        </w:tc>
        <w:tc>
          <w:tcPr>
            <w:tcW w:w="2296" w:type="dxa"/>
            <w:shd w:val="clear" w:color="auto" w:fill="FF0066"/>
            <w:noWrap/>
            <w:vAlign w:val="center"/>
            <w:hideMark/>
          </w:tcPr>
          <w:p w:rsidRPr="006C2C8D" w:rsidR="00AD018C" w:rsidP="0037197C" w:rsidRDefault="00120727" w14:paraId="00673A33" w14:textId="47FC7742">
            <w:pPr>
              <w:spacing w:after="0" w:line="240" w:lineRule="auto"/>
              <w:jc w:val="center"/>
              <w:rPr>
                <w:rFonts w:ascii="Calibri" w:hAnsi="Calibri" w:eastAsia="Times New Roman" w:cs="Times New Roman"/>
                <w:color w:val="FFFFFF"/>
                <w:lang w:val="en-IN" w:eastAsia="en-IN"/>
              </w:rPr>
            </w:pPr>
            <w:r>
              <w:rPr>
                <w:rFonts w:ascii="Calibri" w:hAnsi="Calibri" w:eastAsia="Times New Roman" w:cs="Times New Roman"/>
                <w:color w:val="FFFFFF"/>
                <w:lang w:val="en-IN" w:eastAsia="en-IN"/>
              </w:rPr>
              <w:t>Saviynt</w:t>
            </w:r>
            <w:r w:rsidRPr="006C2C8D" w:rsidR="00AD018C">
              <w:rPr>
                <w:rFonts w:ascii="Calibri" w:hAnsi="Calibri" w:eastAsia="Times New Roman" w:cs="Times New Roman"/>
                <w:color w:val="FFFFFF"/>
                <w:lang w:val="en-IN" w:eastAsia="en-IN"/>
              </w:rPr>
              <w:t xml:space="preserve"> Database Attribute</w:t>
            </w:r>
          </w:p>
        </w:tc>
        <w:tc>
          <w:tcPr>
            <w:tcW w:w="2090" w:type="dxa"/>
            <w:shd w:val="clear" w:color="auto" w:fill="FF0066"/>
            <w:noWrap/>
            <w:vAlign w:val="center"/>
            <w:hideMark/>
          </w:tcPr>
          <w:p w:rsidRPr="006C2C8D" w:rsidR="00AD018C" w:rsidP="0037197C" w:rsidRDefault="00AD018C" w14:paraId="13306E6D" w14:textId="77777777">
            <w:pPr>
              <w:spacing w:after="0" w:line="240" w:lineRule="auto"/>
              <w:jc w:val="center"/>
              <w:rPr>
                <w:rFonts w:ascii="Calibri" w:hAnsi="Calibri" w:eastAsia="Times New Roman" w:cs="Times New Roman"/>
                <w:color w:val="FFFFFF"/>
                <w:lang w:val="en-IN" w:eastAsia="en-IN"/>
              </w:rPr>
            </w:pPr>
            <w:r w:rsidRPr="006C2C8D">
              <w:rPr>
                <w:rFonts w:ascii="Calibri" w:hAnsi="Calibri" w:eastAsia="Times New Roman" w:cs="Times New Roman"/>
                <w:color w:val="FFFFFF"/>
                <w:lang w:val="en-IN" w:eastAsia="en-IN"/>
              </w:rPr>
              <w:t>UI labels</w:t>
            </w:r>
          </w:p>
        </w:tc>
      </w:tr>
      <w:tr w:rsidRPr="006C2C8D" w:rsidR="00A856B2" w:rsidTr="006962CE" w14:paraId="75C7E082" w14:textId="77777777">
        <w:trPr>
          <w:trHeight w:val="288"/>
        </w:trPr>
        <w:tc>
          <w:tcPr>
            <w:tcW w:w="2892" w:type="dxa"/>
            <w:shd w:val="clear" w:color="auto" w:fill="auto"/>
            <w:vAlign w:val="bottom"/>
            <w:hideMark/>
          </w:tcPr>
          <w:p w:rsidRPr="006C2C8D" w:rsidR="00AD018C" w:rsidP="0037197C" w:rsidRDefault="00AD018C" w14:paraId="2B13FA94"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Actions_CHANGEDON</w:t>
            </w:r>
          </w:p>
        </w:tc>
        <w:tc>
          <w:tcPr>
            <w:tcW w:w="2892" w:type="dxa"/>
            <w:shd w:val="clear" w:color="auto" w:fill="auto"/>
            <w:noWrap/>
            <w:vAlign w:val="bottom"/>
            <w:hideMark/>
          </w:tcPr>
          <w:p w:rsidRPr="006C2C8D" w:rsidR="00AD018C" w:rsidP="0037197C" w:rsidRDefault="00AD018C" w14:paraId="3880C0CE"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Actions_CHANGEDON</w:t>
            </w:r>
          </w:p>
        </w:tc>
        <w:tc>
          <w:tcPr>
            <w:tcW w:w="2296" w:type="dxa"/>
            <w:shd w:val="clear" w:color="auto" w:fill="auto"/>
            <w:noWrap/>
            <w:vAlign w:val="bottom"/>
            <w:hideMark/>
          </w:tcPr>
          <w:p w:rsidRPr="006C2C8D" w:rsidR="00AD018C" w:rsidP="0037197C" w:rsidRDefault="00AD018C" w14:paraId="3E716BCA"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CustomProperty15</w:t>
            </w:r>
          </w:p>
        </w:tc>
        <w:tc>
          <w:tcPr>
            <w:tcW w:w="2090" w:type="dxa"/>
            <w:shd w:val="clear" w:color="auto" w:fill="auto"/>
            <w:noWrap/>
            <w:vAlign w:val="bottom"/>
            <w:hideMark/>
          </w:tcPr>
          <w:p w:rsidRPr="006C2C8D" w:rsidR="00AD018C" w:rsidP="0037197C" w:rsidRDefault="00AD018C" w14:paraId="2040ECC4"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Actions Changed ON</w:t>
            </w:r>
          </w:p>
        </w:tc>
      </w:tr>
      <w:tr w:rsidRPr="006C2C8D" w:rsidR="00A856B2" w:rsidTr="006962CE" w14:paraId="1A7A0791" w14:textId="77777777">
        <w:trPr>
          <w:trHeight w:val="288"/>
        </w:trPr>
        <w:tc>
          <w:tcPr>
            <w:tcW w:w="2892" w:type="dxa"/>
            <w:shd w:val="clear" w:color="auto" w:fill="auto"/>
            <w:vAlign w:val="bottom"/>
            <w:hideMark/>
          </w:tcPr>
          <w:p w:rsidRPr="006C2C8D" w:rsidR="00AD018C" w:rsidP="0037197C" w:rsidRDefault="00AD018C" w14:paraId="0FFCDC1B"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Actions_BEGDA</w:t>
            </w:r>
          </w:p>
        </w:tc>
        <w:tc>
          <w:tcPr>
            <w:tcW w:w="2892" w:type="dxa"/>
            <w:shd w:val="clear" w:color="auto" w:fill="auto"/>
            <w:noWrap/>
            <w:vAlign w:val="bottom"/>
            <w:hideMark/>
          </w:tcPr>
          <w:p w:rsidRPr="006C2C8D" w:rsidR="00AD018C" w:rsidP="0037197C" w:rsidRDefault="00AD018C" w14:paraId="7294BB77"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Actions_BEGDA</w:t>
            </w:r>
          </w:p>
        </w:tc>
        <w:tc>
          <w:tcPr>
            <w:tcW w:w="2296" w:type="dxa"/>
            <w:shd w:val="clear" w:color="auto" w:fill="auto"/>
            <w:noWrap/>
            <w:vAlign w:val="bottom"/>
            <w:hideMark/>
          </w:tcPr>
          <w:p w:rsidRPr="006C2C8D" w:rsidR="00AD018C" w:rsidP="0037197C" w:rsidRDefault="00AD018C" w14:paraId="4EE8C542"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CustomProperty13</w:t>
            </w:r>
          </w:p>
        </w:tc>
        <w:tc>
          <w:tcPr>
            <w:tcW w:w="2090" w:type="dxa"/>
            <w:shd w:val="clear" w:color="auto" w:fill="auto"/>
            <w:noWrap/>
            <w:vAlign w:val="bottom"/>
            <w:hideMark/>
          </w:tcPr>
          <w:p w:rsidRPr="006C2C8D" w:rsidR="00AD018C" w:rsidP="0037197C" w:rsidRDefault="00AD018C" w14:paraId="52E446B9"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 xml:space="preserve">Actions Beginning Date </w:t>
            </w:r>
          </w:p>
        </w:tc>
      </w:tr>
      <w:tr w:rsidRPr="006C2C8D" w:rsidR="00A856B2" w:rsidTr="006962CE" w14:paraId="55FC79F9" w14:textId="77777777">
        <w:trPr>
          <w:trHeight w:val="288"/>
        </w:trPr>
        <w:tc>
          <w:tcPr>
            <w:tcW w:w="2892" w:type="dxa"/>
            <w:shd w:val="clear" w:color="auto" w:fill="auto"/>
            <w:vAlign w:val="bottom"/>
            <w:hideMark/>
          </w:tcPr>
          <w:p w:rsidRPr="006C2C8D" w:rsidR="00AD018C" w:rsidP="0037197C" w:rsidRDefault="00AD018C" w14:paraId="56810FC7"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Actions_ENDDA</w:t>
            </w:r>
          </w:p>
        </w:tc>
        <w:tc>
          <w:tcPr>
            <w:tcW w:w="2892" w:type="dxa"/>
            <w:shd w:val="clear" w:color="auto" w:fill="auto"/>
            <w:noWrap/>
            <w:vAlign w:val="bottom"/>
            <w:hideMark/>
          </w:tcPr>
          <w:p w:rsidRPr="006C2C8D" w:rsidR="00AD018C" w:rsidP="0037197C" w:rsidRDefault="00AD018C" w14:paraId="304737C9"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Actions_ENDDA</w:t>
            </w:r>
          </w:p>
        </w:tc>
        <w:tc>
          <w:tcPr>
            <w:tcW w:w="2296" w:type="dxa"/>
            <w:shd w:val="clear" w:color="auto" w:fill="auto"/>
            <w:noWrap/>
            <w:vAlign w:val="bottom"/>
            <w:hideMark/>
          </w:tcPr>
          <w:p w:rsidRPr="006C2C8D" w:rsidR="00AD018C" w:rsidP="0037197C" w:rsidRDefault="00AD018C" w14:paraId="3733E27A"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CustomProperty14</w:t>
            </w:r>
          </w:p>
        </w:tc>
        <w:tc>
          <w:tcPr>
            <w:tcW w:w="2090" w:type="dxa"/>
            <w:shd w:val="clear" w:color="auto" w:fill="auto"/>
            <w:noWrap/>
            <w:vAlign w:val="bottom"/>
            <w:hideMark/>
          </w:tcPr>
          <w:p w:rsidRPr="006C2C8D" w:rsidR="00AD018C" w:rsidP="0037197C" w:rsidRDefault="00AD018C" w14:paraId="5C842E99"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Actions End Date</w:t>
            </w:r>
          </w:p>
        </w:tc>
      </w:tr>
      <w:tr w:rsidRPr="006C2C8D" w:rsidR="00A856B2" w:rsidTr="006962CE" w14:paraId="0D3F5C4C" w14:textId="77777777">
        <w:trPr>
          <w:trHeight w:val="288"/>
        </w:trPr>
        <w:tc>
          <w:tcPr>
            <w:tcW w:w="2892" w:type="dxa"/>
            <w:shd w:val="clear" w:color="auto" w:fill="auto"/>
            <w:vAlign w:val="bottom"/>
            <w:hideMark/>
          </w:tcPr>
          <w:p w:rsidRPr="006C2C8D" w:rsidR="00AD018C" w:rsidP="0037197C" w:rsidRDefault="00AD018C" w14:paraId="51E02FDB"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calc in code</w:t>
            </w:r>
          </w:p>
        </w:tc>
        <w:tc>
          <w:tcPr>
            <w:tcW w:w="2892" w:type="dxa"/>
            <w:shd w:val="clear" w:color="auto" w:fill="auto"/>
            <w:noWrap/>
            <w:vAlign w:val="bottom"/>
            <w:hideMark/>
          </w:tcPr>
          <w:p w:rsidRPr="006C2C8D" w:rsidR="00AD018C" w:rsidP="0037197C" w:rsidRDefault="00AD018C" w14:paraId="2098BBB4"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StartDate</w:t>
            </w:r>
          </w:p>
        </w:tc>
        <w:tc>
          <w:tcPr>
            <w:tcW w:w="2296" w:type="dxa"/>
            <w:shd w:val="clear" w:color="auto" w:fill="auto"/>
            <w:noWrap/>
            <w:vAlign w:val="bottom"/>
            <w:hideMark/>
          </w:tcPr>
          <w:p w:rsidRPr="006C2C8D" w:rsidR="00AD018C" w:rsidP="0037197C" w:rsidRDefault="00AD018C" w14:paraId="1E65A562"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STARTDATE</w:t>
            </w:r>
          </w:p>
        </w:tc>
        <w:tc>
          <w:tcPr>
            <w:tcW w:w="2090" w:type="dxa"/>
            <w:shd w:val="clear" w:color="auto" w:fill="auto"/>
            <w:noWrap/>
            <w:vAlign w:val="bottom"/>
            <w:hideMark/>
          </w:tcPr>
          <w:p w:rsidRPr="006C2C8D" w:rsidR="00AD018C" w:rsidP="0037197C" w:rsidRDefault="00AD018C" w14:paraId="3C8674E5"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Start Date</w:t>
            </w:r>
          </w:p>
        </w:tc>
      </w:tr>
      <w:tr w:rsidRPr="006C2C8D" w:rsidR="00A856B2" w:rsidTr="006962CE" w14:paraId="6D2641D9" w14:textId="77777777">
        <w:trPr>
          <w:trHeight w:val="864"/>
        </w:trPr>
        <w:tc>
          <w:tcPr>
            <w:tcW w:w="2892" w:type="dxa"/>
            <w:shd w:val="clear" w:color="auto" w:fill="auto"/>
            <w:vAlign w:val="bottom"/>
            <w:hideMark/>
          </w:tcPr>
          <w:p w:rsidRPr="006C2C8D" w:rsidR="00AD018C" w:rsidP="0037197C" w:rsidRDefault="00AD018C" w14:paraId="52C480B0" w14:textId="11FB23A3">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 xml:space="preserve">by </w:t>
            </w:r>
            <w:r w:rsidRPr="006C2C8D" w:rsidR="007B685C">
              <w:rPr>
                <w:rFonts w:ascii="Calibri" w:hAnsi="Calibri" w:eastAsia="Times New Roman" w:cs="Times New Roman"/>
                <w:color w:val="000000"/>
                <w:lang w:val="en-IN" w:eastAsia="en-IN"/>
              </w:rPr>
              <w:t>default,</w:t>
            </w:r>
            <w:r w:rsidRPr="006C2C8D">
              <w:rPr>
                <w:rFonts w:ascii="Calibri" w:hAnsi="Calibri" w:eastAsia="Times New Roman" w:cs="Times New Roman"/>
                <w:color w:val="000000"/>
                <w:lang w:val="en-IN" w:eastAsia="en-IN"/>
              </w:rPr>
              <w:t xml:space="preserve"> its set as 31/12/9999, if the user becomes inactive then current date and time is sent </w:t>
            </w:r>
          </w:p>
        </w:tc>
        <w:tc>
          <w:tcPr>
            <w:tcW w:w="2892" w:type="dxa"/>
            <w:shd w:val="clear" w:color="auto" w:fill="auto"/>
            <w:noWrap/>
            <w:vAlign w:val="bottom"/>
            <w:hideMark/>
          </w:tcPr>
          <w:p w:rsidRPr="006C2C8D" w:rsidR="00AD018C" w:rsidP="0037197C" w:rsidRDefault="00AD018C" w14:paraId="5789B8CD"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EndDate</w:t>
            </w:r>
          </w:p>
        </w:tc>
        <w:tc>
          <w:tcPr>
            <w:tcW w:w="2296" w:type="dxa"/>
            <w:shd w:val="clear" w:color="auto" w:fill="auto"/>
            <w:noWrap/>
            <w:vAlign w:val="bottom"/>
            <w:hideMark/>
          </w:tcPr>
          <w:p w:rsidRPr="006C2C8D" w:rsidR="00AD018C" w:rsidP="0037197C" w:rsidRDefault="00AD018C" w14:paraId="59837AA5"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ENDDATE</w:t>
            </w:r>
          </w:p>
        </w:tc>
        <w:tc>
          <w:tcPr>
            <w:tcW w:w="2090" w:type="dxa"/>
            <w:shd w:val="clear" w:color="auto" w:fill="auto"/>
            <w:noWrap/>
            <w:vAlign w:val="bottom"/>
            <w:hideMark/>
          </w:tcPr>
          <w:p w:rsidRPr="006C2C8D" w:rsidR="00AD018C" w:rsidP="0037197C" w:rsidRDefault="00AD018C" w14:paraId="2404F48B"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End Date</w:t>
            </w:r>
          </w:p>
        </w:tc>
      </w:tr>
      <w:tr w:rsidRPr="006C2C8D" w:rsidR="00A856B2" w:rsidTr="006962CE" w14:paraId="17BEE1A7" w14:textId="77777777">
        <w:trPr>
          <w:trHeight w:val="288"/>
        </w:trPr>
        <w:tc>
          <w:tcPr>
            <w:tcW w:w="2892" w:type="dxa"/>
            <w:shd w:val="clear" w:color="auto" w:fill="auto"/>
            <w:vAlign w:val="bottom"/>
            <w:hideMark/>
          </w:tcPr>
          <w:p w:rsidRPr="006C2C8D" w:rsidR="00AD018C" w:rsidP="0037197C" w:rsidRDefault="00AD018C" w14:paraId="6FB91B5D"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EmployeeNumber</w:t>
            </w:r>
          </w:p>
        </w:tc>
        <w:tc>
          <w:tcPr>
            <w:tcW w:w="2892" w:type="dxa"/>
            <w:shd w:val="clear" w:color="auto" w:fill="auto"/>
            <w:noWrap/>
            <w:vAlign w:val="bottom"/>
            <w:hideMark/>
          </w:tcPr>
          <w:p w:rsidRPr="006C2C8D" w:rsidR="00AD018C" w:rsidP="0037197C" w:rsidRDefault="00AD018C" w14:paraId="2B5BB09A"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EmployeeNumber</w:t>
            </w:r>
          </w:p>
        </w:tc>
        <w:tc>
          <w:tcPr>
            <w:tcW w:w="2296" w:type="dxa"/>
            <w:shd w:val="clear" w:color="auto" w:fill="auto"/>
            <w:noWrap/>
            <w:vAlign w:val="bottom"/>
            <w:hideMark/>
          </w:tcPr>
          <w:p w:rsidRPr="006C2C8D" w:rsidR="00AD018C" w:rsidP="0037197C" w:rsidRDefault="00AD018C" w14:paraId="7792DA7C"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EMPLOYEEID</w:t>
            </w:r>
          </w:p>
        </w:tc>
        <w:tc>
          <w:tcPr>
            <w:tcW w:w="2090" w:type="dxa"/>
            <w:shd w:val="clear" w:color="auto" w:fill="auto"/>
            <w:noWrap/>
            <w:vAlign w:val="bottom"/>
            <w:hideMark/>
          </w:tcPr>
          <w:p w:rsidRPr="006C2C8D" w:rsidR="00AD018C" w:rsidP="0037197C" w:rsidRDefault="00AD018C" w14:paraId="57D4BF61"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Employee Number</w:t>
            </w:r>
          </w:p>
        </w:tc>
      </w:tr>
      <w:tr w:rsidRPr="006C2C8D" w:rsidR="00A856B2" w:rsidTr="006962CE" w14:paraId="3B083317" w14:textId="77777777">
        <w:trPr>
          <w:trHeight w:val="288"/>
        </w:trPr>
        <w:tc>
          <w:tcPr>
            <w:tcW w:w="2892" w:type="dxa"/>
            <w:shd w:val="clear" w:color="auto" w:fill="auto"/>
            <w:vAlign w:val="bottom"/>
            <w:hideMark/>
          </w:tcPr>
          <w:p w:rsidRPr="006C2C8D" w:rsidR="00AD018C" w:rsidP="0037197C" w:rsidRDefault="00AD018C" w14:paraId="10E38F59"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LegacyEmployeeNumber</w:t>
            </w:r>
          </w:p>
        </w:tc>
        <w:tc>
          <w:tcPr>
            <w:tcW w:w="2892" w:type="dxa"/>
            <w:shd w:val="clear" w:color="auto" w:fill="auto"/>
            <w:noWrap/>
            <w:vAlign w:val="bottom"/>
            <w:hideMark/>
          </w:tcPr>
          <w:p w:rsidRPr="006C2C8D" w:rsidR="00AD018C" w:rsidP="0037197C" w:rsidRDefault="00AD018C" w14:paraId="04FF0E58"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LegacyEmployeeNumber</w:t>
            </w:r>
          </w:p>
        </w:tc>
        <w:tc>
          <w:tcPr>
            <w:tcW w:w="2296" w:type="dxa"/>
            <w:shd w:val="clear" w:color="auto" w:fill="auto"/>
            <w:noWrap/>
            <w:vAlign w:val="bottom"/>
            <w:hideMark/>
          </w:tcPr>
          <w:p w:rsidRPr="006C2C8D" w:rsidR="00AD018C" w:rsidP="0037197C" w:rsidRDefault="00AD018C" w14:paraId="47D6049C"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CustomProperty24</w:t>
            </w:r>
          </w:p>
        </w:tc>
        <w:tc>
          <w:tcPr>
            <w:tcW w:w="2090" w:type="dxa"/>
            <w:shd w:val="clear" w:color="auto" w:fill="auto"/>
            <w:noWrap/>
            <w:vAlign w:val="bottom"/>
            <w:hideMark/>
          </w:tcPr>
          <w:p w:rsidRPr="006C2C8D" w:rsidR="00AD018C" w:rsidP="0037197C" w:rsidRDefault="00AD018C" w14:paraId="787BA8D0"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Legacy Employee Number</w:t>
            </w:r>
          </w:p>
        </w:tc>
      </w:tr>
      <w:tr w:rsidRPr="006C2C8D" w:rsidR="00A856B2" w:rsidTr="006962CE" w14:paraId="7ED92609" w14:textId="77777777">
        <w:trPr>
          <w:trHeight w:val="576"/>
        </w:trPr>
        <w:tc>
          <w:tcPr>
            <w:tcW w:w="2892" w:type="dxa"/>
            <w:shd w:val="clear" w:color="auto" w:fill="auto"/>
            <w:vAlign w:val="bottom"/>
            <w:hideMark/>
          </w:tcPr>
          <w:p w:rsidRPr="006C2C8D" w:rsidR="00AD018C" w:rsidP="0037197C" w:rsidRDefault="00AD018C" w14:paraId="449CD930"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Auto generation from mpc_picsavaliable table</w:t>
            </w:r>
          </w:p>
        </w:tc>
        <w:tc>
          <w:tcPr>
            <w:tcW w:w="2892" w:type="dxa"/>
            <w:shd w:val="clear" w:color="auto" w:fill="auto"/>
            <w:noWrap/>
            <w:vAlign w:val="bottom"/>
            <w:hideMark/>
          </w:tcPr>
          <w:p w:rsidRPr="006C2C8D" w:rsidR="00AD018C" w:rsidP="0037197C" w:rsidRDefault="00AD018C" w14:paraId="5044EC7D"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Muid</w:t>
            </w:r>
          </w:p>
        </w:tc>
        <w:tc>
          <w:tcPr>
            <w:tcW w:w="2296" w:type="dxa"/>
            <w:shd w:val="clear" w:color="auto" w:fill="auto"/>
            <w:noWrap/>
            <w:vAlign w:val="bottom"/>
            <w:hideMark/>
          </w:tcPr>
          <w:p w:rsidRPr="006C2C8D" w:rsidR="00AD018C" w:rsidP="0037197C" w:rsidRDefault="00AD018C" w14:paraId="7F316062"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CustomProperty3</w:t>
            </w:r>
          </w:p>
        </w:tc>
        <w:tc>
          <w:tcPr>
            <w:tcW w:w="2090" w:type="dxa"/>
            <w:shd w:val="clear" w:color="auto" w:fill="auto"/>
            <w:noWrap/>
            <w:vAlign w:val="bottom"/>
            <w:hideMark/>
          </w:tcPr>
          <w:p w:rsidRPr="006C2C8D" w:rsidR="00AD018C" w:rsidP="0037197C" w:rsidRDefault="00AD018C" w14:paraId="244B7BCD"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 xml:space="preserve">MUID </w:t>
            </w:r>
          </w:p>
        </w:tc>
      </w:tr>
      <w:tr w:rsidRPr="006C2C8D" w:rsidR="00A856B2" w:rsidTr="006962CE" w14:paraId="104C1492" w14:textId="77777777">
        <w:trPr>
          <w:trHeight w:val="288"/>
        </w:trPr>
        <w:tc>
          <w:tcPr>
            <w:tcW w:w="2892" w:type="dxa"/>
            <w:shd w:val="clear" w:color="auto" w:fill="auto"/>
            <w:vAlign w:val="bottom"/>
            <w:hideMark/>
          </w:tcPr>
          <w:p w:rsidRPr="006C2C8D" w:rsidR="00AD018C" w:rsidP="0037197C" w:rsidRDefault="00AD018C" w14:paraId="6B951ACE"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ActionType</w:t>
            </w:r>
          </w:p>
        </w:tc>
        <w:tc>
          <w:tcPr>
            <w:tcW w:w="2892" w:type="dxa"/>
            <w:shd w:val="clear" w:color="auto" w:fill="auto"/>
            <w:noWrap/>
            <w:vAlign w:val="bottom"/>
            <w:hideMark/>
          </w:tcPr>
          <w:p w:rsidRPr="006C2C8D" w:rsidR="00AD018C" w:rsidP="0037197C" w:rsidRDefault="00AD018C" w14:paraId="523254A2"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ActionType</w:t>
            </w:r>
          </w:p>
        </w:tc>
        <w:tc>
          <w:tcPr>
            <w:tcW w:w="2296" w:type="dxa"/>
            <w:shd w:val="clear" w:color="auto" w:fill="auto"/>
            <w:noWrap/>
            <w:vAlign w:val="bottom"/>
            <w:hideMark/>
          </w:tcPr>
          <w:p w:rsidRPr="006C2C8D" w:rsidR="00AD018C" w:rsidP="0037197C" w:rsidRDefault="00AD018C" w14:paraId="6FE5B82B"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CustomProperty17</w:t>
            </w:r>
          </w:p>
        </w:tc>
        <w:tc>
          <w:tcPr>
            <w:tcW w:w="2090" w:type="dxa"/>
            <w:shd w:val="clear" w:color="auto" w:fill="auto"/>
            <w:noWrap/>
            <w:vAlign w:val="bottom"/>
            <w:hideMark/>
          </w:tcPr>
          <w:p w:rsidRPr="006C2C8D" w:rsidR="00AD018C" w:rsidP="0037197C" w:rsidRDefault="00AD018C" w14:paraId="5AD74A59"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 xml:space="preserve">Action Type </w:t>
            </w:r>
          </w:p>
        </w:tc>
      </w:tr>
      <w:tr w:rsidRPr="006C2C8D" w:rsidR="00A856B2" w:rsidTr="006962CE" w14:paraId="63D174BE" w14:textId="77777777">
        <w:trPr>
          <w:trHeight w:val="288"/>
        </w:trPr>
        <w:tc>
          <w:tcPr>
            <w:tcW w:w="2892" w:type="dxa"/>
            <w:shd w:val="clear" w:color="auto" w:fill="auto"/>
            <w:vAlign w:val="bottom"/>
            <w:hideMark/>
          </w:tcPr>
          <w:p w:rsidRPr="006C2C8D" w:rsidR="00AD018C" w:rsidP="0037197C" w:rsidRDefault="00AD018C" w14:paraId="51BDEF84"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ActionStatus</w:t>
            </w:r>
          </w:p>
        </w:tc>
        <w:tc>
          <w:tcPr>
            <w:tcW w:w="2892" w:type="dxa"/>
            <w:shd w:val="clear" w:color="auto" w:fill="auto"/>
            <w:noWrap/>
            <w:vAlign w:val="bottom"/>
            <w:hideMark/>
          </w:tcPr>
          <w:p w:rsidRPr="006C2C8D" w:rsidR="00AD018C" w:rsidP="0037197C" w:rsidRDefault="00AD018C" w14:paraId="7E9A89EB"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ActionStatus</w:t>
            </w:r>
          </w:p>
        </w:tc>
        <w:tc>
          <w:tcPr>
            <w:tcW w:w="2296" w:type="dxa"/>
            <w:shd w:val="clear" w:color="auto" w:fill="auto"/>
            <w:noWrap/>
            <w:vAlign w:val="bottom"/>
            <w:hideMark/>
          </w:tcPr>
          <w:p w:rsidRPr="006C2C8D" w:rsidR="00AD018C" w:rsidP="0037197C" w:rsidRDefault="00AD018C" w14:paraId="09A9FCF4"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CustomProperty18</w:t>
            </w:r>
          </w:p>
        </w:tc>
        <w:tc>
          <w:tcPr>
            <w:tcW w:w="2090" w:type="dxa"/>
            <w:shd w:val="clear" w:color="auto" w:fill="auto"/>
            <w:noWrap/>
            <w:vAlign w:val="bottom"/>
            <w:hideMark/>
          </w:tcPr>
          <w:p w:rsidRPr="006C2C8D" w:rsidR="00AD018C" w:rsidP="0037197C" w:rsidRDefault="00AD018C" w14:paraId="5959C46D"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 xml:space="preserve">Action Status </w:t>
            </w:r>
          </w:p>
        </w:tc>
      </w:tr>
      <w:tr w:rsidRPr="006C2C8D" w:rsidR="00A856B2" w:rsidTr="006962CE" w14:paraId="65A1A314" w14:textId="77777777">
        <w:trPr>
          <w:trHeight w:val="288"/>
        </w:trPr>
        <w:tc>
          <w:tcPr>
            <w:tcW w:w="2892" w:type="dxa"/>
            <w:shd w:val="clear" w:color="auto" w:fill="auto"/>
            <w:vAlign w:val="bottom"/>
            <w:hideMark/>
          </w:tcPr>
          <w:p w:rsidRPr="006C2C8D" w:rsidR="00AD018C" w:rsidP="0037197C" w:rsidRDefault="00AD018C" w14:paraId="7578937B"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InitialHireDate</w:t>
            </w:r>
          </w:p>
        </w:tc>
        <w:tc>
          <w:tcPr>
            <w:tcW w:w="2892" w:type="dxa"/>
            <w:shd w:val="clear" w:color="auto" w:fill="auto"/>
            <w:noWrap/>
            <w:vAlign w:val="bottom"/>
            <w:hideMark/>
          </w:tcPr>
          <w:p w:rsidRPr="006C2C8D" w:rsidR="00AD018C" w:rsidP="0037197C" w:rsidRDefault="00AD018C" w14:paraId="2DBEDC8E"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InitialHireDate</w:t>
            </w:r>
          </w:p>
        </w:tc>
        <w:tc>
          <w:tcPr>
            <w:tcW w:w="2296" w:type="dxa"/>
            <w:shd w:val="clear" w:color="auto" w:fill="auto"/>
            <w:noWrap/>
            <w:vAlign w:val="bottom"/>
            <w:hideMark/>
          </w:tcPr>
          <w:p w:rsidRPr="006C2C8D" w:rsidR="00AD018C" w:rsidP="0037197C" w:rsidRDefault="00AD018C" w14:paraId="0E200BA1"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CustomProperty16</w:t>
            </w:r>
          </w:p>
        </w:tc>
        <w:tc>
          <w:tcPr>
            <w:tcW w:w="2090" w:type="dxa"/>
            <w:shd w:val="clear" w:color="auto" w:fill="auto"/>
            <w:noWrap/>
            <w:vAlign w:val="bottom"/>
            <w:hideMark/>
          </w:tcPr>
          <w:p w:rsidRPr="006C2C8D" w:rsidR="00AD018C" w:rsidP="0037197C" w:rsidRDefault="00AD018C" w14:paraId="7E6AE35F"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InitialHireDate</w:t>
            </w:r>
          </w:p>
        </w:tc>
      </w:tr>
      <w:tr w:rsidRPr="006C2C8D" w:rsidR="00A856B2" w:rsidTr="006962CE" w14:paraId="0F5E8BB7" w14:textId="77777777">
        <w:trPr>
          <w:trHeight w:val="288"/>
        </w:trPr>
        <w:tc>
          <w:tcPr>
            <w:tcW w:w="2892" w:type="dxa"/>
            <w:shd w:val="clear" w:color="auto" w:fill="auto"/>
            <w:vAlign w:val="bottom"/>
            <w:hideMark/>
          </w:tcPr>
          <w:p w:rsidRPr="006C2C8D" w:rsidR="00AD018C" w:rsidP="0037197C" w:rsidRDefault="00AD018C" w14:paraId="04FA21F1"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DetailedStatus</w:t>
            </w:r>
          </w:p>
        </w:tc>
        <w:tc>
          <w:tcPr>
            <w:tcW w:w="2892" w:type="dxa"/>
            <w:shd w:val="clear" w:color="auto" w:fill="auto"/>
            <w:noWrap/>
            <w:vAlign w:val="bottom"/>
            <w:hideMark/>
          </w:tcPr>
          <w:p w:rsidRPr="006C2C8D" w:rsidR="00AD018C" w:rsidP="0037197C" w:rsidRDefault="00AD018C" w14:paraId="0AF4CEB4"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DetailedStatus</w:t>
            </w:r>
          </w:p>
        </w:tc>
        <w:tc>
          <w:tcPr>
            <w:tcW w:w="2296" w:type="dxa"/>
            <w:shd w:val="clear" w:color="auto" w:fill="auto"/>
            <w:noWrap/>
            <w:vAlign w:val="bottom"/>
            <w:hideMark/>
          </w:tcPr>
          <w:p w:rsidRPr="006C2C8D" w:rsidR="00AD018C" w:rsidP="0037197C" w:rsidRDefault="00AD018C" w14:paraId="6CAA930C"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CustomProperty4</w:t>
            </w:r>
          </w:p>
        </w:tc>
        <w:tc>
          <w:tcPr>
            <w:tcW w:w="2090" w:type="dxa"/>
            <w:shd w:val="clear" w:color="auto" w:fill="auto"/>
            <w:noWrap/>
            <w:vAlign w:val="bottom"/>
            <w:hideMark/>
          </w:tcPr>
          <w:p w:rsidRPr="006C2C8D" w:rsidR="00AD018C" w:rsidP="0037197C" w:rsidRDefault="00AD018C" w14:paraId="66D83462"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 xml:space="preserve">Detailed Status </w:t>
            </w:r>
          </w:p>
        </w:tc>
      </w:tr>
      <w:tr w:rsidRPr="006C2C8D" w:rsidR="00A856B2" w:rsidTr="006962CE" w14:paraId="4555E452" w14:textId="77777777">
        <w:trPr>
          <w:trHeight w:val="288"/>
        </w:trPr>
        <w:tc>
          <w:tcPr>
            <w:tcW w:w="2892" w:type="dxa"/>
            <w:shd w:val="clear" w:color="auto" w:fill="auto"/>
            <w:vAlign w:val="bottom"/>
            <w:hideMark/>
          </w:tcPr>
          <w:p w:rsidRPr="006C2C8D" w:rsidR="00AD018C" w:rsidP="0037197C" w:rsidRDefault="00AD018C" w14:paraId="3922A57A"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1 or 0</w:t>
            </w:r>
          </w:p>
        </w:tc>
        <w:tc>
          <w:tcPr>
            <w:tcW w:w="2892" w:type="dxa"/>
            <w:shd w:val="clear" w:color="auto" w:fill="auto"/>
            <w:noWrap/>
            <w:vAlign w:val="bottom"/>
            <w:hideMark/>
          </w:tcPr>
          <w:p w:rsidRPr="006C2C8D" w:rsidR="00AD018C" w:rsidP="0037197C" w:rsidRDefault="00AD018C" w14:paraId="0133036E"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EmployeeStatus</w:t>
            </w:r>
          </w:p>
        </w:tc>
        <w:tc>
          <w:tcPr>
            <w:tcW w:w="2296" w:type="dxa"/>
            <w:shd w:val="clear" w:color="auto" w:fill="auto"/>
            <w:noWrap/>
            <w:vAlign w:val="bottom"/>
            <w:hideMark/>
          </w:tcPr>
          <w:p w:rsidRPr="006C2C8D" w:rsidR="00AD018C" w:rsidP="0037197C" w:rsidRDefault="00AD018C" w14:paraId="1D1738BA"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STATUSKEY</w:t>
            </w:r>
          </w:p>
        </w:tc>
        <w:tc>
          <w:tcPr>
            <w:tcW w:w="2090" w:type="dxa"/>
            <w:shd w:val="clear" w:color="auto" w:fill="auto"/>
            <w:noWrap/>
            <w:vAlign w:val="bottom"/>
            <w:hideMark/>
          </w:tcPr>
          <w:p w:rsidRPr="006C2C8D" w:rsidR="00AD018C" w:rsidP="0037197C" w:rsidRDefault="00AD018C" w14:paraId="1EE80008"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status</w:t>
            </w:r>
          </w:p>
        </w:tc>
      </w:tr>
      <w:tr w:rsidRPr="006C2C8D" w:rsidR="00A856B2" w:rsidTr="006962CE" w14:paraId="16582DE9" w14:textId="77777777">
        <w:trPr>
          <w:trHeight w:val="288"/>
        </w:trPr>
        <w:tc>
          <w:tcPr>
            <w:tcW w:w="2892" w:type="dxa"/>
            <w:shd w:val="clear" w:color="auto" w:fill="auto"/>
            <w:vAlign w:val="bottom"/>
            <w:hideMark/>
          </w:tcPr>
          <w:p w:rsidRPr="006C2C8D" w:rsidR="00AD018C" w:rsidP="0037197C" w:rsidRDefault="00AD018C" w14:paraId="0B2502D5"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lastRenderedPageBreak/>
              <w:t>EmployeeType</w:t>
            </w:r>
          </w:p>
        </w:tc>
        <w:tc>
          <w:tcPr>
            <w:tcW w:w="2892" w:type="dxa"/>
            <w:shd w:val="clear" w:color="auto" w:fill="auto"/>
            <w:noWrap/>
            <w:vAlign w:val="bottom"/>
            <w:hideMark/>
          </w:tcPr>
          <w:p w:rsidRPr="006C2C8D" w:rsidR="00AD018C" w:rsidP="0037197C" w:rsidRDefault="00AD018C" w14:paraId="25EA69DE"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EmployeeType</w:t>
            </w:r>
          </w:p>
        </w:tc>
        <w:tc>
          <w:tcPr>
            <w:tcW w:w="2296" w:type="dxa"/>
            <w:shd w:val="clear" w:color="auto" w:fill="auto"/>
            <w:noWrap/>
            <w:vAlign w:val="bottom"/>
            <w:hideMark/>
          </w:tcPr>
          <w:p w:rsidRPr="006C2C8D" w:rsidR="00AD018C" w:rsidP="0037197C" w:rsidRDefault="00AD018C" w14:paraId="2CEC1DE0"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EMPLOYEETYPE</w:t>
            </w:r>
          </w:p>
        </w:tc>
        <w:tc>
          <w:tcPr>
            <w:tcW w:w="2090" w:type="dxa"/>
            <w:shd w:val="clear" w:color="auto" w:fill="auto"/>
            <w:noWrap/>
            <w:vAlign w:val="bottom"/>
            <w:hideMark/>
          </w:tcPr>
          <w:p w:rsidRPr="006C2C8D" w:rsidR="00AD018C" w:rsidP="0037197C" w:rsidRDefault="00AD018C" w14:paraId="7942E500"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Employee Type</w:t>
            </w:r>
          </w:p>
        </w:tc>
      </w:tr>
      <w:tr w:rsidRPr="006C2C8D" w:rsidR="00A856B2" w:rsidTr="006962CE" w14:paraId="0B8909A2" w14:textId="77777777">
        <w:trPr>
          <w:trHeight w:val="288"/>
        </w:trPr>
        <w:tc>
          <w:tcPr>
            <w:tcW w:w="2892" w:type="dxa"/>
            <w:shd w:val="clear" w:color="auto" w:fill="auto"/>
            <w:vAlign w:val="bottom"/>
            <w:hideMark/>
          </w:tcPr>
          <w:p w:rsidRPr="006C2C8D" w:rsidR="00AD018C" w:rsidP="0037197C" w:rsidRDefault="00AD018C" w14:paraId="4FE5EF54"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FirstName</w:t>
            </w:r>
          </w:p>
        </w:tc>
        <w:tc>
          <w:tcPr>
            <w:tcW w:w="2892" w:type="dxa"/>
            <w:shd w:val="clear" w:color="auto" w:fill="auto"/>
            <w:noWrap/>
            <w:vAlign w:val="bottom"/>
            <w:hideMark/>
          </w:tcPr>
          <w:p w:rsidRPr="006C2C8D" w:rsidR="00AD018C" w:rsidP="0037197C" w:rsidRDefault="00AD018C" w14:paraId="431B3F62"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FirstName</w:t>
            </w:r>
          </w:p>
        </w:tc>
        <w:tc>
          <w:tcPr>
            <w:tcW w:w="2296" w:type="dxa"/>
            <w:shd w:val="clear" w:color="auto" w:fill="auto"/>
            <w:noWrap/>
            <w:vAlign w:val="bottom"/>
            <w:hideMark/>
          </w:tcPr>
          <w:p w:rsidRPr="006C2C8D" w:rsidR="00AD018C" w:rsidP="0037197C" w:rsidRDefault="00AD018C" w14:paraId="075B7297"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FIRSTNAME</w:t>
            </w:r>
          </w:p>
        </w:tc>
        <w:tc>
          <w:tcPr>
            <w:tcW w:w="2090" w:type="dxa"/>
            <w:shd w:val="clear" w:color="auto" w:fill="auto"/>
            <w:noWrap/>
            <w:vAlign w:val="bottom"/>
            <w:hideMark/>
          </w:tcPr>
          <w:p w:rsidRPr="006C2C8D" w:rsidR="00AD018C" w:rsidP="0037197C" w:rsidRDefault="00AD018C" w14:paraId="5A47B21E"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First Name</w:t>
            </w:r>
          </w:p>
        </w:tc>
      </w:tr>
      <w:tr w:rsidRPr="006C2C8D" w:rsidR="00A856B2" w:rsidTr="006962CE" w14:paraId="076C5560" w14:textId="77777777">
        <w:trPr>
          <w:trHeight w:val="288"/>
        </w:trPr>
        <w:tc>
          <w:tcPr>
            <w:tcW w:w="2892" w:type="dxa"/>
            <w:shd w:val="clear" w:color="auto" w:fill="auto"/>
            <w:vAlign w:val="bottom"/>
            <w:hideMark/>
          </w:tcPr>
          <w:p w:rsidRPr="006C2C8D" w:rsidR="00AD018C" w:rsidP="0037197C" w:rsidRDefault="00AD018C" w14:paraId="23435270"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LastName</w:t>
            </w:r>
          </w:p>
        </w:tc>
        <w:tc>
          <w:tcPr>
            <w:tcW w:w="2892" w:type="dxa"/>
            <w:shd w:val="clear" w:color="auto" w:fill="auto"/>
            <w:noWrap/>
            <w:vAlign w:val="bottom"/>
            <w:hideMark/>
          </w:tcPr>
          <w:p w:rsidRPr="006C2C8D" w:rsidR="00AD018C" w:rsidP="0037197C" w:rsidRDefault="00AD018C" w14:paraId="68BE4A35"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LastName</w:t>
            </w:r>
          </w:p>
        </w:tc>
        <w:tc>
          <w:tcPr>
            <w:tcW w:w="2296" w:type="dxa"/>
            <w:shd w:val="clear" w:color="auto" w:fill="auto"/>
            <w:noWrap/>
            <w:vAlign w:val="bottom"/>
            <w:hideMark/>
          </w:tcPr>
          <w:p w:rsidRPr="006C2C8D" w:rsidR="00AD018C" w:rsidP="0037197C" w:rsidRDefault="00AD018C" w14:paraId="6731C3F2"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LASTNAME</w:t>
            </w:r>
          </w:p>
        </w:tc>
        <w:tc>
          <w:tcPr>
            <w:tcW w:w="2090" w:type="dxa"/>
            <w:shd w:val="clear" w:color="auto" w:fill="auto"/>
            <w:noWrap/>
            <w:vAlign w:val="bottom"/>
            <w:hideMark/>
          </w:tcPr>
          <w:p w:rsidRPr="006C2C8D" w:rsidR="00AD018C" w:rsidP="0037197C" w:rsidRDefault="00AD018C" w14:paraId="7B36FBF1"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Last Name</w:t>
            </w:r>
          </w:p>
        </w:tc>
      </w:tr>
      <w:tr w:rsidRPr="006C2C8D" w:rsidR="00A856B2" w:rsidTr="006962CE" w14:paraId="045C7CAA" w14:textId="77777777">
        <w:trPr>
          <w:trHeight w:val="288"/>
        </w:trPr>
        <w:tc>
          <w:tcPr>
            <w:tcW w:w="2892" w:type="dxa"/>
            <w:shd w:val="clear" w:color="auto" w:fill="auto"/>
            <w:vAlign w:val="bottom"/>
            <w:hideMark/>
          </w:tcPr>
          <w:p w:rsidRPr="006C2C8D" w:rsidR="00AD018C" w:rsidP="0037197C" w:rsidRDefault="00AD018C" w14:paraId="6213EB10"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MiddleName</w:t>
            </w:r>
          </w:p>
        </w:tc>
        <w:tc>
          <w:tcPr>
            <w:tcW w:w="2892" w:type="dxa"/>
            <w:shd w:val="clear" w:color="auto" w:fill="auto"/>
            <w:noWrap/>
            <w:vAlign w:val="bottom"/>
            <w:hideMark/>
          </w:tcPr>
          <w:p w:rsidRPr="006C2C8D" w:rsidR="00AD018C" w:rsidP="0037197C" w:rsidRDefault="00AD018C" w14:paraId="312D9E94"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MiddleName</w:t>
            </w:r>
          </w:p>
        </w:tc>
        <w:tc>
          <w:tcPr>
            <w:tcW w:w="2296" w:type="dxa"/>
            <w:shd w:val="clear" w:color="auto" w:fill="auto"/>
            <w:noWrap/>
            <w:vAlign w:val="bottom"/>
            <w:hideMark/>
          </w:tcPr>
          <w:p w:rsidRPr="006C2C8D" w:rsidR="00AD018C" w:rsidP="0037197C" w:rsidRDefault="00AD018C" w14:paraId="3E295E78"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MIDDLENAME</w:t>
            </w:r>
          </w:p>
        </w:tc>
        <w:tc>
          <w:tcPr>
            <w:tcW w:w="2090" w:type="dxa"/>
            <w:shd w:val="clear" w:color="auto" w:fill="auto"/>
            <w:noWrap/>
            <w:vAlign w:val="bottom"/>
            <w:hideMark/>
          </w:tcPr>
          <w:p w:rsidRPr="006C2C8D" w:rsidR="00AD018C" w:rsidP="0037197C" w:rsidRDefault="00AD018C" w14:paraId="5419FF1A"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Middle Name</w:t>
            </w:r>
          </w:p>
        </w:tc>
      </w:tr>
      <w:tr w:rsidRPr="006C2C8D" w:rsidR="00A856B2" w:rsidTr="006962CE" w14:paraId="1090F78C" w14:textId="77777777">
        <w:trPr>
          <w:trHeight w:val="288"/>
        </w:trPr>
        <w:tc>
          <w:tcPr>
            <w:tcW w:w="2892" w:type="dxa"/>
            <w:shd w:val="clear" w:color="auto" w:fill="auto"/>
            <w:vAlign w:val="bottom"/>
            <w:hideMark/>
          </w:tcPr>
          <w:p w:rsidRPr="006C2C8D" w:rsidR="00AD018C" w:rsidP="0037197C" w:rsidRDefault="00AD018C" w14:paraId="6B272EAB"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Suffix</w:t>
            </w:r>
          </w:p>
        </w:tc>
        <w:tc>
          <w:tcPr>
            <w:tcW w:w="2892" w:type="dxa"/>
            <w:shd w:val="clear" w:color="auto" w:fill="auto"/>
            <w:noWrap/>
            <w:vAlign w:val="bottom"/>
            <w:hideMark/>
          </w:tcPr>
          <w:p w:rsidRPr="006C2C8D" w:rsidR="00AD018C" w:rsidP="0037197C" w:rsidRDefault="00AD018C" w14:paraId="593636B4"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Suffix</w:t>
            </w:r>
          </w:p>
        </w:tc>
        <w:tc>
          <w:tcPr>
            <w:tcW w:w="2296" w:type="dxa"/>
            <w:shd w:val="clear" w:color="auto" w:fill="auto"/>
            <w:noWrap/>
            <w:vAlign w:val="bottom"/>
            <w:hideMark/>
          </w:tcPr>
          <w:p w:rsidRPr="006C2C8D" w:rsidR="00AD018C" w:rsidP="0037197C" w:rsidRDefault="00AD018C" w14:paraId="0FDD767A"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CustomProperty31</w:t>
            </w:r>
          </w:p>
        </w:tc>
        <w:tc>
          <w:tcPr>
            <w:tcW w:w="2090" w:type="dxa"/>
            <w:shd w:val="clear" w:color="auto" w:fill="auto"/>
            <w:noWrap/>
            <w:vAlign w:val="bottom"/>
            <w:hideMark/>
          </w:tcPr>
          <w:p w:rsidRPr="006C2C8D" w:rsidR="00AD018C" w:rsidP="0037197C" w:rsidRDefault="00AD018C" w14:paraId="3E16ED0E"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Suffix</w:t>
            </w:r>
          </w:p>
        </w:tc>
      </w:tr>
      <w:tr w:rsidRPr="006C2C8D" w:rsidR="00A856B2" w:rsidTr="006962CE" w14:paraId="13D4F4DE" w14:textId="77777777">
        <w:trPr>
          <w:trHeight w:val="288"/>
        </w:trPr>
        <w:tc>
          <w:tcPr>
            <w:tcW w:w="2892" w:type="dxa"/>
            <w:shd w:val="clear" w:color="auto" w:fill="auto"/>
            <w:vAlign w:val="bottom"/>
            <w:hideMark/>
          </w:tcPr>
          <w:p w:rsidRPr="006C2C8D" w:rsidR="00AD018C" w:rsidP="0037197C" w:rsidRDefault="00AD018C" w14:paraId="247577F3"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NickName</w:t>
            </w:r>
          </w:p>
        </w:tc>
        <w:tc>
          <w:tcPr>
            <w:tcW w:w="2892" w:type="dxa"/>
            <w:shd w:val="clear" w:color="auto" w:fill="auto"/>
            <w:noWrap/>
            <w:vAlign w:val="bottom"/>
            <w:hideMark/>
          </w:tcPr>
          <w:p w:rsidRPr="006C2C8D" w:rsidR="00AD018C" w:rsidP="0037197C" w:rsidRDefault="00AD018C" w14:paraId="498760B2"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NickName</w:t>
            </w:r>
          </w:p>
        </w:tc>
        <w:tc>
          <w:tcPr>
            <w:tcW w:w="2296" w:type="dxa"/>
            <w:shd w:val="clear" w:color="auto" w:fill="auto"/>
            <w:noWrap/>
            <w:vAlign w:val="bottom"/>
            <w:hideMark/>
          </w:tcPr>
          <w:p w:rsidRPr="006C2C8D" w:rsidR="00AD018C" w:rsidP="0037197C" w:rsidRDefault="00AD018C" w14:paraId="69956813"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PREFERREDFIRSTNAME</w:t>
            </w:r>
          </w:p>
        </w:tc>
        <w:tc>
          <w:tcPr>
            <w:tcW w:w="2090" w:type="dxa"/>
            <w:shd w:val="clear" w:color="auto" w:fill="auto"/>
            <w:noWrap/>
            <w:vAlign w:val="bottom"/>
            <w:hideMark/>
          </w:tcPr>
          <w:p w:rsidRPr="006C2C8D" w:rsidR="00AD018C" w:rsidP="0037197C" w:rsidRDefault="00AD018C" w14:paraId="23C691D2"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Preferred First Name</w:t>
            </w:r>
          </w:p>
        </w:tc>
      </w:tr>
      <w:tr w:rsidRPr="006C2C8D" w:rsidR="00A856B2" w:rsidTr="006962CE" w14:paraId="2F9C9460" w14:textId="77777777">
        <w:trPr>
          <w:trHeight w:val="288"/>
        </w:trPr>
        <w:tc>
          <w:tcPr>
            <w:tcW w:w="2892" w:type="dxa"/>
            <w:shd w:val="clear" w:color="auto" w:fill="auto"/>
            <w:vAlign w:val="bottom"/>
            <w:hideMark/>
          </w:tcPr>
          <w:p w:rsidRPr="006C2C8D" w:rsidR="00AD018C" w:rsidP="0037197C" w:rsidRDefault="00AD018C" w14:paraId="6BC29860"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NameFormat</w:t>
            </w:r>
          </w:p>
        </w:tc>
        <w:tc>
          <w:tcPr>
            <w:tcW w:w="2892" w:type="dxa"/>
            <w:shd w:val="clear" w:color="auto" w:fill="auto"/>
            <w:noWrap/>
            <w:vAlign w:val="bottom"/>
            <w:hideMark/>
          </w:tcPr>
          <w:p w:rsidRPr="006C2C8D" w:rsidR="00AD018C" w:rsidP="0037197C" w:rsidRDefault="00AD018C" w14:paraId="235C8FC4"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NameFormat</w:t>
            </w:r>
          </w:p>
        </w:tc>
        <w:tc>
          <w:tcPr>
            <w:tcW w:w="2296" w:type="dxa"/>
            <w:shd w:val="clear" w:color="auto" w:fill="auto"/>
            <w:noWrap/>
            <w:vAlign w:val="bottom"/>
            <w:hideMark/>
          </w:tcPr>
          <w:p w:rsidRPr="006C2C8D" w:rsidR="00AD018C" w:rsidP="0037197C" w:rsidRDefault="00AD018C" w14:paraId="31041378"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CustomProperty32</w:t>
            </w:r>
          </w:p>
        </w:tc>
        <w:tc>
          <w:tcPr>
            <w:tcW w:w="2090" w:type="dxa"/>
            <w:shd w:val="clear" w:color="auto" w:fill="auto"/>
            <w:noWrap/>
            <w:vAlign w:val="bottom"/>
            <w:hideMark/>
          </w:tcPr>
          <w:p w:rsidRPr="006C2C8D" w:rsidR="00AD018C" w:rsidP="0037197C" w:rsidRDefault="00AD018C" w14:paraId="046B9E17"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Name Format</w:t>
            </w:r>
          </w:p>
        </w:tc>
      </w:tr>
      <w:tr w:rsidRPr="006C2C8D" w:rsidR="00A856B2" w:rsidTr="006962CE" w14:paraId="4549A088" w14:textId="77777777">
        <w:trPr>
          <w:trHeight w:val="288"/>
        </w:trPr>
        <w:tc>
          <w:tcPr>
            <w:tcW w:w="2892" w:type="dxa"/>
            <w:shd w:val="clear" w:color="auto" w:fill="auto"/>
            <w:vAlign w:val="bottom"/>
            <w:hideMark/>
          </w:tcPr>
          <w:p w:rsidRPr="006C2C8D" w:rsidR="00AD018C" w:rsidP="0037197C" w:rsidRDefault="00AD018C" w14:paraId="24F4ED4F"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BirthDate</w:t>
            </w:r>
          </w:p>
        </w:tc>
        <w:tc>
          <w:tcPr>
            <w:tcW w:w="2892" w:type="dxa"/>
            <w:shd w:val="clear" w:color="auto" w:fill="auto"/>
            <w:noWrap/>
            <w:vAlign w:val="bottom"/>
            <w:hideMark/>
          </w:tcPr>
          <w:p w:rsidRPr="006C2C8D" w:rsidR="00AD018C" w:rsidP="0037197C" w:rsidRDefault="00AD018C" w14:paraId="6340BFA5"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BirthDate</w:t>
            </w:r>
          </w:p>
        </w:tc>
        <w:tc>
          <w:tcPr>
            <w:tcW w:w="2296" w:type="dxa"/>
            <w:shd w:val="clear" w:color="auto" w:fill="auto"/>
            <w:noWrap/>
            <w:vAlign w:val="bottom"/>
            <w:hideMark/>
          </w:tcPr>
          <w:p w:rsidRPr="006C2C8D" w:rsidR="00AD018C" w:rsidP="0037197C" w:rsidRDefault="00AD018C" w14:paraId="460515E0"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CustomProperty2</w:t>
            </w:r>
          </w:p>
        </w:tc>
        <w:tc>
          <w:tcPr>
            <w:tcW w:w="2090" w:type="dxa"/>
            <w:shd w:val="clear" w:color="auto" w:fill="auto"/>
            <w:noWrap/>
            <w:vAlign w:val="bottom"/>
            <w:hideMark/>
          </w:tcPr>
          <w:p w:rsidRPr="006C2C8D" w:rsidR="00AD018C" w:rsidP="0037197C" w:rsidRDefault="00AD018C" w14:paraId="4C2512A8"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Birth Date(MMDD)</w:t>
            </w:r>
          </w:p>
        </w:tc>
      </w:tr>
      <w:tr w:rsidRPr="006C2C8D" w:rsidR="00A856B2" w:rsidTr="006962CE" w14:paraId="3AE976E7" w14:textId="77777777">
        <w:trPr>
          <w:trHeight w:val="288"/>
        </w:trPr>
        <w:tc>
          <w:tcPr>
            <w:tcW w:w="2892" w:type="dxa"/>
            <w:shd w:val="clear" w:color="auto" w:fill="auto"/>
            <w:vAlign w:val="bottom"/>
            <w:hideMark/>
          </w:tcPr>
          <w:p w:rsidRPr="006C2C8D" w:rsidR="00AD018C" w:rsidP="0037197C" w:rsidRDefault="00AD018C" w14:paraId="34A051A8"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SSN</w:t>
            </w:r>
          </w:p>
        </w:tc>
        <w:tc>
          <w:tcPr>
            <w:tcW w:w="2892" w:type="dxa"/>
            <w:shd w:val="clear" w:color="auto" w:fill="auto"/>
            <w:noWrap/>
            <w:vAlign w:val="bottom"/>
            <w:hideMark/>
          </w:tcPr>
          <w:p w:rsidRPr="006C2C8D" w:rsidR="00AD018C" w:rsidP="0037197C" w:rsidRDefault="00AD018C" w14:paraId="0569621E"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SSN</w:t>
            </w:r>
          </w:p>
        </w:tc>
        <w:tc>
          <w:tcPr>
            <w:tcW w:w="2296" w:type="dxa"/>
            <w:shd w:val="clear" w:color="auto" w:fill="auto"/>
            <w:noWrap/>
            <w:vAlign w:val="bottom"/>
            <w:hideMark/>
          </w:tcPr>
          <w:p w:rsidRPr="006C2C8D" w:rsidR="00AD018C" w:rsidP="0037197C" w:rsidRDefault="00AD018C" w14:paraId="36E5C256"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CustomProperty1</w:t>
            </w:r>
          </w:p>
        </w:tc>
        <w:tc>
          <w:tcPr>
            <w:tcW w:w="2090" w:type="dxa"/>
            <w:shd w:val="clear" w:color="auto" w:fill="auto"/>
            <w:noWrap/>
            <w:vAlign w:val="bottom"/>
            <w:hideMark/>
          </w:tcPr>
          <w:p w:rsidRPr="006C2C8D" w:rsidR="00AD018C" w:rsidP="0037197C" w:rsidRDefault="00AD018C" w14:paraId="275D21E1"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Last 4 of SSN</w:t>
            </w:r>
          </w:p>
        </w:tc>
      </w:tr>
      <w:tr w:rsidRPr="006C2C8D" w:rsidR="00A856B2" w:rsidTr="006962CE" w14:paraId="0AA70D97" w14:textId="77777777">
        <w:trPr>
          <w:trHeight w:val="288"/>
        </w:trPr>
        <w:tc>
          <w:tcPr>
            <w:tcW w:w="2892" w:type="dxa"/>
            <w:shd w:val="clear" w:color="auto" w:fill="auto"/>
            <w:vAlign w:val="bottom"/>
            <w:hideMark/>
          </w:tcPr>
          <w:p w:rsidRPr="006C2C8D" w:rsidR="00AD018C" w:rsidP="0037197C" w:rsidRDefault="00AD018C" w14:paraId="29833E4E"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PersonalCity</w:t>
            </w:r>
          </w:p>
        </w:tc>
        <w:tc>
          <w:tcPr>
            <w:tcW w:w="2892" w:type="dxa"/>
            <w:shd w:val="clear" w:color="auto" w:fill="auto"/>
            <w:noWrap/>
            <w:vAlign w:val="bottom"/>
            <w:hideMark/>
          </w:tcPr>
          <w:p w:rsidRPr="006C2C8D" w:rsidR="00AD018C" w:rsidP="0037197C" w:rsidRDefault="00AD018C" w14:paraId="2AFA0DA1"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PersonalCity</w:t>
            </w:r>
          </w:p>
        </w:tc>
        <w:tc>
          <w:tcPr>
            <w:tcW w:w="2296" w:type="dxa"/>
            <w:shd w:val="clear" w:color="auto" w:fill="auto"/>
            <w:noWrap/>
            <w:vAlign w:val="bottom"/>
            <w:hideMark/>
          </w:tcPr>
          <w:p w:rsidRPr="006C2C8D" w:rsidR="00AD018C" w:rsidP="0037197C" w:rsidRDefault="00AD018C" w14:paraId="55E9A46A"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CustomProperty27</w:t>
            </w:r>
          </w:p>
        </w:tc>
        <w:tc>
          <w:tcPr>
            <w:tcW w:w="2090" w:type="dxa"/>
            <w:shd w:val="clear" w:color="auto" w:fill="auto"/>
            <w:noWrap/>
            <w:vAlign w:val="bottom"/>
            <w:hideMark/>
          </w:tcPr>
          <w:p w:rsidRPr="006C2C8D" w:rsidR="00AD018C" w:rsidP="0037197C" w:rsidRDefault="00AD018C" w14:paraId="7F5568EB"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Personal City</w:t>
            </w:r>
          </w:p>
        </w:tc>
      </w:tr>
      <w:tr w:rsidRPr="006C2C8D" w:rsidR="00A856B2" w:rsidTr="006962CE" w14:paraId="56851256" w14:textId="77777777">
        <w:trPr>
          <w:trHeight w:val="288"/>
        </w:trPr>
        <w:tc>
          <w:tcPr>
            <w:tcW w:w="2892" w:type="dxa"/>
            <w:shd w:val="clear" w:color="auto" w:fill="auto"/>
            <w:vAlign w:val="bottom"/>
            <w:hideMark/>
          </w:tcPr>
          <w:p w:rsidRPr="006C2C8D" w:rsidR="00AD018C" w:rsidP="0037197C" w:rsidRDefault="00AD018C" w14:paraId="45C1040A"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PersonalState</w:t>
            </w:r>
          </w:p>
        </w:tc>
        <w:tc>
          <w:tcPr>
            <w:tcW w:w="2892" w:type="dxa"/>
            <w:shd w:val="clear" w:color="auto" w:fill="auto"/>
            <w:noWrap/>
            <w:vAlign w:val="bottom"/>
            <w:hideMark/>
          </w:tcPr>
          <w:p w:rsidRPr="006C2C8D" w:rsidR="00AD018C" w:rsidP="0037197C" w:rsidRDefault="00AD018C" w14:paraId="18C4D797"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PersonalState</w:t>
            </w:r>
          </w:p>
        </w:tc>
        <w:tc>
          <w:tcPr>
            <w:tcW w:w="2296" w:type="dxa"/>
            <w:shd w:val="clear" w:color="auto" w:fill="auto"/>
            <w:noWrap/>
            <w:vAlign w:val="bottom"/>
            <w:hideMark/>
          </w:tcPr>
          <w:p w:rsidRPr="006C2C8D" w:rsidR="00AD018C" w:rsidP="0037197C" w:rsidRDefault="00AD018C" w14:paraId="528F7B2B"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CustomProperty28</w:t>
            </w:r>
          </w:p>
        </w:tc>
        <w:tc>
          <w:tcPr>
            <w:tcW w:w="2090" w:type="dxa"/>
            <w:shd w:val="clear" w:color="auto" w:fill="auto"/>
            <w:noWrap/>
            <w:vAlign w:val="bottom"/>
            <w:hideMark/>
          </w:tcPr>
          <w:p w:rsidRPr="006C2C8D" w:rsidR="00AD018C" w:rsidP="0037197C" w:rsidRDefault="00AD018C" w14:paraId="65750D1E"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Personal State</w:t>
            </w:r>
          </w:p>
        </w:tc>
      </w:tr>
      <w:tr w:rsidRPr="006C2C8D" w:rsidR="00A856B2" w:rsidTr="006962CE" w14:paraId="7E3C443A" w14:textId="77777777">
        <w:trPr>
          <w:trHeight w:val="288"/>
        </w:trPr>
        <w:tc>
          <w:tcPr>
            <w:tcW w:w="2892" w:type="dxa"/>
            <w:shd w:val="clear" w:color="auto" w:fill="auto"/>
            <w:vAlign w:val="bottom"/>
            <w:hideMark/>
          </w:tcPr>
          <w:p w:rsidRPr="006C2C8D" w:rsidR="00AD018C" w:rsidP="0037197C" w:rsidRDefault="00AD018C" w14:paraId="4A1D504C"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CompanyCode</w:t>
            </w:r>
          </w:p>
        </w:tc>
        <w:tc>
          <w:tcPr>
            <w:tcW w:w="2892" w:type="dxa"/>
            <w:shd w:val="clear" w:color="auto" w:fill="auto"/>
            <w:noWrap/>
            <w:vAlign w:val="bottom"/>
            <w:hideMark/>
          </w:tcPr>
          <w:p w:rsidRPr="006C2C8D" w:rsidR="00AD018C" w:rsidP="0037197C" w:rsidRDefault="00AD018C" w14:paraId="619E5264"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CompanyCode</w:t>
            </w:r>
          </w:p>
        </w:tc>
        <w:tc>
          <w:tcPr>
            <w:tcW w:w="2296" w:type="dxa"/>
            <w:shd w:val="clear" w:color="auto" w:fill="auto"/>
            <w:noWrap/>
            <w:vAlign w:val="bottom"/>
            <w:hideMark/>
          </w:tcPr>
          <w:p w:rsidRPr="006C2C8D" w:rsidR="00AD018C" w:rsidP="0037197C" w:rsidRDefault="00AD018C" w14:paraId="11CBBDEB"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ENTITY</w:t>
            </w:r>
          </w:p>
        </w:tc>
        <w:tc>
          <w:tcPr>
            <w:tcW w:w="2090" w:type="dxa"/>
            <w:shd w:val="clear" w:color="auto" w:fill="auto"/>
            <w:noWrap/>
            <w:vAlign w:val="bottom"/>
            <w:hideMark/>
          </w:tcPr>
          <w:p w:rsidRPr="006C2C8D" w:rsidR="00AD018C" w:rsidP="0037197C" w:rsidRDefault="00AD018C" w14:paraId="50418FF3"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Entity</w:t>
            </w:r>
          </w:p>
        </w:tc>
      </w:tr>
      <w:tr w:rsidRPr="006C2C8D" w:rsidR="00A856B2" w:rsidTr="006962CE" w14:paraId="092D10B0" w14:textId="77777777">
        <w:trPr>
          <w:trHeight w:val="288"/>
        </w:trPr>
        <w:tc>
          <w:tcPr>
            <w:tcW w:w="2892" w:type="dxa"/>
            <w:shd w:val="clear" w:color="auto" w:fill="auto"/>
            <w:vAlign w:val="bottom"/>
            <w:hideMark/>
          </w:tcPr>
          <w:p w:rsidRPr="006C2C8D" w:rsidR="00AD018C" w:rsidP="0037197C" w:rsidRDefault="00AD018C" w14:paraId="691254F0"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CompanyName</w:t>
            </w:r>
          </w:p>
        </w:tc>
        <w:tc>
          <w:tcPr>
            <w:tcW w:w="2892" w:type="dxa"/>
            <w:shd w:val="clear" w:color="auto" w:fill="auto"/>
            <w:noWrap/>
            <w:vAlign w:val="bottom"/>
            <w:hideMark/>
          </w:tcPr>
          <w:p w:rsidRPr="006C2C8D" w:rsidR="00AD018C" w:rsidP="0037197C" w:rsidRDefault="00AD018C" w14:paraId="7F515C5E"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CompanyName</w:t>
            </w:r>
          </w:p>
        </w:tc>
        <w:tc>
          <w:tcPr>
            <w:tcW w:w="2296" w:type="dxa"/>
            <w:shd w:val="clear" w:color="auto" w:fill="auto"/>
            <w:noWrap/>
            <w:vAlign w:val="bottom"/>
            <w:hideMark/>
          </w:tcPr>
          <w:p w:rsidRPr="006C2C8D" w:rsidR="00AD018C" w:rsidP="0037197C" w:rsidRDefault="00AD018C" w14:paraId="6F51728A"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COMPANYNAME</w:t>
            </w:r>
          </w:p>
        </w:tc>
        <w:tc>
          <w:tcPr>
            <w:tcW w:w="2090" w:type="dxa"/>
            <w:shd w:val="clear" w:color="auto" w:fill="auto"/>
            <w:noWrap/>
            <w:vAlign w:val="bottom"/>
            <w:hideMark/>
          </w:tcPr>
          <w:p w:rsidRPr="006C2C8D" w:rsidR="00AD018C" w:rsidP="0037197C" w:rsidRDefault="00AD018C" w14:paraId="22A403A8"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Company Name</w:t>
            </w:r>
          </w:p>
        </w:tc>
      </w:tr>
      <w:tr w:rsidRPr="006C2C8D" w:rsidR="00A856B2" w:rsidTr="006962CE" w14:paraId="245460EC" w14:textId="77777777">
        <w:trPr>
          <w:trHeight w:val="288"/>
        </w:trPr>
        <w:tc>
          <w:tcPr>
            <w:tcW w:w="2892" w:type="dxa"/>
            <w:shd w:val="clear" w:color="auto" w:fill="auto"/>
            <w:vAlign w:val="bottom"/>
            <w:hideMark/>
          </w:tcPr>
          <w:p w:rsidRPr="006C2C8D" w:rsidR="00AD018C" w:rsidP="0037197C" w:rsidRDefault="00AD018C" w14:paraId="20E5DC72"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OrgCode</w:t>
            </w:r>
          </w:p>
        </w:tc>
        <w:tc>
          <w:tcPr>
            <w:tcW w:w="2892" w:type="dxa"/>
            <w:shd w:val="clear" w:color="auto" w:fill="auto"/>
            <w:noWrap/>
            <w:vAlign w:val="bottom"/>
            <w:hideMark/>
          </w:tcPr>
          <w:p w:rsidRPr="006C2C8D" w:rsidR="00AD018C" w:rsidP="0037197C" w:rsidRDefault="00AD018C" w14:paraId="2D46D735"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OrgCode</w:t>
            </w:r>
          </w:p>
        </w:tc>
        <w:tc>
          <w:tcPr>
            <w:tcW w:w="2296" w:type="dxa"/>
            <w:shd w:val="clear" w:color="auto" w:fill="auto"/>
            <w:noWrap/>
            <w:vAlign w:val="bottom"/>
            <w:hideMark/>
          </w:tcPr>
          <w:p w:rsidRPr="006C2C8D" w:rsidR="00AD018C" w:rsidP="0037197C" w:rsidRDefault="00AD018C" w14:paraId="11BAE546"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DEPARTMENTNUMBER</w:t>
            </w:r>
          </w:p>
        </w:tc>
        <w:tc>
          <w:tcPr>
            <w:tcW w:w="2090" w:type="dxa"/>
            <w:shd w:val="clear" w:color="auto" w:fill="auto"/>
            <w:noWrap/>
            <w:vAlign w:val="bottom"/>
            <w:hideMark/>
          </w:tcPr>
          <w:p w:rsidRPr="006C2C8D" w:rsidR="00AD018C" w:rsidP="0037197C" w:rsidRDefault="00AD018C" w14:paraId="49FA59D0"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Department Number</w:t>
            </w:r>
          </w:p>
        </w:tc>
      </w:tr>
      <w:tr w:rsidRPr="006C2C8D" w:rsidR="00A856B2" w:rsidTr="006962CE" w14:paraId="259A0739" w14:textId="77777777">
        <w:trPr>
          <w:trHeight w:val="288"/>
        </w:trPr>
        <w:tc>
          <w:tcPr>
            <w:tcW w:w="2892" w:type="dxa"/>
            <w:shd w:val="clear" w:color="auto" w:fill="auto"/>
            <w:vAlign w:val="bottom"/>
            <w:hideMark/>
          </w:tcPr>
          <w:p w:rsidRPr="006C2C8D" w:rsidR="00AD018C" w:rsidP="0037197C" w:rsidRDefault="00AD018C" w14:paraId="541707D6"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OrgName</w:t>
            </w:r>
          </w:p>
        </w:tc>
        <w:tc>
          <w:tcPr>
            <w:tcW w:w="2892" w:type="dxa"/>
            <w:shd w:val="clear" w:color="auto" w:fill="auto"/>
            <w:noWrap/>
            <w:vAlign w:val="bottom"/>
            <w:hideMark/>
          </w:tcPr>
          <w:p w:rsidRPr="006C2C8D" w:rsidR="00AD018C" w:rsidP="0037197C" w:rsidRDefault="00AD018C" w14:paraId="12948F3C"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OrgName</w:t>
            </w:r>
          </w:p>
        </w:tc>
        <w:tc>
          <w:tcPr>
            <w:tcW w:w="2296" w:type="dxa"/>
            <w:shd w:val="clear" w:color="auto" w:fill="auto"/>
            <w:noWrap/>
            <w:vAlign w:val="bottom"/>
            <w:hideMark/>
          </w:tcPr>
          <w:p w:rsidRPr="006C2C8D" w:rsidR="00AD018C" w:rsidP="0037197C" w:rsidRDefault="00AD018C" w14:paraId="6847B940"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DEPARTMENTNAME</w:t>
            </w:r>
          </w:p>
        </w:tc>
        <w:tc>
          <w:tcPr>
            <w:tcW w:w="2090" w:type="dxa"/>
            <w:shd w:val="clear" w:color="auto" w:fill="auto"/>
            <w:noWrap/>
            <w:vAlign w:val="bottom"/>
            <w:hideMark/>
          </w:tcPr>
          <w:p w:rsidRPr="006C2C8D" w:rsidR="00AD018C" w:rsidP="0037197C" w:rsidRDefault="00AD018C" w14:paraId="229ABEE4"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Department Name</w:t>
            </w:r>
          </w:p>
        </w:tc>
      </w:tr>
      <w:tr w:rsidRPr="006C2C8D" w:rsidR="00A856B2" w:rsidTr="006962CE" w14:paraId="75A7639D" w14:textId="77777777">
        <w:trPr>
          <w:trHeight w:val="288"/>
        </w:trPr>
        <w:tc>
          <w:tcPr>
            <w:tcW w:w="2892" w:type="dxa"/>
            <w:shd w:val="clear" w:color="auto" w:fill="auto"/>
            <w:vAlign w:val="bottom"/>
            <w:hideMark/>
          </w:tcPr>
          <w:p w:rsidRPr="006C2C8D" w:rsidR="00AD018C" w:rsidP="0037197C" w:rsidRDefault="00AD018C" w14:paraId="2113D9BE"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Parent_OrgName</w:t>
            </w:r>
          </w:p>
        </w:tc>
        <w:tc>
          <w:tcPr>
            <w:tcW w:w="2892" w:type="dxa"/>
            <w:shd w:val="clear" w:color="auto" w:fill="auto"/>
            <w:noWrap/>
            <w:vAlign w:val="bottom"/>
            <w:hideMark/>
          </w:tcPr>
          <w:p w:rsidRPr="006C2C8D" w:rsidR="00AD018C" w:rsidP="0037197C" w:rsidRDefault="00AD018C" w14:paraId="1195252B"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Parent_OrgName</w:t>
            </w:r>
          </w:p>
        </w:tc>
        <w:tc>
          <w:tcPr>
            <w:tcW w:w="2296" w:type="dxa"/>
            <w:shd w:val="clear" w:color="auto" w:fill="auto"/>
            <w:noWrap/>
            <w:vAlign w:val="bottom"/>
            <w:hideMark/>
          </w:tcPr>
          <w:p w:rsidRPr="006C2C8D" w:rsidR="00AD018C" w:rsidP="0037197C" w:rsidRDefault="00AD018C" w14:paraId="21BF9F9D"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CustomProperty34</w:t>
            </w:r>
          </w:p>
        </w:tc>
        <w:tc>
          <w:tcPr>
            <w:tcW w:w="2090" w:type="dxa"/>
            <w:shd w:val="clear" w:color="auto" w:fill="auto"/>
            <w:noWrap/>
            <w:vAlign w:val="bottom"/>
            <w:hideMark/>
          </w:tcPr>
          <w:p w:rsidRPr="006C2C8D" w:rsidR="00AD018C" w:rsidP="0037197C" w:rsidRDefault="00AD018C" w14:paraId="4F5B1E54"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Parent Organization Name</w:t>
            </w:r>
          </w:p>
        </w:tc>
      </w:tr>
      <w:tr w:rsidRPr="006C2C8D" w:rsidR="00A856B2" w:rsidTr="006962CE" w14:paraId="0B8C4DE6" w14:textId="77777777">
        <w:trPr>
          <w:trHeight w:val="288"/>
        </w:trPr>
        <w:tc>
          <w:tcPr>
            <w:tcW w:w="2892" w:type="dxa"/>
            <w:shd w:val="clear" w:color="auto" w:fill="auto"/>
            <w:vAlign w:val="bottom"/>
            <w:hideMark/>
          </w:tcPr>
          <w:p w:rsidRPr="006C2C8D" w:rsidR="00AD018C" w:rsidP="0037197C" w:rsidRDefault="00AD018C" w14:paraId="31A57BD7"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PersonnelSubArea</w:t>
            </w:r>
          </w:p>
        </w:tc>
        <w:tc>
          <w:tcPr>
            <w:tcW w:w="2892" w:type="dxa"/>
            <w:shd w:val="clear" w:color="auto" w:fill="auto"/>
            <w:noWrap/>
            <w:vAlign w:val="bottom"/>
            <w:hideMark/>
          </w:tcPr>
          <w:p w:rsidRPr="006C2C8D" w:rsidR="00AD018C" w:rsidP="0037197C" w:rsidRDefault="00AD018C" w14:paraId="348CC00C"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PersonnelSubArea</w:t>
            </w:r>
          </w:p>
        </w:tc>
        <w:tc>
          <w:tcPr>
            <w:tcW w:w="2296" w:type="dxa"/>
            <w:shd w:val="clear" w:color="auto" w:fill="auto"/>
            <w:noWrap/>
            <w:vAlign w:val="bottom"/>
            <w:hideMark/>
          </w:tcPr>
          <w:p w:rsidRPr="006C2C8D" w:rsidR="00AD018C" w:rsidP="0037197C" w:rsidRDefault="00AD018C" w14:paraId="16B05724"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CustomProperty23</w:t>
            </w:r>
          </w:p>
        </w:tc>
        <w:tc>
          <w:tcPr>
            <w:tcW w:w="2090" w:type="dxa"/>
            <w:shd w:val="clear" w:color="auto" w:fill="auto"/>
            <w:noWrap/>
            <w:vAlign w:val="bottom"/>
            <w:hideMark/>
          </w:tcPr>
          <w:p w:rsidRPr="006C2C8D" w:rsidR="00AD018C" w:rsidP="0037197C" w:rsidRDefault="00AD018C" w14:paraId="060BBE33"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 xml:space="preserve">Personnel SubArea </w:t>
            </w:r>
          </w:p>
        </w:tc>
      </w:tr>
      <w:tr w:rsidRPr="006C2C8D" w:rsidR="00A856B2" w:rsidTr="006962CE" w14:paraId="7B23870B" w14:textId="77777777">
        <w:trPr>
          <w:trHeight w:val="288"/>
        </w:trPr>
        <w:tc>
          <w:tcPr>
            <w:tcW w:w="2892" w:type="dxa"/>
            <w:shd w:val="clear" w:color="auto" w:fill="auto"/>
            <w:vAlign w:val="bottom"/>
            <w:hideMark/>
          </w:tcPr>
          <w:p w:rsidRPr="006C2C8D" w:rsidR="00AD018C" w:rsidP="0037197C" w:rsidRDefault="00AD018C" w14:paraId="209519D8"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CostCenter</w:t>
            </w:r>
          </w:p>
        </w:tc>
        <w:tc>
          <w:tcPr>
            <w:tcW w:w="2892" w:type="dxa"/>
            <w:shd w:val="clear" w:color="auto" w:fill="auto"/>
            <w:noWrap/>
            <w:vAlign w:val="bottom"/>
            <w:hideMark/>
          </w:tcPr>
          <w:p w:rsidRPr="006C2C8D" w:rsidR="00AD018C" w:rsidP="0037197C" w:rsidRDefault="00AD018C" w14:paraId="130D2A2B"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CostCenter</w:t>
            </w:r>
          </w:p>
        </w:tc>
        <w:tc>
          <w:tcPr>
            <w:tcW w:w="2296" w:type="dxa"/>
            <w:shd w:val="clear" w:color="auto" w:fill="auto"/>
            <w:noWrap/>
            <w:vAlign w:val="bottom"/>
            <w:hideMark/>
          </w:tcPr>
          <w:p w:rsidRPr="006C2C8D" w:rsidR="00AD018C" w:rsidP="0037197C" w:rsidRDefault="00AD018C" w14:paraId="7B177E06"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COSTCENTER</w:t>
            </w:r>
          </w:p>
        </w:tc>
        <w:tc>
          <w:tcPr>
            <w:tcW w:w="2090" w:type="dxa"/>
            <w:shd w:val="clear" w:color="auto" w:fill="auto"/>
            <w:noWrap/>
            <w:vAlign w:val="bottom"/>
            <w:hideMark/>
          </w:tcPr>
          <w:p w:rsidRPr="006C2C8D" w:rsidR="00AD018C" w:rsidP="0037197C" w:rsidRDefault="00AD018C" w14:paraId="4F4A942E"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Cost Center</w:t>
            </w:r>
          </w:p>
        </w:tc>
      </w:tr>
      <w:tr w:rsidRPr="006C2C8D" w:rsidR="00A856B2" w:rsidTr="006962CE" w14:paraId="7881AC67" w14:textId="77777777">
        <w:trPr>
          <w:trHeight w:val="288"/>
        </w:trPr>
        <w:tc>
          <w:tcPr>
            <w:tcW w:w="2892" w:type="dxa"/>
            <w:shd w:val="clear" w:color="auto" w:fill="auto"/>
            <w:vAlign w:val="bottom"/>
            <w:hideMark/>
          </w:tcPr>
          <w:p w:rsidRPr="006C2C8D" w:rsidR="00AD018C" w:rsidP="0037197C" w:rsidRDefault="00AD018C" w14:paraId="1D00A523"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EmployeeGroup</w:t>
            </w:r>
          </w:p>
        </w:tc>
        <w:tc>
          <w:tcPr>
            <w:tcW w:w="2892" w:type="dxa"/>
            <w:shd w:val="clear" w:color="auto" w:fill="auto"/>
            <w:noWrap/>
            <w:vAlign w:val="bottom"/>
            <w:hideMark/>
          </w:tcPr>
          <w:p w:rsidRPr="006C2C8D" w:rsidR="00AD018C" w:rsidP="0037197C" w:rsidRDefault="00AD018C" w14:paraId="3CCBF82C"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EmployeeGroup</w:t>
            </w:r>
          </w:p>
        </w:tc>
        <w:tc>
          <w:tcPr>
            <w:tcW w:w="2296" w:type="dxa"/>
            <w:shd w:val="clear" w:color="auto" w:fill="auto"/>
            <w:noWrap/>
            <w:vAlign w:val="bottom"/>
            <w:hideMark/>
          </w:tcPr>
          <w:p w:rsidRPr="006C2C8D" w:rsidR="00AD018C" w:rsidP="0037197C" w:rsidRDefault="00AD018C" w14:paraId="77FC7C42"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CustomProperty21</w:t>
            </w:r>
          </w:p>
        </w:tc>
        <w:tc>
          <w:tcPr>
            <w:tcW w:w="2090" w:type="dxa"/>
            <w:shd w:val="clear" w:color="auto" w:fill="auto"/>
            <w:noWrap/>
            <w:vAlign w:val="bottom"/>
            <w:hideMark/>
          </w:tcPr>
          <w:p w:rsidRPr="006C2C8D" w:rsidR="00AD018C" w:rsidP="0037197C" w:rsidRDefault="00AD018C" w14:paraId="2C37ECBC"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 xml:space="preserve">Employee Group </w:t>
            </w:r>
          </w:p>
        </w:tc>
      </w:tr>
      <w:tr w:rsidRPr="006C2C8D" w:rsidR="00A856B2" w:rsidTr="006962CE" w14:paraId="0B00989E" w14:textId="77777777">
        <w:trPr>
          <w:trHeight w:val="288"/>
        </w:trPr>
        <w:tc>
          <w:tcPr>
            <w:tcW w:w="2892" w:type="dxa"/>
            <w:shd w:val="clear" w:color="auto" w:fill="auto"/>
            <w:vAlign w:val="bottom"/>
            <w:hideMark/>
          </w:tcPr>
          <w:p w:rsidRPr="006C2C8D" w:rsidR="00AD018C" w:rsidP="0037197C" w:rsidRDefault="00AD018C" w14:paraId="21BFEFE5"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EmployeeSubGroup</w:t>
            </w:r>
          </w:p>
        </w:tc>
        <w:tc>
          <w:tcPr>
            <w:tcW w:w="2892" w:type="dxa"/>
            <w:shd w:val="clear" w:color="auto" w:fill="auto"/>
            <w:noWrap/>
            <w:vAlign w:val="bottom"/>
            <w:hideMark/>
          </w:tcPr>
          <w:p w:rsidRPr="006C2C8D" w:rsidR="00AD018C" w:rsidP="0037197C" w:rsidRDefault="00AD018C" w14:paraId="5B62DD10"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EmployeeSubGroup</w:t>
            </w:r>
          </w:p>
        </w:tc>
        <w:tc>
          <w:tcPr>
            <w:tcW w:w="2296" w:type="dxa"/>
            <w:shd w:val="clear" w:color="auto" w:fill="auto"/>
            <w:noWrap/>
            <w:vAlign w:val="bottom"/>
            <w:hideMark/>
          </w:tcPr>
          <w:p w:rsidRPr="006C2C8D" w:rsidR="00AD018C" w:rsidP="0037197C" w:rsidRDefault="00AD018C" w14:paraId="7AC7837A"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CustomProperty22</w:t>
            </w:r>
          </w:p>
        </w:tc>
        <w:tc>
          <w:tcPr>
            <w:tcW w:w="2090" w:type="dxa"/>
            <w:shd w:val="clear" w:color="auto" w:fill="auto"/>
            <w:noWrap/>
            <w:vAlign w:val="bottom"/>
            <w:hideMark/>
          </w:tcPr>
          <w:p w:rsidRPr="006C2C8D" w:rsidR="00AD018C" w:rsidP="0037197C" w:rsidRDefault="00AD018C" w14:paraId="530BE943"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Employee Sub Group</w:t>
            </w:r>
          </w:p>
        </w:tc>
      </w:tr>
      <w:tr w:rsidRPr="006C2C8D" w:rsidR="00A856B2" w:rsidTr="006962CE" w14:paraId="1F269352" w14:textId="77777777">
        <w:trPr>
          <w:trHeight w:val="288"/>
        </w:trPr>
        <w:tc>
          <w:tcPr>
            <w:tcW w:w="2892" w:type="dxa"/>
            <w:shd w:val="clear" w:color="auto" w:fill="auto"/>
            <w:vAlign w:val="bottom"/>
            <w:hideMark/>
          </w:tcPr>
          <w:p w:rsidRPr="006C2C8D" w:rsidR="00AD018C" w:rsidP="0037197C" w:rsidRDefault="00AD018C" w14:paraId="30EBA0BE"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PositionCode</w:t>
            </w:r>
          </w:p>
        </w:tc>
        <w:tc>
          <w:tcPr>
            <w:tcW w:w="2892" w:type="dxa"/>
            <w:shd w:val="clear" w:color="auto" w:fill="auto"/>
            <w:noWrap/>
            <w:vAlign w:val="bottom"/>
            <w:hideMark/>
          </w:tcPr>
          <w:p w:rsidRPr="006C2C8D" w:rsidR="00AD018C" w:rsidP="0037197C" w:rsidRDefault="00AD018C" w14:paraId="5A826D77"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PositionCode</w:t>
            </w:r>
          </w:p>
        </w:tc>
        <w:tc>
          <w:tcPr>
            <w:tcW w:w="2296" w:type="dxa"/>
            <w:shd w:val="clear" w:color="auto" w:fill="auto"/>
            <w:noWrap/>
            <w:vAlign w:val="bottom"/>
            <w:hideMark/>
          </w:tcPr>
          <w:p w:rsidRPr="006C2C8D" w:rsidR="00AD018C" w:rsidP="0037197C" w:rsidRDefault="00AD018C" w14:paraId="58AE6344"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JOBCODE</w:t>
            </w:r>
          </w:p>
        </w:tc>
        <w:tc>
          <w:tcPr>
            <w:tcW w:w="2090" w:type="dxa"/>
            <w:shd w:val="clear" w:color="auto" w:fill="auto"/>
            <w:noWrap/>
            <w:vAlign w:val="bottom"/>
            <w:hideMark/>
          </w:tcPr>
          <w:p w:rsidRPr="006C2C8D" w:rsidR="00AD018C" w:rsidP="0037197C" w:rsidRDefault="00AD018C" w14:paraId="35231D44"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Position Code</w:t>
            </w:r>
          </w:p>
        </w:tc>
      </w:tr>
      <w:tr w:rsidRPr="006C2C8D" w:rsidR="00A856B2" w:rsidTr="006962CE" w14:paraId="42B3D7F8" w14:textId="77777777">
        <w:trPr>
          <w:trHeight w:val="288"/>
        </w:trPr>
        <w:tc>
          <w:tcPr>
            <w:tcW w:w="2892" w:type="dxa"/>
            <w:shd w:val="clear" w:color="auto" w:fill="auto"/>
            <w:vAlign w:val="bottom"/>
            <w:hideMark/>
          </w:tcPr>
          <w:p w:rsidRPr="006C2C8D" w:rsidR="00AD018C" w:rsidP="0037197C" w:rsidRDefault="00AD018C" w14:paraId="25EE6D8F"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PositionName</w:t>
            </w:r>
          </w:p>
        </w:tc>
        <w:tc>
          <w:tcPr>
            <w:tcW w:w="2892" w:type="dxa"/>
            <w:shd w:val="clear" w:color="auto" w:fill="auto"/>
            <w:noWrap/>
            <w:vAlign w:val="bottom"/>
            <w:hideMark/>
          </w:tcPr>
          <w:p w:rsidRPr="006C2C8D" w:rsidR="00AD018C" w:rsidP="0037197C" w:rsidRDefault="00AD018C" w14:paraId="46EDC657"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PositionName</w:t>
            </w:r>
          </w:p>
        </w:tc>
        <w:tc>
          <w:tcPr>
            <w:tcW w:w="2296" w:type="dxa"/>
            <w:shd w:val="clear" w:color="auto" w:fill="auto"/>
            <w:noWrap/>
            <w:vAlign w:val="bottom"/>
            <w:hideMark/>
          </w:tcPr>
          <w:p w:rsidRPr="006C2C8D" w:rsidR="00AD018C" w:rsidP="0037197C" w:rsidRDefault="00AD018C" w14:paraId="2ADEC4B5"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TITLE</w:t>
            </w:r>
          </w:p>
        </w:tc>
        <w:tc>
          <w:tcPr>
            <w:tcW w:w="2090" w:type="dxa"/>
            <w:shd w:val="clear" w:color="auto" w:fill="auto"/>
            <w:noWrap/>
            <w:vAlign w:val="bottom"/>
            <w:hideMark/>
          </w:tcPr>
          <w:p w:rsidRPr="006C2C8D" w:rsidR="00AD018C" w:rsidP="0037197C" w:rsidRDefault="00AD018C" w14:paraId="3F2D2A12"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Title</w:t>
            </w:r>
          </w:p>
        </w:tc>
      </w:tr>
      <w:tr w:rsidRPr="006C2C8D" w:rsidR="00A856B2" w:rsidTr="006962CE" w14:paraId="4370B4D4" w14:textId="77777777">
        <w:trPr>
          <w:trHeight w:val="288"/>
        </w:trPr>
        <w:tc>
          <w:tcPr>
            <w:tcW w:w="2892" w:type="dxa"/>
            <w:shd w:val="clear" w:color="auto" w:fill="auto"/>
            <w:vAlign w:val="bottom"/>
            <w:hideMark/>
          </w:tcPr>
          <w:p w:rsidRPr="006C2C8D" w:rsidR="00AD018C" w:rsidP="0037197C" w:rsidRDefault="00AD018C" w14:paraId="0871205C"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JobCode</w:t>
            </w:r>
          </w:p>
        </w:tc>
        <w:tc>
          <w:tcPr>
            <w:tcW w:w="2892" w:type="dxa"/>
            <w:shd w:val="clear" w:color="auto" w:fill="auto"/>
            <w:noWrap/>
            <w:vAlign w:val="bottom"/>
            <w:hideMark/>
          </w:tcPr>
          <w:p w:rsidRPr="006C2C8D" w:rsidR="00AD018C" w:rsidP="0037197C" w:rsidRDefault="00AD018C" w14:paraId="76F32609"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JobCode</w:t>
            </w:r>
          </w:p>
        </w:tc>
        <w:tc>
          <w:tcPr>
            <w:tcW w:w="2296" w:type="dxa"/>
            <w:shd w:val="clear" w:color="auto" w:fill="auto"/>
            <w:noWrap/>
            <w:vAlign w:val="bottom"/>
            <w:hideMark/>
          </w:tcPr>
          <w:p w:rsidRPr="006C2C8D" w:rsidR="00AD018C" w:rsidP="0037197C" w:rsidRDefault="00AD018C" w14:paraId="69072572"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JOBFUNCTION</w:t>
            </w:r>
          </w:p>
        </w:tc>
        <w:tc>
          <w:tcPr>
            <w:tcW w:w="2090" w:type="dxa"/>
            <w:shd w:val="clear" w:color="auto" w:fill="auto"/>
            <w:noWrap/>
            <w:vAlign w:val="bottom"/>
            <w:hideMark/>
          </w:tcPr>
          <w:p w:rsidRPr="006C2C8D" w:rsidR="00AD018C" w:rsidP="0037197C" w:rsidRDefault="00AD018C" w14:paraId="5234821F"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Job Function</w:t>
            </w:r>
          </w:p>
        </w:tc>
      </w:tr>
      <w:tr w:rsidRPr="006C2C8D" w:rsidR="00A856B2" w:rsidTr="006962CE" w14:paraId="5F8D8468" w14:textId="77777777">
        <w:trPr>
          <w:trHeight w:val="288"/>
        </w:trPr>
        <w:tc>
          <w:tcPr>
            <w:tcW w:w="2892" w:type="dxa"/>
            <w:shd w:val="clear" w:color="auto" w:fill="auto"/>
            <w:vAlign w:val="bottom"/>
            <w:hideMark/>
          </w:tcPr>
          <w:p w:rsidRPr="006C2C8D" w:rsidR="00AD018C" w:rsidP="0037197C" w:rsidRDefault="00AD018C" w14:paraId="55D6137D"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JobName</w:t>
            </w:r>
          </w:p>
        </w:tc>
        <w:tc>
          <w:tcPr>
            <w:tcW w:w="2892" w:type="dxa"/>
            <w:shd w:val="clear" w:color="auto" w:fill="auto"/>
            <w:noWrap/>
            <w:vAlign w:val="bottom"/>
            <w:hideMark/>
          </w:tcPr>
          <w:p w:rsidRPr="006C2C8D" w:rsidR="00AD018C" w:rsidP="0037197C" w:rsidRDefault="00AD018C" w14:paraId="10B68086"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JobName</w:t>
            </w:r>
          </w:p>
        </w:tc>
        <w:tc>
          <w:tcPr>
            <w:tcW w:w="2296" w:type="dxa"/>
            <w:shd w:val="clear" w:color="auto" w:fill="auto"/>
            <w:noWrap/>
            <w:vAlign w:val="bottom"/>
            <w:hideMark/>
          </w:tcPr>
          <w:p w:rsidRPr="006C2C8D" w:rsidR="00AD018C" w:rsidP="0037197C" w:rsidRDefault="00AD018C" w14:paraId="446D4D8D"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JOBDESCRIPTION</w:t>
            </w:r>
          </w:p>
        </w:tc>
        <w:tc>
          <w:tcPr>
            <w:tcW w:w="2090" w:type="dxa"/>
            <w:shd w:val="clear" w:color="auto" w:fill="auto"/>
            <w:noWrap/>
            <w:vAlign w:val="bottom"/>
            <w:hideMark/>
          </w:tcPr>
          <w:p w:rsidRPr="006C2C8D" w:rsidR="00AD018C" w:rsidP="0037197C" w:rsidRDefault="00AD018C" w14:paraId="3044EEE5"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Job Description</w:t>
            </w:r>
          </w:p>
        </w:tc>
      </w:tr>
      <w:tr w:rsidRPr="006C2C8D" w:rsidR="00A856B2" w:rsidTr="006962CE" w14:paraId="48941326" w14:textId="77777777">
        <w:trPr>
          <w:trHeight w:val="288"/>
        </w:trPr>
        <w:tc>
          <w:tcPr>
            <w:tcW w:w="2892" w:type="dxa"/>
            <w:shd w:val="clear" w:color="auto" w:fill="auto"/>
            <w:vAlign w:val="bottom"/>
            <w:hideMark/>
          </w:tcPr>
          <w:p w:rsidRPr="006C2C8D" w:rsidR="00AD018C" w:rsidP="0037197C" w:rsidRDefault="00AD018C" w14:paraId="531D72FB"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Chief</w:t>
            </w:r>
          </w:p>
        </w:tc>
        <w:tc>
          <w:tcPr>
            <w:tcW w:w="2892" w:type="dxa"/>
            <w:shd w:val="clear" w:color="auto" w:fill="auto"/>
            <w:noWrap/>
            <w:vAlign w:val="bottom"/>
            <w:hideMark/>
          </w:tcPr>
          <w:p w:rsidRPr="006C2C8D" w:rsidR="00AD018C" w:rsidP="0037197C" w:rsidRDefault="00AD018C" w14:paraId="2BD0E1EC"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Chief</w:t>
            </w:r>
          </w:p>
        </w:tc>
        <w:tc>
          <w:tcPr>
            <w:tcW w:w="2296" w:type="dxa"/>
            <w:shd w:val="clear" w:color="auto" w:fill="auto"/>
            <w:noWrap/>
            <w:vAlign w:val="bottom"/>
            <w:hideMark/>
          </w:tcPr>
          <w:p w:rsidRPr="006C2C8D" w:rsidR="00AD018C" w:rsidP="0037197C" w:rsidRDefault="00AD018C" w14:paraId="0777F34E"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CustomProperty19</w:t>
            </w:r>
          </w:p>
        </w:tc>
        <w:tc>
          <w:tcPr>
            <w:tcW w:w="2090" w:type="dxa"/>
            <w:shd w:val="clear" w:color="auto" w:fill="auto"/>
            <w:noWrap/>
            <w:vAlign w:val="bottom"/>
            <w:hideMark/>
          </w:tcPr>
          <w:p w:rsidRPr="006C2C8D" w:rsidR="00AD018C" w:rsidP="0037197C" w:rsidRDefault="00AD018C" w14:paraId="1FBD9F46"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 xml:space="preserve">Chief </w:t>
            </w:r>
          </w:p>
        </w:tc>
      </w:tr>
      <w:tr w:rsidRPr="006C2C8D" w:rsidR="00A856B2" w:rsidTr="006962CE" w14:paraId="3042F28E" w14:textId="77777777">
        <w:trPr>
          <w:trHeight w:val="288"/>
        </w:trPr>
        <w:tc>
          <w:tcPr>
            <w:tcW w:w="2892" w:type="dxa"/>
            <w:shd w:val="clear" w:color="auto" w:fill="auto"/>
            <w:vAlign w:val="bottom"/>
            <w:hideMark/>
          </w:tcPr>
          <w:p w:rsidRPr="006C2C8D" w:rsidR="00AD018C" w:rsidP="0037197C" w:rsidRDefault="00AD018C" w14:paraId="73AF8705"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UpperManagement</w:t>
            </w:r>
          </w:p>
        </w:tc>
        <w:tc>
          <w:tcPr>
            <w:tcW w:w="2892" w:type="dxa"/>
            <w:shd w:val="clear" w:color="auto" w:fill="auto"/>
            <w:noWrap/>
            <w:vAlign w:val="bottom"/>
            <w:hideMark/>
          </w:tcPr>
          <w:p w:rsidRPr="006C2C8D" w:rsidR="00AD018C" w:rsidP="0037197C" w:rsidRDefault="00AD018C" w14:paraId="2FDBD270"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UpperManagement</w:t>
            </w:r>
          </w:p>
        </w:tc>
        <w:tc>
          <w:tcPr>
            <w:tcW w:w="2296" w:type="dxa"/>
            <w:shd w:val="clear" w:color="auto" w:fill="auto"/>
            <w:noWrap/>
            <w:vAlign w:val="bottom"/>
            <w:hideMark/>
          </w:tcPr>
          <w:p w:rsidRPr="006C2C8D" w:rsidR="00AD018C" w:rsidP="0037197C" w:rsidRDefault="00AD018C" w14:paraId="1F24E3D6"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CustomProperty20</w:t>
            </w:r>
          </w:p>
        </w:tc>
        <w:tc>
          <w:tcPr>
            <w:tcW w:w="2090" w:type="dxa"/>
            <w:shd w:val="clear" w:color="auto" w:fill="auto"/>
            <w:noWrap/>
            <w:vAlign w:val="bottom"/>
            <w:hideMark/>
          </w:tcPr>
          <w:p w:rsidRPr="006C2C8D" w:rsidR="00AD018C" w:rsidP="0037197C" w:rsidRDefault="00AD018C" w14:paraId="654557B7"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Upper Management</w:t>
            </w:r>
          </w:p>
        </w:tc>
      </w:tr>
      <w:tr w:rsidRPr="006C2C8D" w:rsidR="00A856B2" w:rsidTr="006962CE" w14:paraId="2C5AE267" w14:textId="77777777">
        <w:trPr>
          <w:trHeight w:val="288"/>
        </w:trPr>
        <w:tc>
          <w:tcPr>
            <w:tcW w:w="2892" w:type="dxa"/>
            <w:shd w:val="clear" w:color="auto" w:fill="auto"/>
            <w:vAlign w:val="bottom"/>
            <w:hideMark/>
          </w:tcPr>
          <w:p w:rsidRPr="006C2C8D" w:rsidR="00AD018C" w:rsidP="0037197C" w:rsidRDefault="00AD018C" w14:paraId="135FFAB8"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PrimaryLoginId</w:t>
            </w:r>
          </w:p>
        </w:tc>
        <w:tc>
          <w:tcPr>
            <w:tcW w:w="2892" w:type="dxa"/>
            <w:shd w:val="clear" w:color="auto" w:fill="auto"/>
            <w:noWrap/>
            <w:vAlign w:val="bottom"/>
            <w:hideMark/>
          </w:tcPr>
          <w:p w:rsidRPr="006C2C8D" w:rsidR="00AD018C" w:rsidP="0037197C" w:rsidRDefault="00AD018C" w14:paraId="6422231B"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PrimaryLoginId</w:t>
            </w:r>
          </w:p>
        </w:tc>
        <w:tc>
          <w:tcPr>
            <w:tcW w:w="2296" w:type="dxa"/>
            <w:shd w:val="clear" w:color="auto" w:fill="auto"/>
            <w:noWrap/>
            <w:vAlign w:val="bottom"/>
            <w:hideMark/>
          </w:tcPr>
          <w:p w:rsidRPr="006C2C8D" w:rsidR="00AD018C" w:rsidP="0037197C" w:rsidRDefault="00AD018C" w14:paraId="0CA9C0D7"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USERNAME</w:t>
            </w:r>
          </w:p>
        </w:tc>
        <w:tc>
          <w:tcPr>
            <w:tcW w:w="2090" w:type="dxa"/>
            <w:shd w:val="clear" w:color="auto" w:fill="auto"/>
            <w:noWrap/>
            <w:vAlign w:val="bottom"/>
            <w:hideMark/>
          </w:tcPr>
          <w:p w:rsidRPr="006C2C8D" w:rsidR="00AD018C" w:rsidP="0037197C" w:rsidRDefault="00AD018C" w14:paraId="6757BF83"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User Name</w:t>
            </w:r>
          </w:p>
        </w:tc>
      </w:tr>
      <w:tr w:rsidRPr="006C2C8D" w:rsidR="00A856B2" w:rsidTr="006962CE" w14:paraId="42C482E2" w14:textId="77777777">
        <w:trPr>
          <w:trHeight w:val="288"/>
        </w:trPr>
        <w:tc>
          <w:tcPr>
            <w:tcW w:w="2892" w:type="dxa"/>
            <w:shd w:val="clear" w:color="auto" w:fill="auto"/>
            <w:vAlign w:val="bottom"/>
            <w:hideMark/>
          </w:tcPr>
          <w:p w:rsidRPr="006C2C8D" w:rsidR="00AD018C" w:rsidP="0037197C" w:rsidRDefault="00AD018C" w14:paraId="35AC4CC8"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AlternateLoginId</w:t>
            </w:r>
          </w:p>
        </w:tc>
        <w:tc>
          <w:tcPr>
            <w:tcW w:w="2892" w:type="dxa"/>
            <w:shd w:val="clear" w:color="auto" w:fill="auto"/>
            <w:noWrap/>
            <w:vAlign w:val="bottom"/>
            <w:hideMark/>
          </w:tcPr>
          <w:p w:rsidRPr="006C2C8D" w:rsidR="00AD018C" w:rsidP="0037197C" w:rsidRDefault="00AD018C" w14:paraId="2E0A5373"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AlternateLoginId</w:t>
            </w:r>
          </w:p>
        </w:tc>
        <w:tc>
          <w:tcPr>
            <w:tcW w:w="2296" w:type="dxa"/>
            <w:shd w:val="clear" w:color="auto" w:fill="auto"/>
            <w:noWrap/>
            <w:vAlign w:val="bottom"/>
            <w:hideMark/>
          </w:tcPr>
          <w:p w:rsidRPr="006C2C8D" w:rsidR="00AD018C" w:rsidP="0037197C" w:rsidRDefault="00AD018C" w14:paraId="5D301E7E"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CustomProperty5</w:t>
            </w:r>
          </w:p>
        </w:tc>
        <w:tc>
          <w:tcPr>
            <w:tcW w:w="2090" w:type="dxa"/>
            <w:shd w:val="clear" w:color="auto" w:fill="auto"/>
            <w:noWrap/>
            <w:vAlign w:val="bottom"/>
            <w:hideMark/>
          </w:tcPr>
          <w:p w:rsidRPr="006C2C8D" w:rsidR="00AD018C" w:rsidP="0037197C" w:rsidRDefault="00AD018C" w14:paraId="1A0EBF10"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Alternate Login</w:t>
            </w:r>
          </w:p>
        </w:tc>
      </w:tr>
      <w:tr w:rsidRPr="006C2C8D" w:rsidR="00A856B2" w:rsidTr="006962CE" w14:paraId="1FFC5D48" w14:textId="77777777">
        <w:trPr>
          <w:trHeight w:val="288"/>
        </w:trPr>
        <w:tc>
          <w:tcPr>
            <w:tcW w:w="2892" w:type="dxa"/>
            <w:shd w:val="clear" w:color="auto" w:fill="auto"/>
            <w:vAlign w:val="bottom"/>
            <w:hideMark/>
          </w:tcPr>
          <w:p w:rsidRPr="006C2C8D" w:rsidR="00AD018C" w:rsidP="0037197C" w:rsidRDefault="00AD018C" w14:paraId="07DDE92D"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SAPAccount</w:t>
            </w:r>
          </w:p>
        </w:tc>
        <w:tc>
          <w:tcPr>
            <w:tcW w:w="2892" w:type="dxa"/>
            <w:shd w:val="clear" w:color="auto" w:fill="auto"/>
            <w:noWrap/>
            <w:vAlign w:val="bottom"/>
            <w:hideMark/>
          </w:tcPr>
          <w:p w:rsidRPr="006C2C8D" w:rsidR="00AD018C" w:rsidP="0037197C" w:rsidRDefault="00AD018C" w14:paraId="67472B5A"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SAPAccount</w:t>
            </w:r>
          </w:p>
        </w:tc>
        <w:tc>
          <w:tcPr>
            <w:tcW w:w="2296" w:type="dxa"/>
            <w:shd w:val="clear" w:color="auto" w:fill="auto"/>
            <w:noWrap/>
            <w:vAlign w:val="bottom"/>
            <w:hideMark/>
          </w:tcPr>
          <w:p w:rsidRPr="006C2C8D" w:rsidR="00AD018C" w:rsidP="0037197C" w:rsidRDefault="00AD018C" w14:paraId="30570AE4"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CustomProperty6</w:t>
            </w:r>
          </w:p>
        </w:tc>
        <w:tc>
          <w:tcPr>
            <w:tcW w:w="2090" w:type="dxa"/>
            <w:shd w:val="clear" w:color="auto" w:fill="auto"/>
            <w:noWrap/>
            <w:vAlign w:val="bottom"/>
            <w:hideMark/>
          </w:tcPr>
          <w:p w:rsidRPr="006C2C8D" w:rsidR="00AD018C" w:rsidP="0037197C" w:rsidRDefault="00AD018C" w14:paraId="16499596"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 xml:space="preserve">SAP Account </w:t>
            </w:r>
          </w:p>
        </w:tc>
      </w:tr>
      <w:tr w:rsidRPr="006C2C8D" w:rsidR="00A856B2" w:rsidTr="006962CE" w14:paraId="6CCB1BBA" w14:textId="77777777">
        <w:trPr>
          <w:trHeight w:val="288"/>
        </w:trPr>
        <w:tc>
          <w:tcPr>
            <w:tcW w:w="2892" w:type="dxa"/>
            <w:shd w:val="clear" w:color="auto" w:fill="auto"/>
            <w:vAlign w:val="bottom"/>
            <w:hideMark/>
          </w:tcPr>
          <w:p w:rsidRPr="006C2C8D" w:rsidR="00AD018C" w:rsidP="0037197C" w:rsidRDefault="00AD018C" w14:paraId="2F935911"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EmailAddress</w:t>
            </w:r>
          </w:p>
        </w:tc>
        <w:tc>
          <w:tcPr>
            <w:tcW w:w="2892" w:type="dxa"/>
            <w:shd w:val="clear" w:color="auto" w:fill="auto"/>
            <w:noWrap/>
            <w:vAlign w:val="bottom"/>
            <w:hideMark/>
          </w:tcPr>
          <w:p w:rsidRPr="006C2C8D" w:rsidR="00AD018C" w:rsidP="0037197C" w:rsidRDefault="00AD018C" w14:paraId="42CCA6B6"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EmailAddress</w:t>
            </w:r>
          </w:p>
        </w:tc>
        <w:tc>
          <w:tcPr>
            <w:tcW w:w="2296" w:type="dxa"/>
            <w:shd w:val="clear" w:color="auto" w:fill="auto"/>
            <w:noWrap/>
            <w:vAlign w:val="bottom"/>
            <w:hideMark/>
          </w:tcPr>
          <w:p w:rsidRPr="006C2C8D" w:rsidR="00AD018C" w:rsidP="0037197C" w:rsidRDefault="00AD018C" w14:paraId="40245D2C"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EMAIL</w:t>
            </w:r>
          </w:p>
        </w:tc>
        <w:tc>
          <w:tcPr>
            <w:tcW w:w="2090" w:type="dxa"/>
            <w:shd w:val="clear" w:color="auto" w:fill="auto"/>
            <w:noWrap/>
            <w:vAlign w:val="bottom"/>
            <w:hideMark/>
          </w:tcPr>
          <w:p w:rsidRPr="006C2C8D" w:rsidR="00AD018C" w:rsidP="0037197C" w:rsidRDefault="00AD018C" w14:paraId="4E173EA5"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Email</w:t>
            </w:r>
          </w:p>
        </w:tc>
      </w:tr>
      <w:tr w:rsidRPr="006C2C8D" w:rsidR="00A856B2" w:rsidTr="006962CE" w14:paraId="64A47EBA" w14:textId="77777777">
        <w:trPr>
          <w:trHeight w:val="288"/>
        </w:trPr>
        <w:tc>
          <w:tcPr>
            <w:tcW w:w="2892" w:type="dxa"/>
            <w:shd w:val="clear" w:color="auto" w:fill="auto"/>
            <w:vAlign w:val="bottom"/>
            <w:hideMark/>
          </w:tcPr>
          <w:p w:rsidRPr="006C2C8D" w:rsidR="00AD018C" w:rsidP="0037197C" w:rsidRDefault="00AD018C" w14:paraId="46F39BF7"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PhoneNumber</w:t>
            </w:r>
          </w:p>
        </w:tc>
        <w:tc>
          <w:tcPr>
            <w:tcW w:w="2892" w:type="dxa"/>
            <w:shd w:val="clear" w:color="auto" w:fill="auto"/>
            <w:noWrap/>
            <w:vAlign w:val="bottom"/>
            <w:hideMark/>
          </w:tcPr>
          <w:p w:rsidRPr="006C2C8D" w:rsidR="00AD018C" w:rsidP="0037197C" w:rsidRDefault="00AD018C" w14:paraId="0AB33411"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PhoneNumber</w:t>
            </w:r>
          </w:p>
        </w:tc>
        <w:tc>
          <w:tcPr>
            <w:tcW w:w="2296" w:type="dxa"/>
            <w:shd w:val="clear" w:color="auto" w:fill="auto"/>
            <w:noWrap/>
            <w:vAlign w:val="bottom"/>
            <w:hideMark/>
          </w:tcPr>
          <w:p w:rsidRPr="006C2C8D" w:rsidR="00AD018C" w:rsidP="0037197C" w:rsidRDefault="00AD018C" w14:paraId="17E121C8"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PHONENUMBER</w:t>
            </w:r>
          </w:p>
        </w:tc>
        <w:tc>
          <w:tcPr>
            <w:tcW w:w="2090" w:type="dxa"/>
            <w:shd w:val="clear" w:color="auto" w:fill="auto"/>
            <w:noWrap/>
            <w:vAlign w:val="bottom"/>
            <w:hideMark/>
          </w:tcPr>
          <w:p w:rsidRPr="006C2C8D" w:rsidR="00AD018C" w:rsidP="0037197C" w:rsidRDefault="00AD018C" w14:paraId="32D9B293"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Phone Number</w:t>
            </w:r>
          </w:p>
        </w:tc>
      </w:tr>
      <w:tr w:rsidRPr="006C2C8D" w:rsidR="00A856B2" w:rsidTr="006962CE" w14:paraId="07639FE7" w14:textId="77777777">
        <w:trPr>
          <w:trHeight w:val="288"/>
        </w:trPr>
        <w:tc>
          <w:tcPr>
            <w:tcW w:w="2892" w:type="dxa"/>
            <w:shd w:val="clear" w:color="auto" w:fill="auto"/>
            <w:vAlign w:val="bottom"/>
            <w:hideMark/>
          </w:tcPr>
          <w:p w:rsidRPr="006C2C8D" w:rsidR="00AD018C" w:rsidP="0037197C" w:rsidRDefault="00AD018C" w14:paraId="159E90CC"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PhoneExtension</w:t>
            </w:r>
          </w:p>
        </w:tc>
        <w:tc>
          <w:tcPr>
            <w:tcW w:w="2892" w:type="dxa"/>
            <w:shd w:val="clear" w:color="auto" w:fill="auto"/>
            <w:noWrap/>
            <w:vAlign w:val="bottom"/>
            <w:hideMark/>
          </w:tcPr>
          <w:p w:rsidRPr="006C2C8D" w:rsidR="00AD018C" w:rsidP="0037197C" w:rsidRDefault="00AD018C" w14:paraId="7F2592CF"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PhoneExtension</w:t>
            </w:r>
          </w:p>
        </w:tc>
        <w:tc>
          <w:tcPr>
            <w:tcW w:w="2296" w:type="dxa"/>
            <w:shd w:val="clear" w:color="auto" w:fill="auto"/>
            <w:noWrap/>
            <w:vAlign w:val="bottom"/>
            <w:hideMark/>
          </w:tcPr>
          <w:p w:rsidRPr="006C2C8D" w:rsidR="00AD018C" w:rsidP="0037197C" w:rsidRDefault="00AD018C" w14:paraId="5F7E11F3"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CustomProperty25</w:t>
            </w:r>
          </w:p>
        </w:tc>
        <w:tc>
          <w:tcPr>
            <w:tcW w:w="2090" w:type="dxa"/>
            <w:shd w:val="clear" w:color="auto" w:fill="auto"/>
            <w:noWrap/>
            <w:vAlign w:val="bottom"/>
            <w:hideMark/>
          </w:tcPr>
          <w:p w:rsidRPr="006C2C8D" w:rsidR="00AD018C" w:rsidP="0037197C" w:rsidRDefault="00AD018C" w14:paraId="02836FC6"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 xml:space="preserve">Phone Extension </w:t>
            </w:r>
          </w:p>
        </w:tc>
      </w:tr>
      <w:tr w:rsidRPr="006C2C8D" w:rsidR="00A856B2" w:rsidTr="006962CE" w14:paraId="6D99B2A9" w14:textId="77777777">
        <w:trPr>
          <w:trHeight w:val="288"/>
        </w:trPr>
        <w:tc>
          <w:tcPr>
            <w:tcW w:w="2892" w:type="dxa"/>
            <w:shd w:val="clear" w:color="auto" w:fill="auto"/>
            <w:vAlign w:val="bottom"/>
            <w:hideMark/>
          </w:tcPr>
          <w:p w:rsidRPr="006C2C8D" w:rsidR="00AD018C" w:rsidP="0037197C" w:rsidRDefault="00AD018C" w14:paraId="13FA1167"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MobileNumber</w:t>
            </w:r>
          </w:p>
        </w:tc>
        <w:tc>
          <w:tcPr>
            <w:tcW w:w="2892" w:type="dxa"/>
            <w:shd w:val="clear" w:color="auto" w:fill="auto"/>
            <w:noWrap/>
            <w:vAlign w:val="bottom"/>
            <w:hideMark/>
          </w:tcPr>
          <w:p w:rsidRPr="006C2C8D" w:rsidR="00AD018C" w:rsidP="0037197C" w:rsidRDefault="00AD018C" w14:paraId="7B7A5487"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MobileNumber</w:t>
            </w:r>
          </w:p>
        </w:tc>
        <w:tc>
          <w:tcPr>
            <w:tcW w:w="2296" w:type="dxa"/>
            <w:shd w:val="clear" w:color="auto" w:fill="auto"/>
            <w:noWrap/>
            <w:vAlign w:val="bottom"/>
            <w:hideMark/>
          </w:tcPr>
          <w:p w:rsidRPr="006C2C8D" w:rsidR="00AD018C" w:rsidP="0037197C" w:rsidRDefault="00AD018C" w14:paraId="1F09B1DF"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SECONDARYPHONE</w:t>
            </w:r>
          </w:p>
        </w:tc>
        <w:tc>
          <w:tcPr>
            <w:tcW w:w="2090" w:type="dxa"/>
            <w:shd w:val="clear" w:color="auto" w:fill="auto"/>
            <w:noWrap/>
            <w:vAlign w:val="bottom"/>
            <w:hideMark/>
          </w:tcPr>
          <w:p w:rsidRPr="006C2C8D" w:rsidR="00AD018C" w:rsidP="0037197C" w:rsidRDefault="00AD018C" w14:paraId="51F98CC1"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Mobile Number</w:t>
            </w:r>
          </w:p>
        </w:tc>
      </w:tr>
      <w:tr w:rsidRPr="006C2C8D" w:rsidR="00A856B2" w:rsidTr="006962CE" w14:paraId="43BEAC3C" w14:textId="77777777">
        <w:trPr>
          <w:trHeight w:val="288"/>
        </w:trPr>
        <w:tc>
          <w:tcPr>
            <w:tcW w:w="2892" w:type="dxa"/>
            <w:shd w:val="clear" w:color="auto" w:fill="auto"/>
            <w:vAlign w:val="bottom"/>
            <w:hideMark/>
          </w:tcPr>
          <w:p w:rsidRPr="006C2C8D" w:rsidR="00AD018C" w:rsidP="0037197C" w:rsidRDefault="00AD018C" w14:paraId="3C67E279"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PersonnelArea</w:t>
            </w:r>
          </w:p>
        </w:tc>
        <w:tc>
          <w:tcPr>
            <w:tcW w:w="2892" w:type="dxa"/>
            <w:shd w:val="clear" w:color="auto" w:fill="auto"/>
            <w:noWrap/>
            <w:vAlign w:val="bottom"/>
            <w:hideMark/>
          </w:tcPr>
          <w:p w:rsidRPr="006C2C8D" w:rsidR="00AD018C" w:rsidP="0037197C" w:rsidRDefault="00AD018C" w14:paraId="78681724"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PersonnelArea</w:t>
            </w:r>
          </w:p>
        </w:tc>
        <w:tc>
          <w:tcPr>
            <w:tcW w:w="2296" w:type="dxa"/>
            <w:shd w:val="clear" w:color="auto" w:fill="auto"/>
            <w:noWrap/>
            <w:vAlign w:val="bottom"/>
            <w:hideMark/>
          </w:tcPr>
          <w:p w:rsidRPr="006C2C8D" w:rsidR="00AD018C" w:rsidP="0037197C" w:rsidRDefault="00AD018C" w14:paraId="4C4CC274"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LOCATION</w:t>
            </w:r>
          </w:p>
        </w:tc>
        <w:tc>
          <w:tcPr>
            <w:tcW w:w="2090" w:type="dxa"/>
            <w:shd w:val="clear" w:color="auto" w:fill="auto"/>
            <w:noWrap/>
            <w:vAlign w:val="bottom"/>
            <w:hideMark/>
          </w:tcPr>
          <w:p w:rsidRPr="006C2C8D" w:rsidR="00AD018C" w:rsidP="0037197C" w:rsidRDefault="00AD018C" w14:paraId="37CCB814"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Location</w:t>
            </w:r>
          </w:p>
        </w:tc>
      </w:tr>
      <w:tr w:rsidRPr="006C2C8D" w:rsidR="00A856B2" w:rsidTr="006962CE" w14:paraId="785BA1F3" w14:textId="77777777">
        <w:trPr>
          <w:trHeight w:val="288"/>
        </w:trPr>
        <w:tc>
          <w:tcPr>
            <w:tcW w:w="2892" w:type="dxa"/>
            <w:shd w:val="clear" w:color="auto" w:fill="auto"/>
            <w:vAlign w:val="bottom"/>
            <w:hideMark/>
          </w:tcPr>
          <w:p w:rsidRPr="006C2C8D" w:rsidR="00AD018C" w:rsidP="0037197C" w:rsidRDefault="00AD018C" w14:paraId="04E252E4"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PersonnelAreaDescription</w:t>
            </w:r>
          </w:p>
        </w:tc>
        <w:tc>
          <w:tcPr>
            <w:tcW w:w="2892" w:type="dxa"/>
            <w:shd w:val="clear" w:color="auto" w:fill="auto"/>
            <w:noWrap/>
            <w:vAlign w:val="bottom"/>
            <w:hideMark/>
          </w:tcPr>
          <w:p w:rsidRPr="006C2C8D" w:rsidR="00AD018C" w:rsidP="0037197C" w:rsidRDefault="00AD018C" w14:paraId="7992A72D"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PersonnelAreaDescription</w:t>
            </w:r>
          </w:p>
        </w:tc>
        <w:tc>
          <w:tcPr>
            <w:tcW w:w="2296" w:type="dxa"/>
            <w:shd w:val="clear" w:color="auto" w:fill="auto"/>
            <w:noWrap/>
            <w:vAlign w:val="bottom"/>
            <w:hideMark/>
          </w:tcPr>
          <w:p w:rsidRPr="006C2C8D" w:rsidR="00AD018C" w:rsidP="0037197C" w:rsidRDefault="00AD018C" w14:paraId="0A246BF4"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LOCATIONDESC</w:t>
            </w:r>
          </w:p>
        </w:tc>
        <w:tc>
          <w:tcPr>
            <w:tcW w:w="2090" w:type="dxa"/>
            <w:shd w:val="clear" w:color="auto" w:fill="auto"/>
            <w:noWrap/>
            <w:vAlign w:val="bottom"/>
            <w:hideMark/>
          </w:tcPr>
          <w:p w:rsidRPr="006C2C8D" w:rsidR="00AD018C" w:rsidP="0037197C" w:rsidRDefault="00AD018C" w14:paraId="324E13D5"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Location Desc</w:t>
            </w:r>
          </w:p>
        </w:tc>
      </w:tr>
      <w:tr w:rsidRPr="006C2C8D" w:rsidR="00A856B2" w:rsidTr="006962CE" w14:paraId="159C70C3" w14:textId="77777777">
        <w:trPr>
          <w:trHeight w:val="288"/>
        </w:trPr>
        <w:tc>
          <w:tcPr>
            <w:tcW w:w="2892" w:type="dxa"/>
            <w:shd w:val="clear" w:color="auto" w:fill="auto"/>
            <w:vAlign w:val="bottom"/>
            <w:hideMark/>
          </w:tcPr>
          <w:p w:rsidRPr="006C2C8D" w:rsidR="00AD018C" w:rsidP="0037197C" w:rsidRDefault="00AD018C" w14:paraId="6E60E3BB"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RoomNumber</w:t>
            </w:r>
          </w:p>
        </w:tc>
        <w:tc>
          <w:tcPr>
            <w:tcW w:w="2892" w:type="dxa"/>
            <w:shd w:val="clear" w:color="auto" w:fill="auto"/>
            <w:noWrap/>
            <w:vAlign w:val="bottom"/>
            <w:hideMark/>
          </w:tcPr>
          <w:p w:rsidRPr="006C2C8D" w:rsidR="00AD018C" w:rsidP="0037197C" w:rsidRDefault="00AD018C" w14:paraId="160D71E6"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RoomNumber</w:t>
            </w:r>
          </w:p>
        </w:tc>
        <w:tc>
          <w:tcPr>
            <w:tcW w:w="2296" w:type="dxa"/>
            <w:shd w:val="clear" w:color="auto" w:fill="auto"/>
            <w:noWrap/>
            <w:vAlign w:val="bottom"/>
            <w:hideMark/>
          </w:tcPr>
          <w:p w:rsidRPr="006C2C8D" w:rsidR="00AD018C" w:rsidP="0037197C" w:rsidRDefault="00AD018C" w14:paraId="1CD74CDD"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CustomProperty26</w:t>
            </w:r>
          </w:p>
        </w:tc>
        <w:tc>
          <w:tcPr>
            <w:tcW w:w="2090" w:type="dxa"/>
            <w:shd w:val="clear" w:color="auto" w:fill="auto"/>
            <w:noWrap/>
            <w:vAlign w:val="bottom"/>
            <w:hideMark/>
          </w:tcPr>
          <w:p w:rsidRPr="006C2C8D" w:rsidR="00AD018C" w:rsidP="0037197C" w:rsidRDefault="00AD018C" w14:paraId="0AAC78A1"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Room Number</w:t>
            </w:r>
          </w:p>
        </w:tc>
      </w:tr>
      <w:tr w:rsidRPr="006C2C8D" w:rsidR="00A856B2" w:rsidTr="006962CE" w14:paraId="70E806AF" w14:textId="77777777">
        <w:trPr>
          <w:trHeight w:val="288"/>
        </w:trPr>
        <w:tc>
          <w:tcPr>
            <w:tcW w:w="2892" w:type="dxa"/>
            <w:shd w:val="clear" w:color="auto" w:fill="auto"/>
            <w:vAlign w:val="bottom"/>
            <w:hideMark/>
          </w:tcPr>
          <w:p w:rsidRPr="006C2C8D" w:rsidR="00AD018C" w:rsidP="0037197C" w:rsidRDefault="00AD018C" w14:paraId="2D9EAC20"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lastRenderedPageBreak/>
              <w:t>Country</w:t>
            </w:r>
          </w:p>
        </w:tc>
        <w:tc>
          <w:tcPr>
            <w:tcW w:w="2892" w:type="dxa"/>
            <w:shd w:val="clear" w:color="auto" w:fill="auto"/>
            <w:noWrap/>
            <w:vAlign w:val="bottom"/>
            <w:hideMark/>
          </w:tcPr>
          <w:p w:rsidRPr="006C2C8D" w:rsidR="00AD018C" w:rsidP="0037197C" w:rsidRDefault="00AD018C" w14:paraId="3B3E25CF"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Country</w:t>
            </w:r>
          </w:p>
        </w:tc>
        <w:tc>
          <w:tcPr>
            <w:tcW w:w="2296" w:type="dxa"/>
            <w:shd w:val="clear" w:color="auto" w:fill="auto"/>
            <w:noWrap/>
            <w:vAlign w:val="bottom"/>
            <w:hideMark/>
          </w:tcPr>
          <w:p w:rsidRPr="006C2C8D" w:rsidR="00AD018C" w:rsidP="0037197C" w:rsidRDefault="00AD018C" w14:paraId="5A3D5C66"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COUNTRY</w:t>
            </w:r>
          </w:p>
        </w:tc>
        <w:tc>
          <w:tcPr>
            <w:tcW w:w="2090" w:type="dxa"/>
            <w:shd w:val="clear" w:color="auto" w:fill="auto"/>
            <w:noWrap/>
            <w:vAlign w:val="bottom"/>
            <w:hideMark/>
          </w:tcPr>
          <w:p w:rsidRPr="006C2C8D" w:rsidR="00AD018C" w:rsidP="0037197C" w:rsidRDefault="00AD018C" w14:paraId="7F0EABF6"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Country</w:t>
            </w:r>
          </w:p>
        </w:tc>
      </w:tr>
      <w:tr w:rsidRPr="006C2C8D" w:rsidR="00A856B2" w:rsidTr="006962CE" w14:paraId="3D53477B" w14:textId="77777777">
        <w:trPr>
          <w:trHeight w:val="288"/>
        </w:trPr>
        <w:tc>
          <w:tcPr>
            <w:tcW w:w="2892" w:type="dxa"/>
            <w:shd w:val="clear" w:color="auto" w:fill="auto"/>
            <w:vAlign w:val="bottom"/>
            <w:hideMark/>
          </w:tcPr>
          <w:p w:rsidRPr="006C2C8D" w:rsidR="00AD018C" w:rsidP="0037197C" w:rsidRDefault="00AD018C" w14:paraId="10554D68"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Street</w:t>
            </w:r>
          </w:p>
        </w:tc>
        <w:tc>
          <w:tcPr>
            <w:tcW w:w="2892" w:type="dxa"/>
            <w:shd w:val="clear" w:color="auto" w:fill="auto"/>
            <w:noWrap/>
            <w:vAlign w:val="bottom"/>
            <w:hideMark/>
          </w:tcPr>
          <w:p w:rsidRPr="006C2C8D" w:rsidR="00AD018C" w:rsidP="0037197C" w:rsidRDefault="00AD018C" w14:paraId="33873C90"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Street</w:t>
            </w:r>
          </w:p>
        </w:tc>
        <w:tc>
          <w:tcPr>
            <w:tcW w:w="2296" w:type="dxa"/>
            <w:shd w:val="clear" w:color="auto" w:fill="auto"/>
            <w:noWrap/>
            <w:vAlign w:val="bottom"/>
            <w:hideMark/>
          </w:tcPr>
          <w:p w:rsidRPr="006C2C8D" w:rsidR="00AD018C" w:rsidP="0037197C" w:rsidRDefault="00AD018C" w14:paraId="662B397A"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STREET</w:t>
            </w:r>
          </w:p>
        </w:tc>
        <w:tc>
          <w:tcPr>
            <w:tcW w:w="2090" w:type="dxa"/>
            <w:shd w:val="clear" w:color="auto" w:fill="auto"/>
            <w:noWrap/>
            <w:vAlign w:val="bottom"/>
            <w:hideMark/>
          </w:tcPr>
          <w:p w:rsidRPr="006C2C8D" w:rsidR="00AD018C" w:rsidP="0037197C" w:rsidRDefault="00AD018C" w14:paraId="2348DD01"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Street</w:t>
            </w:r>
          </w:p>
        </w:tc>
      </w:tr>
      <w:tr w:rsidRPr="006C2C8D" w:rsidR="00A856B2" w:rsidTr="006962CE" w14:paraId="4160E74C" w14:textId="77777777">
        <w:trPr>
          <w:trHeight w:val="288"/>
        </w:trPr>
        <w:tc>
          <w:tcPr>
            <w:tcW w:w="2892" w:type="dxa"/>
            <w:shd w:val="clear" w:color="auto" w:fill="auto"/>
            <w:vAlign w:val="bottom"/>
            <w:hideMark/>
          </w:tcPr>
          <w:p w:rsidRPr="006C2C8D" w:rsidR="00AD018C" w:rsidP="0037197C" w:rsidRDefault="00AD018C" w14:paraId="3EEA048A"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City</w:t>
            </w:r>
          </w:p>
        </w:tc>
        <w:tc>
          <w:tcPr>
            <w:tcW w:w="2892" w:type="dxa"/>
            <w:shd w:val="clear" w:color="auto" w:fill="auto"/>
            <w:noWrap/>
            <w:vAlign w:val="bottom"/>
            <w:hideMark/>
          </w:tcPr>
          <w:p w:rsidRPr="006C2C8D" w:rsidR="00AD018C" w:rsidP="0037197C" w:rsidRDefault="00AD018C" w14:paraId="32BCE738"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City</w:t>
            </w:r>
          </w:p>
        </w:tc>
        <w:tc>
          <w:tcPr>
            <w:tcW w:w="2296" w:type="dxa"/>
            <w:shd w:val="clear" w:color="auto" w:fill="auto"/>
            <w:noWrap/>
            <w:vAlign w:val="bottom"/>
            <w:hideMark/>
          </w:tcPr>
          <w:p w:rsidRPr="006C2C8D" w:rsidR="00AD018C" w:rsidP="0037197C" w:rsidRDefault="00AD018C" w14:paraId="13FF14F5"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CITY</w:t>
            </w:r>
          </w:p>
        </w:tc>
        <w:tc>
          <w:tcPr>
            <w:tcW w:w="2090" w:type="dxa"/>
            <w:shd w:val="clear" w:color="auto" w:fill="auto"/>
            <w:noWrap/>
            <w:vAlign w:val="bottom"/>
            <w:hideMark/>
          </w:tcPr>
          <w:p w:rsidRPr="006C2C8D" w:rsidR="00AD018C" w:rsidP="0037197C" w:rsidRDefault="00AD018C" w14:paraId="3BD3A4AA"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City</w:t>
            </w:r>
          </w:p>
        </w:tc>
      </w:tr>
      <w:tr w:rsidRPr="006C2C8D" w:rsidR="00A856B2" w:rsidTr="006962CE" w14:paraId="2F8BAE06" w14:textId="77777777">
        <w:trPr>
          <w:trHeight w:val="288"/>
        </w:trPr>
        <w:tc>
          <w:tcPr>
            <w:tcW w:w="2892" w:type="dxa"/>
            <w:shd w:val="clear" w:color="auto" w:fill="auto"/>
            <w:vAlign w:val="bottom"/>
            <w:hideMark/>
          </w:tcPr>
          <w:p w:rsidRPr="006C2C8D" w:rsidR="00AD018C" w:rsidP="0037197C" w:rsidRDefault="00AD018C" w14:paraId="3D962AC6"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State</w:t>
            </w:r>
          </w:p>
        </w:tc>
        <w:tc>
          <w:tcPr>
            <w:tcW w:w="2892" w:type="dxa"/>
            <w:shd w:val="clear" w:color="auto" w:fill="auto"/>
            <w:noWrap/>
            <w:vAlign w:val="bottom"/>
            <w:hideMark/>
          </w:tcPr>
          <w:p w:rsidRPr="006C2C8D" w:rsidR="00AD018C" w:rsidP="0037197C" w:rsidRDefault="00AD018C" w14:paraId="44F3B171"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State</w:t>
            </w:r>
          </w:p>
        </w:tc>
        <w:tc>
          <w:tcPr>
            <w:tcW w:w="2296" w:type="dxa"/>
            <w:shd w:val="clear" w:color="auto" w:fill="auto"/>
            <w:noWrap/>
            <w:vAlign w:val="bottom"/>
            <w:hideMark/>
          </w:tcPr>
          <w:p w:rsidRPr="006C2C8D" w:rsidR="00AD018C" w:rsidP="0037197C" w:rsidRDefault="00AD018C" w14:paraId="53EB08C7"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STATE</w:t>
            </w:r>
          </w:p>
        </w:tc>
        <w:tc>
          <w:tcPr>
            <w:tcW w:w="2090" w:type="dxa"/>
            <w:shd w:val="clear" w:color="auto" w:fill="auto"/>
            <w:noWrap/>
            <w:vAlign w:val="bottom"/>
            <w:hideMark/>
          </w:tcPr>
          <w:p w:rsidRPr="006C2C8D" w:rsidR="00AD018C" w:rsidP="0037197C" w:rsidRDefault="00AD018C" w14:paraId="7ABC9421"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State</w:t>
            </w:r>
          </w:p>
        </w:tc>
      </w:tr>
      <w:tr w:rsidRPr="006C2C8D" w:rsidR="00A856B2" w:rsidTr="006962CE" w14:paraId="7B84CE4D" w14:textId="77777777">
        <w:trPr>
          <w:trHeight w:val="288"/>
        </w:trPr>
        <w:tc>
          <w:tcPr>
            <w:tcW w:w="2892" w:type="dxa"/>
            <w:shd w:val="clear" w:color="auto" w:fill="auto"/>
            <w:vAlign w:val="bottom"/>
            <w:hideMark/>
          </w:tcPr>
          <w:p w:rsidRPr="006C2C8D" w:rsidR="00AD018C" w:rsidP="0037197C" w:rsidRDefault="00AD018C" w14:paraId="1C9FF5B9"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PostalCode</w:t>
            </w:r>
          </w:p>
        </w:tc>
        <w:tc>
          <w:tcPr>
            <w:tcW w:w="2892" w:type="dxa"/>
            <w:shd w:val="clear" w:color="auto" w:fill="auto"/>
            <w:noWrap/>
            <w:vAlign w:val="bottom"/>
            <w:hideMark/>
          </w:tcPr>
          <w:p w:rsidRPr="006C2C8D" w:rsidR="00AD018C" w:rsidP="0037197C" w:rsidRDefault="00AD018C" w14:paraId="3FA27002"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PostalCode</w:t>
            </w:r>
          </w:p>
        </w:tc>
        <w:tc>
          <w:tcPr>
            <w:tcW w:w="2296" w:type="dxa"/>
            <w:shd w:val="clear" w:color="auto" w:fill="auto"/>
            <w:noWrap/>
            <w:vAlign w:val="bottom"/>
            <w:hideMark/>
          </w:tcPr>
          <w:p w:rsidRPr="006C2C8D" w:rsidR="00AD018C" w:rsidP="0037197C" w:rsidRDefault="00AD018C" w14:paraId="55AFC03C"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CustomProperty29</w:t>
            </w:r>
          </w:p>
        </w:tc>
        <w:tc>
          <w:tcPr>
            <w:tcW w:w="2090" w:type="dxa"/>
            <w:shd w:val="clear" w:color="auto" w:fill="auto"/>
            <w:noWrap/>
            <w:vAlign w:val="bottom"/>
            <w:hideMark/>
          </w:tcPr>
          <w:p w:rsidRPr="006C2C8D" w:rsidR="00AD018C" w:rsidP="0037197C" w:rsidRDefault="00AD018C" w14:paraId="526EB0E3"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Postal Code</w:t>
            </w:r>
          </w:p>
        </w:tc>
      </w:tr>
      <w:tr w:rsidRPr="006C2C8D" w:rsidR="00A856B2" w:rsidTr="006962CE" w14:paraId="4C6CDB9F" w14:textId="77777777">
        <w:trPr>
          <w:trHeight w:val="288"/>
        </w:trPr>
        <w:tc>
          <w:tcPr>
            <w:tcW w:w="2892" w:type="dxa"/>
            <w:shd w:val="clear" w:color="auto" w:fill="auto"/>
            <w:vAlign w:val="bottom"/>
            <w:hideMark/>
          </w:tcPr>
          <w:p w:rsidRPr="006C2C8D" w:rsidR="00AD018C" w:rsidP="0037197C" w:rsidRDefault="00AD018C" w14:paraId="30EB5802"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Supervisor_EmployeeNumber</w:t>
            </w:r>
          </w:p>
        </w:tc>
        <w:tc>
          <w:tcPr>
            <w:tcW w:w="2892" w:type="dxa"/>
            <w:shd w:val="clear" w:color="auto" w:fill="auto"/>
            <w:noWrap/>
            <w:vAlign w:val="bottom"/>
            <w:hideMark/>
          </w:tcPr>
          <w:p w:rsidRPr="006C2C8D" w:rsidR="00AD018C" w:rsidP="0037197C" w:rsidRDefault="00AD018C" w14:paraId="4F9C1E44"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Supervisor_EmployeeNumber</w:t>
            </w:r>
          </w:p>
        </w:tc>
        <w:tc>
          <w:tcPr>
            <w:tcW w:w="2296" w:type="dxa"/>
            <w:shd w:val="clear" w:color="auto" w:fill="auto"/>
            <w:noWrap/>
            <w:vAlign w:val="bottom"/>
            <w:hideMark/>
          </w:tcPr>
          <w:p w:rsidRPr="006C2C8D" w:rsidR="00AD018C" w:rsidP="0037197C" w:rsidRDefault="00AD018C" w14:paraId="3341F2DE"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CustomProperty33</w:t>
            </w:r>
          </w:p>
        </w:tc>
        <w:tc>
          <w:tcPr>
            <w:tcW w:w="2090" w:type="dxa"/>
            <w:shd w:val="clear" w:color="auto" w:fill="auto"/>
            <w:noWrap/>
            <w:vAlign w:val="bottom"/>
            <w:hideMark/>
          </w:tcPr>
          <w:p w:rsidRPr="006C2C8D" w:rsidR="00AD018C" w:rsidP="0037197C" w:rsidRDefault="00AD018C" w14:paraId="040EF22A"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Supervisor Employee Number</w:t>
            </w:r>
          </w:p>
        </w:tc>
      </w:tr>
      <w:tr w:rsidRPr="006C2C8D" w:rsidR="00A856B2" w:rsidTr="006962CE" w14:paraId="06F9BE6E" w14:textId="77777777">
        <w:trPr>
          <w:trHeight w:val="288"/>
        </w:trPr>
        <w:tc>
          <w:tcPr>
            <w:tcW w:w="2892" w:type="dxa"/>
            <w:shd w:val="clear" w:color="auto" w:fill="auto"/>
            <w:vAlign w:val="bottom"/>
            <w:hideMark/>
          </w:tcPr>
          <w:p w:rsidRPr="006C2C8D" w:rsidR="00AD018C" w:rsidP="0037197C" w:rsidRDefault="00AD018C" w14:paraId="07323C9B"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Supervisor_PrimaryLoginId</w:t>
            </w:r>
          </w:p>
        </w:tc>
        <w:tc>
          <w:tcPr>
            <w:tcW w:w="2892" w:type="dxa"/>
            <w:shd w:val="clear" w:color="auto" w:fill="auto"/>
            <w:noWrap/>
            <w:vAlign w:val="bottom"/>
            <w:hideMark/>
          </w:tcPr>
          <w:p w:rsidRPr="006C2C8D" w:rsidR="00AD018C" w:rsidP="0037197C" w:rsidRDefault="00AD018C" w14:paraId="2D4BB19E"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Supervisor_PrimaryLoginId</w:t>
            </w:r>
          </w:p>
        </w:tc>
        <w:tc>
          <w:tcPr>
            <w:tcW w:w="2296" w:type="dxa"/>
            <w:shd w:val="clear" w:color="auto" w:fill="auto"/>
            <w:noWrap/>
            <w:vAlign w:val="bottom"/>
            <w:hideMark/>
          </w:tcPr>
          <w:p w:rsidRPr="006C2C8D" w:rsidR="00AD018C" w:rsidP="0037197C" w:rsidRDefault="00AD018C" w14:paraId="4BE9D3CA"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Owner</w:t>
            </w:r>
          </w:p>
        </w:tc>
        <w:tc>
          <w:tcPr>
            <w:tcW w:w="2090" w:type="dxa"/>
            <w:shd w:val="clear" w:color="auto" w:fill="auto"/>
            <w:noWrap/>
            <w:vAlign w:val="bottom"/>
            <w:hideMark/>
          </w:tcPr>
          <w:p w:rsidRPr="006C2C8D" w:rsidR="00AD018C" w:rsidP="0037197C" w:rsidRDefault="00AD018C" w14:paraId="646EBA9B"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Supervisor PrimaryLoginId</w:t>
            </w:r>
          </w:p>
        </w:tc>
      </w:tr>
      <w:tr w:rsidRPr="006C2C8D" w:rsidR="00A856B2" w:rsidTr="006962CE" w14:paraId="5DBF5BDF" w14:textId="77777777">
        <w:trPr>
          <w:trHeight w:val="288"/>
        </w:trPr>
        <w:tc>
          <w:tcPr>
            <w:tcW w:w="2892" w:type="dxa"/>
            <w:shd w:val="clear" w:color="auto" w:fill="auto"/>
            <w:vAlign w:val="bottom"/>
            <w:hideMark/>
          </w:tcPr>
          <w:p w:rsidRPr="006C2C8D" w:rsidR="00AD018C" w:rsidP="0037197C" w:rsidRDefault="00AD018C" w14:paraId="360B2793"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PrimaryOU</w:t>
            </w:r>
          </w:p>
        </w:tc>
        <w:tc>
          <w:tcPr>
            <w:tcW w:w="2892" w:type="dxa"/>
            <w:shd w:val="clear" w:color="auto" w:fill="auto"/>
            <w:noWrap/>
            <w:vAlign w:val="bottom"/>
            <w:hideMark/>
          </w:tcPr>
          <w:p w:rsidRPr="006C2C8D" w:rsidR="00AD018C" w:rsidP="0037197C" w:rsidRDefault="00AD018C" w14:paraId="64FA1348"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PrimaryOU</w:t>
            </w:r>
          </w:p>
        </w:tc>
        <w:tc>
          <w:tcPr>
            <w:tcW w:w="2296" w:type="dxa"/>
            <w:shd w:val="clear" w:color="auto" w:fill="auto"/>
            <w:noWrap/>
            <w:vAlign w:val="bottom"/>
            <w:hideMark/>
          </w:tcPr>
          <w:p w:rsidRPr="006C2C8D" w:rsidR="00AD018C" w:rsidP="0037197C" w:rsidRDefault="00AD018C" w14:paraId="68C2AC09"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CustomProperty7</w:t>
            </w:r>
          </w:p>
        </w:tc>
        <w:tc>
          <w:tcPr>
            <w:tcW w:w="2090" w:type="dxa"/>
            <w:shd w:val="clear" w:color="auto" w:fill="auto"/>
            <w:noWrap/>
            <w:vAlign w:val="bottom"/>
            <w:hideMark/>
          </w:tcPr>
          <w:p w:rsidRPr="006C2C8D" w:rsidR="00AD018C" w:rsidP="0037197C" w:rsidRDefault="00AD018C" w14:paraId="0F4ED147"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 xml:space="preserve">Primary OU </w:t>
            </w:r>
          </w:p>
        </w:tc>
      </w:tr>
      <w:tr w:rsidRPr="006C2C8D" w:rsidR="00A856B2" w:rsidTr="006962CE" w14:paraId="1F4B286A" w14:textId="77777777">
        <w:trPr>
          <w:trHeight w:val="288"/>
        </w:trPr>
        <w:tc>
          <w:tcPr>
            <w:tcW w:w="2892" w:type="dxa"/>
            <w:shd w:val="clear" w:color="auto" w:fill="auto"/>
            <w:vAlign w:val="bottom"/>
            <w:hideMark/>
          </w:tcPr>
          <w:p w:rsidRPr="006C2C8D" w:rsidR="00AD018C" w:rsidP="0037197C" w:rsidRDefault="00AD018C" w14:paraId="11345401"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AlternateOU</w:t>
            </w:r>
          </w:p>
        </w:tc>
        <w:tc>
          <w:tcPr>
            <w:tcW w:w="2892" w:type="dxa"/>
            <w:shd w:val="clear" w:color="auto" w:fill="auto"/>
            <w:noWrap/>
            <w:vAlign w:val="bottom"/>
            <w:hideMark/>
          </w:tcPr>
          <w:p w:rsidRPr="006C2C8D" w:rsidR="00AD018C" w:rsidP="0037197C" w:rsidRDefault="00AD018C" w14:paraId="1F87639C"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AlternateOU</w:t>
            </w:r>
          </w:p>
        </w:tc>
        <w:tc>
          <w:tcPr>
            <w:tcW w:w="2296" w:type="dxa"/>
            <w:shd w:val="clear" w:color="auto" w:fill="auto"/>
            <w:noWrap/>
            <w:vAlign w:val="bottom"/>
            <w:hideMark/>
          </w:tcPr>
          <w:p w:rsidRPr="006C2C8D" w:rsidR="00AD018C" w:rsidP="0037197C" w:rsidRDefault="00AD018C" w14:paraId="280528D2"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CustomProperty8</w:t>
            </w:r>
          </w:p>
        </w:tc>
        <w:tc>
          <w:tcPr>
            <w:tcW w:w="2090" w:type="dxa"/>
            <w:shd w:val="clear" w:color="auto" w:fill="auto"/>
            <w:noWrap/>
            <w:vAlign w:val="bottom"/>
            <w:hideMark/>
          </w:tcPr>
          <w:p w:rsidRPr="006C2C8D" w:rsidR="00AD018C" w:rsidP="0037197C" w:rsidRDefault="00AD018C" w14:paraId="68FBCF43"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 xml:space="preserve">Alternate OU </w:t>
            </w:r>
          </w:p>
        </w:tc>
      </w:tr>
      <w:tr w:rsidRPr="006C2C8D" w:rsidR="00A856B2" w:rsidTr="006962CE" w14:paraId="760A4F12" w14:textId="77777777">
        <w:trPr>
          <w:trHeight w:val="288"/>
        </w:trPr>
        <w:tc>
          <w:tcPr>
            <w:tcW w:w="2892" w:type="dxa"/>
            <w:shd w:val="clear" w:color="auto" w:fill="auto"/>
            <w:vAlign w:val="bottom"/>
            <w:hideMark/>
          </w:tcPr>
          <w:p w:rsidRPr="006C2C8D" w:rsidR="00AD018C" w:rsidP="0037197C" w:rsidRDefault="00AD018C" w14:paraId="215A33A4"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InternetAccess</w:t>
            </w:r>
          </w:p>
        </w:tc>
        <w:tc>
          <w:tcPr>
            <w:tcW w:w="2892" w:type="dxa"/>
            <w:shd w:val="clear" w:color="auto" w:fill="auto"/>
            <w:noWrap/>
            <w:vAlign w:val="bottom"/>
            <w:hideMark/>
          </w:tcPr>
          <w:p w:rsidRPr="006C2C8D" w:rsidR="00AD018C" w:rsidP="0037197C" w:rsidRDefault="00AD018C" w14:paraId="1C7BD8D9"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InternetAccess</w:t>
            </w:r>
          </w:p>
        </w:tc>
        <w:tc>
          <w:tcPr>
            <w:tcW w:w="2296" w:type="dxa"/>
            <w:shd w:val="clear" w:color="auto" w:fill="auto"/>
            <w:noWrap/>
            <w:vAlign w:val="bottom"/>
            <w:hideMark/>
          </w:tcPr>
          <w:p w:rsidRPr="006C2C8D" w:rsidR="00AD018C" w:rsidP="0037197C" w:rsidRDefault="00AD018C" w14:paraId="563AAE22"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CustomProperty35</w:t>
            </w:r>
          </w:p>
        </w:tc>
        <w:tc>
          <w:tcPr>
            <w:tcW w:w="2090" w:type="dxa"/>
            <w:shd w:val="clear" w:color="auto" w:fill="auto"/>
            <w:noWrap/>
            <w:vAlign w:val="bottom"/>
            <w:hideMark/>
          </w:tcPr>
          <w:p w:rsidRPr="006C2C8D" w:rsidR="00AD018C" w:rsidP="0037197C" w:rsidRDefault="00AD018C" w14:paraId="24373C20"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Internet Access</w:t>
            </w:r>
          </w:p>
        </w:tc>
      </w:tr>
      <w:tr w:rsidRPr="006C2C8D" w:rsidR="00A856B2" w:rsidTr="006962CE" w14:paraId="5A347E22" w14:textId="77777777">
        <w:trPr>
          <w:trHeight w:val="288"/>
        </w:trPr>
        <w:tc>
          <w:tcPr>
            <w:tcW w:w="2892" w:type="dxa"/>
            <w:shd w:val="clear" w:color="auto" w:fill="auto"/>
            <w:vAlign w:val="bottom"/>
            <w:hideMark/>
          </w:tcPr>
          <w:p w:rsidRPr="006C2C8D" w:rsidR="00AD018C" w:rsidP="0037197C" w:rsidRDefault="00AD018C" w14:paraId="04884F44" w14:textId="77777777">
            <w:pPr>
              <w:spacing w:after="0" w:line="240" w:lineRule="auto"/>
              <w:rPr>
                <w:rFonts w:ascii="Calibri" w:hAnsi="Calibri" w:eastAsia="Times New Roman" w:cs="Times New Roman"/>
                <w:color w:val="000000"/>
                <w:lang w:val="en-IN" w:eastAsia="en-IN"/>
              </w:rPr>
            </w:pPr>
          </w:p>
        </w:tc>
        <w:tc>
          <w:tcPr>
            <w:tcW w:w="2892" w:type="dxa"/>
            <w:shd w:val="clear" w:color="auto" w:fill="auto"/>
            <w:noWrap/>
            <w:vAlign w:val="bottom"/>
            <w:hideMark/>
          </w:tcPr>
          <w:p w:rsidRPr="006C2C8D" w:rsidR="00AD018C" w:rsidP="0037197C" w:rsidRDefault="00AD018C" w14:paraId="7C55A291" w14:textId="77777777">
            <w:pPr>
              <w:spacing w:after="0" w:line="240" w:lineRule="auto"/>
              <w:rPr>
                <w:rFonts w:ascii="Times New Roman" w:hAnsi="Times New Roman" w:eastAsia="Times New Roman" w:cs="Times New Roman"/>
                <w:sz w:val="20"/>
                <w:szCs w:val="20"/>
                <w:lang w:val="en-IN" w:eastAsia="en-IN"/>
              </w:rPr>
            </w:pPr>
          </w:p>
        </w:tc>
        <w:tc>
          <w:tcPr>
            <w:tcW w:w="2296" w:type="dxa"/>
            <w:shd w:val="clear" w:color="auto" w:fill="auto"/>
            <w:noWrap/>
            <w:vAlign w:val="bottom"/>
            <w:hideMark/>
          </w:tcPr>
          <w:p w:rsidRPr="006C2C8D" w:rsidR="00AD018C" w:rsidP="0037197C" w:rsidRDefault="00AD018C" w14:paraId="7C4A7DB9"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CustomProperty9</w:t>
            </w:r>
          </w:p>
        </w:tc>
        <w:tc>
          <w:tcPr>
            <w:tcW w:w="2090" w:type="dxa"/>
            <w:shd w:val="clear" w:color="auto" w:fill="auto"/>
            <w:noWrap/>
            <w:vAlign w:val="bottom"/>
            <w:hideMark/>
          </w:tcPr>
          <w:p w:rsidRPr="006C2C8D" w:rsidR="00AD018C" w:rsidP="0037197C" w:rsidRDefault="00AD018C" w14:paraId="50C61585"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Vendor Email</w:t>
            </w:r>
          </w:p>
        </w:tc>
      </w:tr>
      <w:tr w:rsidRPr="006C2C8D" w:rsidR="00A856B2" w:rsidTr="006962CE" w14:paraId="2E23DCD7" w14:textId="77777777">
        <w:trPr>
          <w:trHeight w:val="288"/>
        </w:trPr>
        <w:tc>
          <w:tcPr>
            <w:tcW w:w="2892" w:type="dxa"/>
            <w:shd w:val="clear" w:color="auto" w:fill="auto"/>
            <w:vAlign w:val="bottom"/>
            <w:hideMark/>
          </w:tcPr>
          <w:p w:rsidRPr="006C2C8D" w:rsidR="00AD018C" w:rsidP="0037197C" w:rsidRDefault="00AD018C" w14:paraId="2AD7D0FE"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MailEnabled</w:t>
            </w:r>
          </w:p>
        </w:tc>
        <w:tc>
          <w:tcPr>
            <w:tcW w:w="2892" w:type="dxa"/>
            <w:shd w:val="clear" w:color="auto" w:fill="auto"/>
            <w:noWrap/>
            <w:vAlign w:val="bottom"/>
            <w:hideMark/>
          </w:tcPr>
          <w:p w:rsidRPr="006C2C8D" w:rsidR="00AD018C" w:rsidP="0037197C" w:rsidRDefault="00AD018C" w14:paraId="347976AB"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MailEnabled</w:t>
            </w:r>
          </w:p>
        </w:tc>
        <w:tc>
          <w:tcPr>
            <w:tcW w:w="2296" w:type="dxa"/>
            <w:shd w:val="clear" w:color="auto" w:fill="auto"/>
            <w:noWrap/>
            <w:vAlign w:val="bottom"/>
            <w:hideMark/>
          </w:tcPr>
          <w:p w:rsidRPr="006C2C8D" w:rsidR="00AD018C" w:rsidP="0037197C" w:rsidRDefault="00AD018C" w14:paraId="32CA4228"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CustomProperty36</w:t>
            </w:r>
          </w:p>
        </w:tc>
        <w:tc>
          <w:tcPr>
            <w:tcW w:w="2090" w:type="dxa"/>
            <w:shd w:val="clear" w:color="auto" w:fill="auto"/>
            <w:noWrap/>
            <w:vAlign w:val="bottom"/>
            <w:hideMark/>
          </w:tcPr>
          <w:p w:rsidRPr="006C2C8D" w:rsidR="00AD018C" w:rsidP="0037197C" w:rsidRDefault="00AD018C" w14:paraId="1458CFAD" w14:textId="77777777">
            <w:pPr>
              <w:spacing w:after="0" w:line="240" w:lineRule="auto"/>
              <w:rPr>
                <w:rFonts w:ascii="Calibri" w:hAnsi="Calibri" w:eastAsia="Times New Roman" w:cs="Times New Roman"/>
                <w:color w:val="000000"/>
                <w:lang w:val="en-IN" w:eastAsia="en-IN"/>
              </w:rPr>
            </w:pPr>
            <w:r w:rsidRPr="006C2C8D">
              <w:rPr>
                <w:rFonts w:ascii="Calibri" w:hAnsi="Calibri" w:eastAsia="Times New Roman" w:cs="Times New Roman"/>
                <w:color w:val="000000"/>
                <w:lang w:val="en-IN" w:eastAsia="en-IN"/>
              </w:rPr>
              <w:t>Mail Enabled</w:t>
            </w:r>
          </w:p>
        </w:tc>
      </w:tr>
    </w:tbl>
    <w:p w:rsidR="00AD018C" w:rsidP="00AD018C" w:rsidRDefault="00AD018C" w14:paraId="30DBF867" w14:textId="77777777"/>
    <w:p w:rsidRPr="005B38AA" w:rsidR="00AD018C" w:rsidP="00AD018C" w:rsidRDefault="00AD018C" w14:paraId="01D54829" w14:textId="77777777">
      <w:pPr>
        <w:pStyle w:val="Heading3"/>
      </w:pPr>
      <w:bookmarkStart w:name="_Toc33292542" w:id="26"/>
      <w:r w:rsidRPr="005B38AA">
        <w:t>Database password encryption and decryption</w:t>
      </w:r>
      <w:bookmarkEnd w:id="26"/>
    </w:p>
    <w:p w:rsidR="00AD018C" w:rsidP="00AD018C" w:rsidRDefault="00AD018C" w14:paraId="6E3DFDF8" w14:textId="4076521B">
      <w:r>
        <w:t xml:space="preserve">Both Holding database and </w:t>
      </w:r>
      <w:r w:rsidR="00120727">
        <w:t>Saviynt</w:t>
      </w:r>
      <w:r>
        <w:t xml:space="preserve"> database password in custom jar is encrypted using AES algorithm.</w:t>
      </w:r>
    </w:p>
    <w:p w:rsidR="00AD018C" w:rsidP="00AD018C" w:rsidRDefault="00AD018C" w14:paraId="5B451253" w14:textId="77777777">
      <w:r w:rsidR="00AD018C">
        <w:drawing>
          <wp:inline wp14:editId="600B7C16" wp14:anchorId="74662B01">
            <wp:extent cx="4619658" cy="2872219"/>
            <wp:effectExtent l="0" t="0" r="0" b="0"/>
            <wp:docPr id="201314143" name="Picture 201314143" title=""/>
            <wp:cNvGraphicFramePr>
              <a:graphicFrameLocks noChangeAspect="1"/>
            </wp:cNvGraphicFramePr>
            <a:graphic>
              <a:graphicData uri="http://schemas.openxmlformats.org/drawingml/2006/picture">
                <pic:pic>
                  <pic:nvPicPr>
                    <pic:cNvPr id="0" name="Picture 201314143"/>
                    <pic:cNvPicPr/>
                  </pic:nvPicPr>
                  <pic:blipFill>
                    <a:blip r:embed="R74a4126d8c05445a">
                      <a:extLst xmlns:a="http://schemas.openxmlformats.org/drawingml/2006/main">
                        <a:ext uri="{28A0092B-C50C-407E-A947-70E740481C1C}">
                          <a14:useLocalDpi xmlns:a14="http://schemas.microsoft.com/office/drawing/2010/main" val="0"/>
                        </a:ext>
                      </a:extLst>
                    </a:blip>
                    <a:srcRect l="2500" t="330" r="1666" b="5280"/>
                    <a:stretch>
                      <a:fillRect/>
                    </a:stretch>
                  </pic:blipFill>
                  <pic:spPr>
                    <a:xfrm rot="0" flipH="0" flipV="0">
                      <a:off x="0" y="0"/>
                      <a:ext cx="4619658" cy="2872219"/>
                    </a:xfrm>
                    <a:prstGeom prst="rect">
                      <a:avLst/>
                    </a:prstGeom>
                  </pic:spPr>
                </pic:pic>
              </a:graphicData>
            </a:graphic>
          </wp:inline>
        </w:drawing>
      </w:r>
    </w:p>
    <w:p w:rsidR="00AD018C" w:rsidP="00AD018C" w:rsidRDefault="00AD018C" w14:paraId="03DCD50B" w14:textId="77777777">
      <w:pPr>
        <w:pStyle w:val="ListParagraph"/>
        <w:numPr>
          <w:ilvl w:val="0"/>
          <w:numId w:val="3"/>
        </w:numPr>
        <w:rPr>
          <w:rFonts w:eastAsiaTheme="minorEastAsia"/>
        </w:rPr>
      </w:pPr>
      <w:r w:rsidRPr="5C2F3831">
        <w:rPr>
          <w:b/>
          <w:bCs/>
        </w:rPr>
        <w:t xml:space="preserve">Encryption utility </w:t>
      </w:r>
      <w:r>
        <w:t xml:space="preserve">– This is a custom utility used to encrypt the database password, build based on AES algorithm. </w:t>
      </w:r>
    </w:p>
    <w:p w:rsidR="00AD018C" w:rsidP="00AD018C" w:rsidRDefault="00AD018C" w14:paraId="49E5C722" w14:textId="77777777">
      <w:pPr>
        <w:ind w:left="360" w:firstLine="360"/>
      </w:pPr>
      <w:r>
        <w:t>Below are the steps to get encrypted password</w:t>
      </w:r>
    </w:p>
    <w:p w:rsidR="00AD018C" w:rsidP="00AD018C" w:rsidRDefault="00AD018C" w14:paraId="0F154FC7" w14:textId="77777777">
      <w:pPr>
        <w:pStyle w:val="ListParagraph"/>
        <w:numPr>
          <w:ilvl w:val="1"/>
          <w:numId w:val="2"/>
        </w:numPr>
        <w:rPr>
          <w:rFonts w:eastAsiaTheme="minorEastAsia"/>
        </w:rPr>
      </w:pPr>
      <w:r>
        <w:t>Login to any server as root user</w:t>
      </w:r>
    </w:p>
    <w:p w:rsidR="00AD018C" w:rsidP="00AD018C" w:rsidRDefault="00AD018C" w14:paraId="3FA23266" w14:textId="187ABC2F">
      <w:pPr>
        <w:pStyle w:val="ListParagraph"/>
        <w:numPr>
          <w:ilvl w:val="1"/>
          <w:numId w:val="2"/>
        </w:numPr>
      </w:pPr>
      <w:r>
        <w:lastRenderedPageBreak/>
        <w:t xml:space="preserve">Run the below command </w:t>
      </w:r>
      <w:r>
        <w:br/>
      </w:r>
      <w:r w:rsidRPr="5C2F3831">
        <w:rPr>
          <w:highlight w:val="lightGray"/>
        </w:rPr>
        <w:t>java –jar /opt/</w:t>
      </w:r>
      <w:r w:rsidR="00120727">
        <w:rPr>
          <w:highlight w:val="lightGray"/>
        </w:rPr>
        <w:t>Saviynt</w:t>
      </w:r>
      <w:r w:rsidRPr="5C2F3831">
        <w:rPr>
          <w:highlight w:val="lightGray"/>
        </w:rPr>
        <w:t>/mpc_hr_sync/EncryptdbPassword.jar</w:t>
      </w:r>
    </w:p>
    <w:p w:rsidR="00AD018C" w:rsidP="00AD018C" w:rsidRDefault="00AD018C" w14:paraId="4C745A3B" w14:textId="77777777">
      <w:pPr>
        <w:pStyle w:val="ListParagraph"/>
        <w:numPr>
          <w:ilvl w:val="1"/>
          <w:numId w:val="1"/>
        </w:numPr>
        <w:rPr>
          <w:rFonts w:eastAsiaTheme="minorEastAsia"/>
        </w:rPr>
      </w:pPr>
      <w:r>
        <w:t xml:space="preserve">Enter the password in once it is prompted and hit </w:t>
      </w:r>
      <w:r w:rsidRPr="340FA868">
        <w:rPr>
          <w:b/>
          <w:bCs/>
        </w:rPr>
        <w:t>ENTER</w:t>
      </w:r>
      <w:r>
        <w:br/>
      </w:r>
    </w:p>
    <w:p w:rsidR="00AD018C" w:rsidP="00AD018C" w:rsidRDefault="00AD018C" w14:paraId="26B667D8" w14:textId="2DC0B450">
      <w:pPr>
        <w:pStyle w:val="ListParagraph"/>
        <w:numPr>
          <w:ilvl w:val="0"/>
          <w:numId w:val="3"/>
        </w:numPr>
        <w:rPr>
          <w:rFonts w:eastAsiaTheme="minorEastAsia"/>
          <w:b/>
          <w:bCs/>
        </w:rPr>
      </w:pPr>
      <w:r w:rsidRPr="340FA868">
        <w:rPr>
          <w:b/>
          <w:bCs/>
        </w:rPr>
        <w:t>Property file</w:t>
      </w:r>
      <w:r>
        <w:t xml:space="preserve"> – Property file holds the encrypted password. It is placed in the server location /opt/</w:t>
      </w:r>
      <w:r w:rsidR="00120727">
        <w:t>Saviynt</w:t>
      </w:r>
      <w:r>
        <w:t>/mpc_sap_recon/Utility.properties</w:t>
      </w:r>
      <w:r>
        <w:br/>
      </w:r>
      <w:r>
        <w:t xml:space="preserve">Below is the screenshot of Utility.properties </w:t>
      </w:r>
      <w:commentRangeStart w:id="27"/>
      <w:r>
        <w:t>file</w:t>
      </w:r>
      <w:commentRangeEnd w:id="27"/>
      <w:r w:rsidR="00475339">
        <w:rPr>
          <w:rStyle w:val="CommentReference"/>
        </w:rPr>
        <w:commentReference w:id="27"/>
      </w:r>
      <w:r>
        <w:br/>
      </w:r>
      <w:r>
        <w:t xml:space="preserve"> Note: Use EncryptdbPassword.jar to get encrypted password.</w:t>
      </w:r>
    </w:p>
    <w:p w:rsidR="00AD018C" w:rsidP="00AD018C" w:rsidRDefault="00AD018C" w14:paraId="3EBA9E37" w14:textId="77777777">
      <w:pPr>
        <w:pStyle w:val="ListParagraph"/>
        <w:numPr>
          <w:ilvl w:val="0"/>
          <w:numId w:val="3"/>
        </w:numPr>
        <w:rPr>
          <w:rFonts w:eastAsiaTheme="minorEastAsia"/>
        </w:rPr>
      </w:pPr>
      <w:r w:rsidRPr="34EA58B9">
        <w:rPr>
          <w:b/>
          <w:bCs/>
        </w:rPr>
        <w:t>Custom jar</w:t>
      </w:r>
      <w:r>
        <w:t xml:space="preserve"> – Custom jar fetches the encrypted password from property file and using decrypt method it decrypts the password to build a connection to database.</w:t>
      </w:r>
    </w:p>
    <w:p w:rsidRPr="005B38AA" w:rsidR="00AD018C" w:rsidP="00AD018C" w:rsidRDefault="00AD018C" w14:paraId="250F361B" w14:textId="77777777">
      <w:pPr>
        <w:pStyle w:val="Heading3"/>
      </w:pPr>
      <w:bookmarkStart w:name="_Toc33292543" w:id="28"/>
      <w:r w:rsidRPr="005B38AA">
        <w:t>Employee Creation: New Hire</w:t>
      </w:r>
      <w:bookmarkEnd w:id="28"/>
      <w:r w:rsidRPr="005B38AA">
        <w:t xml:space="preserve">    </w:t>
      </w:r>
    </w:p>
    <w:p w:rsidR="00AD018C" w:rsidP="00E230A0" w:rsidRDefault="00AD018C" w14:paraId="539B6381" w14:textId="241FF3DE">
      <w:pPr>
        <w:rPr>
          <w:rFonts w:ascii="Calibri" w:hAnsi="Calibri" w:eastAsia="Calibri" w:cs="Calibri"/>
        </w:rPr>
      </w:pPr>
      <w:r>
        <w:t xml:space="preserve">The data of hiring a new employee comes </w:t>
      </w:r>
      <w:r w:rsidR="00FA5A40">
        <w:t>from the</w:t>
      </w:r>
      <w:r>
        <w:t xml:space="preserve"> source view </w:t>
      </w:r>
      <w:r>
        <w:rPr>
          <w:rFonts w:ascii="Calibri" w:hAnsi="Calibri" w:eastAsia="Calibri" w:cs="Calibri"/>
        </w:rPr>
        <w:t>VW_</w:t>
      </w:r>
      <w:r w:rsidR="00120727">
        <w:rPr>
          <w:rFonts w:ascii="Calibri" w:hAnsi="Calibri" w:eastAsia="Calibri" w:cs="Calibri"/>
        </w:rPr>
        <w:t>SAVIYNT</w:t>
      </w:r>
      <w:r>
        <w:rPr>
          <w:rFonts w:ascii="Calibri" w:hAnsi="Calibri" w:eastAsia="Calibri" w:cs="Calibri"/>
        </w:rPr>
        <w:t>_SAP_RECON/VW_</w:t>
      </w:r>
      <w:r w:rsidR="00120727">
        <w:rPr>
          <w:rFonts w:ascii="Calibri" w:hAnsi="Calibri" w:eastAsia="Calibri" w:cs="Calibri"/>
        </w:rPr>
        <w:t>SAVIYNT</w:t>
      </w:r>
      <w:r>
        <w:rPr>
          <w:rFonts w:ascii="Calibri" w:hAnsi="Calibri" w:eastAsia="Calibri" w:cs="Calibri"/>
        </w:rPr>
        <w:t>_SAP_RECON_INCREMENTAL from HR and the data is trusted and it can contain some null values.</w:t>
      </w:r>
    </w:p>
    <w:p w:rsidR="00AD018C" w:rsidP="00AD018C" w:rsidRDefault="00AD018C" w14:paraId="0B452076" w14:textId="77777777">
      <w:pPr>
        <w:pStyle w:val="ListParagraph"/>
        <w:numPr>
          <w:ilvl w:val="0"/>
          <w:numId w:val="52"/>
        </w:numPr>
        <w:rPr>
          <w:rFonts w:ascii="Calibri" w:hAnsi="Calibri" w:eastAsia="Calibri" w:cs="Calibri"/>
        </w:rPr>
      </w:pPr>
      <w:r w:rsidRPr="00013639">
        <w:rPr>
          <w:rFonts w:ascii="Calibri" w:hAnsi="Calibri" w:eastAsia="Calibri" w:cs="Calibri"/>
        </w:rPr>
        <w:t>The new user record will not have pic value and the employee number may or may not exist.</w:t>
      </w:r>
    </w:p>
    <w:p w:rsidRPr="005F475D" w:rsidR="00AD018C" w:rsidP="00AD018C" w:rsidRDefault="00AD018C" w14:paraId="75FB051D" w14:textId="77777777">
      <w:pPr>
        <w:pStyle w:val="ListParagraph"/>
        <w:numPr>
          <w:ilvl w:val="0"/>
          <w:numId w:val="52"/>
        </w:numPr>
        <w:rPr>
          <w:rFonts w:ascii="Calibri" w:hAnsi="Calibri" w:eastAsia="Calibri" w:cs="Calibri"/>
        </w:rPr>
      </w:pPr>
      <w:r>
        <w:rPr>
          <w:rFonts w:ascii="Calibri" w:hAnsi="Calibri" w:eastAsia="Calibri" w:cs="Calibri"/>
        </w:rPr>
        <w:t xml:space="preserve">Our custom jar job </w:t>
      </w:r>
      <w:r w:rsidRPr="3695C03D">
        <w:rPr>
          <w:rFonts w:ascii="Calibri" w:hAnsi="Calibri" w:eastAsia="Calibri" w:cs="Calibri"/>
        </w:rPr>
        <w:t xml:space="preserve">First check the new record with EmpNo in the </w:t>
      </w:r>
      <w:r w:rsidRPr="3695C03D">
        <w:rPr>
          <w:rFonts w:ascii="Calibri" w:hAnsi="Calibri" w:eastAsia="Calibri" w:cs="Calibri"/>
          <w:b/>
          <w:bCs/>
        </w:rPr>
        <w:t>HOLD_EMPL_CURRENT</w:t>
      </w:r>
      <w:r w:rsidRPr="3695C03D">
        <w:rPr>
          <w:rFonts w:ascii="Calibri" w:hAnsi="Calibri" w:eastAsia="Calibri" w:cs="Calibri"/>
        </w:rPr>
        <w:t xml:space="preserve"> table and if not found </w:t>
      </w:r>
    </w:p>
    <w:p w:rsidRPr="00013639" w:rsidR="00AD018C" w:rsidP="00AD018C" w:rsidRDefault="00AD018C" w14:paraId="3A0016DB" w14:textId="2D35F734">
      <w:pPr>
        <w:pStyle w:val="ListParagraph"/>
        <w:numPr>
          <w:ilvl w:val="0"/>
          <w:numId w:val="52"/>
        </w:numPr>
        <w:rPr>
          <w:rFonts w:ascii="Calibri" w:hAnsi="Calibri" w:eastAsia="Calibri" w:cs="Calibri"/>
        </w:rPr>
      </w:pPr>
      <w:r w:rsidRPr="005F475D">
        <w:rPr>
          <w:rFonts w:ascii="Calibri" w:hAnsi="Calibri" w:eastAsia="Calibri" w:cs="Calibri"/>
        </w:rPr>
        <w:t xml:space="preserve">Since </w:t>
      </w:r>
      <w:r w:rsidRPr="005F475D">
        <w:rPr>
          <w:rFonts w:ascii="Calibri" w:hAnsi="Calibri" w:eastAsia="Calibri" w:cs="Calibri"/>
          <w:b/>
        </w:rPr>
        <w:t>PIC</w:t>
      </w:r>
      <w:r w:rsidRPr="005F475D">
        <w:rPr>
          <w:rFonts w:ascii="Calibri" w:hAnsi="Calibri" w:eastAsia="Calibri" w:cs="Calibri"/>
        </w:rPr>
        <w:t xml:space="preserve">=NULL, the code logic will </w:t>
      </w:r>
      <w:r>
        <w:rPr>
          <w:rFonts w:ascii="Calibri" w:hAnsi="Calibri" w:eastAsia="Calibri" w:cs="Calibri"/>
        </w:rPr>
        <w:t xml:space="preserve">pic the record and </w:t>
      </w:r>
      <w:r w:rsidRPr="005F475D">
        <w:rPr>
          <w:rFonts w:ascii="Calibri" w:hAnsi="Calibri" w:eastAsia="Calibri" w:cs="Calibri"/>
        </w:rPr>
        <w:t xml:space="preserve">check for the combination of LastName, Birthdate, SSN   in the </w:t>
      </w:r>
      <w:r w:rsidR="00120727">
        <w:rPr>
          <w:rFonts w:ascii="Calibri" w:hAnsi="Calibri" w:eastAsia="Calibri" w:cs="Calibri"/>
        </w:rPr>
        <w:t>Saviynt</w:t>
      </w:r>
      <w:r w:rsidRPr="005F475D">
        <w:rPr>
          <w:rFonts w:ascii="Calibri" w:hAnsi="Calibri" w:eastAsia="Calibri" w:cs="Calibri"/>
        </w:rPr>
        <w:t xml:space="preserve"> table, if not found.</w:t>
      </w:r>
    </w:p>
    <w:p w:rsidRPr="005F475D" w:rsidR="00AD018C" w:rsidP="00AD018C" w:rsidRDefault="00AD018C" w14:paraId="3079AA00" w14:textId="398E928F">
      <w:pPr>
        <w:pStyle w:val="ListParagraph"/>
        <w:numPr>
          <w:ilvl w:val="0"/>
          <w:numId w:val="52"/>
        </w:numPr>
        <w:rPr>
          <w:rFonts w:ascii="Calibri" w:hAnsi="Calibri" w:eastAsia="Calibri" w:cs="Calibri"/>
          <w:b/>
          <w:bCs/>
        </w:rPr>
      </w:pPr>
      <w:r w:rsidRPr="3695C03D">
        <w:rPr>
          <w:rFonts w:ascii="Calibri" w:hAnsi="Calibri" w:eastAsia="Calibri" w:cs="Calibri"/>
        </w:rPr>
        <w:t xml:space="preserve">Then this is considered as new user and the new pic is assigned from </w:t>
      </w:r>
      <w:r w:rsidRPr="3695C03D">
        <w:rPr>
          <w:rFonts w:ascii="Calibri" w:hAnsi="Calibri" w:eastAsia="Calibri" w:cs="Calibri"/>
          <w:b/>
          <w:bCs/>
        </w:rPr>
        <w:t>mpc_picavaliable</w:t>
      </w:r>
      <w:r w:rsidRPr="3695C03D">
        <w:rPr>
          <w:rFonts w:ascii="Calibri" w:hAnsi="Calibri" w:eastAsia="Calibri" w:cs="Calibri"/>
        </w:rPr>
        <w:t xml:space="preserve"> table to new record and first it is updated in </w:t>
      </w:r>
      <w:r w:rsidRPr="3695C03D">
        <w:rPr>
          <w:rFonts w:ascii="Calibri" w:hAnsi="Calibri" w:eastAsia="Calibri" w:cs="Calibri"/>
          <w:b/>
          <w:bCs/>
        </w:rPr>
        <w:t>HOLD_EMPL_CURRENT</w:t>
      </w:r>
      <w:r w:rsidRPr="3695C03D">
        <w:rPr>
          <w:rFonts w:ascii="Calibri" w:hAnsi="Calibri" w:eastAsia="Calibri" w:cs="Calibri"/>
        </w:rPr>
        <w:t xml:space="preserve"> table with pic and then the same record is inserted into </w:t>
      </w:r>
      <w:r w:rsidRPr="3695C03D">
        <w:rPr>
          <w:rFonts w:ascii="Calibri" w:hAnsi="Calibri" w:eastAsia="Calibri" w:cs="Calibri"/>
          <w:b/>
          <w:bCs/>
        </w:rPr>
        <w:t>mpc_</w:t>
      </w:r>
      <w:r w:rsidR="00120727">
        <w:rPr>
          <w:rFonts w:ascii="Calibri" w:hAnsi="Calibri" w:eastAsia="Calibri" w:cs="Calibri"/>
          <w:b/>
          <w:bCs/>
        </w:rPr>
        <w:t>Saviynt</w:t>
      </w:r>
      <w:r w:rsidRPr="3695C03D">
        <w:rPr>
          <w:rFonts w:ascii="Calibri" w:hAnsi="Calibri" w:eastAsia="Calibri" w:cs="Calibri"/>
          <w:b/>
          <w:bCs/>
        </w:rPr>
        <w:t>stagetable.</w:t>
      </w:r>
    </w:p>
    <w:p w:rsidR="00AD018C" w:rsidP="00AD018C" w:rsidRDefault="00AD018C" w14:paraId="467B7EB1" w14:textId="6C4E364A">
      <w:pPr>
        <w:pStyle w:val="ListParagraph"/>
        <w:numPr>
          <w:ilvl w:val="0"/>
          <w:numId w:val="52"/>
        </w:numPr>
      </w:pPr>
      <w:r w:rsidRPr="00D25F77">
        <w:rPr>
          <w:rFonts w:ascii="Calibri" w:hAnsi="Calibri" w:eastAsia="Calibri" w:cs="Calibri"/>
          <w:bCs/>
        </w:rPr>
        <w:t xml:space="preserve">Then </w:t>
      </w:r>
      <w:r>
        <w:rPr>
          <w:rFonts w:ascii="Calibri" w:hAnsi="Calibri" w:eastAsia="Calibri" w:cs="Calibri"/>
          <w:b/>
          <w:color w:val="000000" w:themeColor="text1"/>
          <w:sz w:val="24"/>
          <w:szCs w:val="24"/>
        </w:rPr>
        <w:t>SAP</w:t>
      </w:r>
      <w:r w:rsidRPr="005F475D">
        <w:rPr>
          <w:rFonts w:ascii="Calibri" w:hAnsi="Calibri" w:eastAsia="Calibri" w:cs="Calibri"/>
          <w:b/>
          <w:color w:val="000000" w:themeColor="text1"/>
          <w:sz w:val="24"/>
          <w:szCs w:val="24"/>
        </w:rPr>
        <w:t>HRTrustedRecon</w:t>
      </w:r>
      <w:r w:rsidRPr="005F475D">
        <w:rPr>
          <w:rFonts w:ascii="Calibri" w:hAnsi="Calibri" w:eastAsia="Calibri" w:cs="Calibri"/>
          <w:color w:val="000000" w:themeColor="text1"/>
          <w:sz w:val="24"/>
          <w:szCs w:val="24"/>
        </w:rPr>
        <w:t xml:space="preserve"> job runs and create the new user with pic in </w:t>
      </w:r>
      <w:r w:rsidR="00120727">
        <w:rPr>
          <w:rFonts w:ascii="Calibri" w:hAnsi="Calibri" w:eastAsia="Calibri" w:cs="Calibri"/>
          <w:color w:val="000000" w:themeColor="text1"/>
          <w:sz w:val="24"/>
          <w:szCs w:val="24"/>
        </w:rPr>
        <w:t>Saviynt</w:t>
      </w:r>
      <w:r w:rsidRPr="005F475D">
        <w:rPr>
          <w:rFonts w:ascii="Calibri" w:hAnsi="Calibri" w:eastAsia="Calibri" w:cs="Calibri"/>
          <w:color w:val="000000" w:themeColor="text1"/>
          <w:sz w:val="24"/>
          <w:szCs w:val="24"/>
        </w:rPr>
        <w:t xml:space="preserve"> table.</w:t>
      </w:r>
    </w:p>
    <w:p w:rsidRPr="00966586" w:rsidR="00AD018C" w:rsidP="00AD018C" w:rsidRDefault="00AD018C" w14:paraId="0AB82B17" w14:textId="77777777">
      <w:pPr>
        <w:pStyle w:val="ListParagraph"/>
        <w:numPr>
          <w:ilvl w:val="0"/>
          <w:numId w:val="52"/>
        </w:numPr>
      </w:pPr>
      <w:r w:rsidRPr="00372CA0">
        <w:rPr>
          <w:rFonts w:ascii="Calibri" w:hAnsi="Calibri" w:eastAsia="Calibri" w:cs="Calibri"/>
        </w:rPr>
        <w:t xml:space="preserve">After successful user creation in IAM, the user profile is available in IAM and the system will send user PIC and password format notification to the user’s manager via email.  </w:t>
      </w:r>
      <w:r>
        <w:t xml:space="preserve">                 </w:t>
      </w:r>
    </w:p>
    <w:p w:rsidRPr="005B38AA" w:rsidR="00AD018C" w:rsidP="00AD018C" w:rsidRDefault="00AD018C" w14:paraId="4B965FEC" w14:textId="77777777">
      <w:pPr>
        <w:pStyle w:val="Heading3"/>
      </w:pPr>
      <w:bookmarkStart w:name="_Toc33292544" w:id="29"/>
      <w:r w:rsidRPr="005B38AA">
        <w:t>Employee Modification: Update</w:t>
      </w:r>
      <w:bookmarkEnd w:id="29"/>
      <w:r w:rsidRPr="005B38AA">
        <w:t xml:space="preserve">   </w:t>
      </w:r>
    </w:p>
    <w:p w:rsidR="00AD018C" w:rsidP="00AD018C" w:rsidRDefault="00AD018C" w14:paraId="62EAC7AF" w14:textId="2D562B35">
      <w:pPr>
        <w:rPr>
          <w:rFonts w:ascii="Calibri" w:hAnsi="Calibri" w:eastAsia="Calibri" w:cs="Calibri"/>
        </w:rPr>
      </w:pPr>
      <w:r>
        <w:t xml:space="preserve">The update operation of employees comes from the HR source view </w:t>
      </w:r>
      <w:r>
        <w:rPr>
          <w:rFonts w:ascii="Calibri" w:hAnsi="Calibri" w:eastAsia="Calibri" w:cs="Calibri"/>
        </w:rPr>
        <w:t>VW_</w:t>
      </w:r>
      <w:r w:rsidR="00120727">
        <w:rPr>
          <w:rFonts w:ascii="Calibri" w:hAnsi="Calibri" w:eastAsia="Calibri" w:cs="Calibri"/>
        </w:rPr>
        <w:t>SAVIYNT</w:t>
      </w:r>
      <w:r>
        <w:rPr>
          <w:rFonts w:ascii="Calibri" w:hAnsi="Calibri" w:eastAsia="Calibri" w:cs="Calibri"/>
        </w:rPr>
        <w:t>_SAP_RECON/VW_</w:t>
      </w:r>
      <w:r w:rsidR="00120727">
        <w:rPr>
          <w:rFonts w:ascii="Calibri" w:hAnsi="Calibri" w:eastAsia="Calibri" w:cs="Calibri"/>
        </w:rPr>
        <w:t>SAVIYNT</w:t>
      </w:r>
      <w:r>
        <w:rPr>
          <w:rFonts w:ascii="Calibri" w:hAnsi="Calibri" w:eastAsia="Calibri" w:cs="Calibri"/>
        </w:rPr>
        <w:t>_SAP_RECON_INCREMENTAL from HR and the data is trusted and it can contain some null values too and some values are updated as per the users.</w:t>
      </w:r>
    </w:p>
    <w:p w:rsidRPr="00AB30D7" w:rsidR="00AD018C" w:rsidP="00AD018C" w:rsidRDefault="00AD018C" w14:paraId="63FB7471" w14:textId="77777777">
      <w:pPr>
        <w:pStyle w:val="ListParagraph"/>
        <w:numPr>
          <w:ilvl w:val="0"/>
          <w:numId w:val="53"/>
        </w:numPr>
      </w:pPr>
      <w:r w:rsidRPr="00372CA0">
        <w:rPr>
          <w:rFonts w:ascii="Calibri" w:hAnsi="Calibri" w:eastAsia="Calibri" w:cs="Calibri"/>
        </w:rPr>
        <w:t>The new user record will not have pic value and the employee number may or may not exist.</w:t>
      </w:r>
    </w:p>
    <w:p w:rsidRPr="00100130" w:rsidR="00AD018C" w:rsidP="00AD018C" w:rsidRDefault="00AD018C" w14:paraId="40AEF428" w14:textId="4F21DAB0">
      <w:pPr>
        <w:pStyle w:val="ListParagraph"/>
        <w:numPr>
          <w:ilvl w:val="0"/>
          <w:numId w:val="53"/>
        </w:numPr>
        <w:rPr>
          <w:rFonts w:ascii="Calibri" w:hAnsi="Calibri" w:eastAsia="Calibri" w:cs="Calibri"/>
        </w:rPr>
      </w:pPr>
      <w:r w:rsidRPr="4F508AAB">
        <w:rPr>
          <w:rFonts w:ascii="Calibri" w:hAnsi="Calibri" w:eastAsia="Calibri" w:cs="Calibri"/>
        </w:rPr>
        <w:t xml:space="preserve">Since   </w:t>
      </w:r>
      <w:r w:rsidRPr="4F508AAB">
        <w:rPr>
          <w:rFonts w:ascii="Calibri" w:hAnsi="Calibri" w:eastAsia="Calibri" w:cs="Calibri"/>
          <w:b/>
          <w:bCs/>
        </w:rPr>
        <w:t>PIC</w:t>
      </w:r>
      <w:r w:rsidRPr="4F508AAB">
        <w:rPr>
          <w:rFonts w:ascii="Calibri" w:hAnsi="Calibri" w:eastAsia="Calibri" w:cs="Calibri"/>
        </w:rPr>
        <w:t xml:space="preserve">=exist, the code logic will search the user in </w:t>
      </w:r>
      <w:r w:rsidR="00120727">
        <w:rPr>
          <w:rFonts w:ascii="Calibri" w:hAnsi="Calibri" w:eastAsia="Calibri" w:cs="Calibri"/>
        </w:rPr>
        <w:t>Saviynt</w:t>
      </w:r>
      <w:r w:rsidRPr="4F508AAB">
        <w:rPr>
          <w:rFonts w:ascii="Calibri" w:hAnsi="Calibri" w:eastAsia="Calibri" w:cs="Calibri"/>
        </w:rPr>
        <w:t xml:space="preserve"> table</w:t>
      </w:r>
      <w:r>
        <w:rPr>
          <w:rFonts w:ascii="Calibri" w:hAnsi="Calibri" w:eastAsia="Calibri" w:cs="Calibri"/>
        </w:rPr>
        <w:t xml:space="preserve"> with reference to the pic.</w:t>
      </w:r>
    </w:p>
    <w:p w:rsidRPr="00714C43" w:rsidR="00AD018C" w:rsidP="00AD018C" w:rsidRDefault="00AD018C" w14:paraId="12D98BF5" w14:textId="12F5E57B">
      <w:pPr>
        <w:pStyle w:val="ListParagraph"/>
        <w:numPr>
          <w:ilvl w:val="0"/>
          <w:numId w:val="53"/>
        </w:numPr>
        <w:rPr>
          <w:rFonts w:ascii="Calibri" w:hAnsi="Calibri" w:eastAsia="Calibri" w:cs="Calibri"/>
          <w:b/>
          <w:bCs/>
        </w:rPr>
      </w:pPr>
      <w:r w:rsidRPr="4F508AAB">
        <w:rPr>
          <w:rFonts w:ascii="Calibri" w:hAnsi="Calibri" w:eastAsia="Calibri" w:cs="Calibri"/>
        </w:rPr>
        <w:t xml:space="preserve">If found, then this is considered as update </w:t>
      </w:r>
      <w:r>
        <w:rPr>
          <w:rFonts w:ascii="Calibri" w:hAnsi="Calibri" w:eastAsia="Calibri" w:cs="Calibri"/>
        </w:rPr>
        <w:t>record</w:t>
      </w:r>
      <w:r w:rsidRPr="4F508AAB">
        <w:rPr>
          <w:rFonts w:ascii="Calibri" w:hAnsi="Calibri" w:eastAsia="Calibri" w:cs="Calibri"/>
        </w:rPr>
        <w:t xml:space="preserve"> and the </w:t>
      </w:r>
      <w:r>
        <w:rPr>
          <w:rFonts w:ascii="Calibri" w:hAnsi="Calibri" w:eastAsia="Calibri" w:cs="Calibri"/>
        </w:rPr>
        <w:t>user</w:t>
      </w:r>
      <w:r w:rsidRPr="4F508AAB">
        <w:rPr>
          <w:rFonts w:ascii="Calibri" w:hAnsi="Calibri" w:eastAsia="Calibri" w:cs="Calibri"/>
        </w:rPr>
        <w:t xml:space="preserve"> is updated in   </w:t>
      </w:r>
      <w:r w:rsidRPr="4F508AAB">
        <w:rPr>
          <w:rFonts w:ascii="Calibri" w:hAnsi="Calibri" w:eastAsia="Calibri" w:cs="Calibri"/>
          <w:b/>
          <w:bCs/>
        </w:rPr>
        <w:t>mpc_</w:t>
      </w:r>
      <w:r w:rsidR="00120727">
        <w:rPr>
          <w:rFonts w:ascii="Calibri" w:hAnsi="Calibri" w:eastAsia="Calibri" w:cs="Calibri"/>
          <w:b/>
          <w:bCs/>
        </w:rPr>
        <w:t>Saviynt</w:t>
      </w:r>
      <w:r w:rsidRPr="4F508AAB">
        <w:rPr>
          <w:rFonts w:ascii="Calibri" w:hAnsi="Calibri" w:eastAsia="Calibri" w:cs="Calibri"/>
          <w:b/>
          <w:bCs/>
        </w:rPr>
        <w:t>stagetable.</w:t>
      </w:r>
    </w:p>
    <w:p w:rsidRPr="005B394C" w:rsidR="00AD018C" w:rsidP="00AD018C" w:rsidRDefault="00AD018C" w14:paraId="3EDAFF49" w14:textId="0C029D61">
      <w:pPr>
        <w:pStyle w:val="ListParagraph"/>
        <w:numPr>
          <w:ilvl w:val="0"/>
          <w:numId w:val="53"/>
        </w:numPr>
      </w:pPr>
      <w:r w:rsidRPr="00714C43">
        <w:rPr>
          <w:rFonts w:ascii="Calibri" w:hAnsi="Calibri" w:eastAsia="Calibri" w:cs="Calibri"/>
        </w:rPr>
        <w:t>Then</w:t>
      </w:r>
      <w:r w:rsidRPr="00714C43">
        <w:rPr>
          <w:rFonts w:ascii="Calibri" w:hAnsi="Calibri" w:eastAsia="Calibri" w:cs="Calibri"/>
          <w:b/>
        </w:rPr>
        <w:t xml:space="preserve"> </w:t>
      </w:r>
      <w:r>
        <w:rPr>
          <w:rFonts w:ascii="Calibri" w:hAnsi="Calibri" w:eastAsia="Calibri" w:cs="Calibri"/>
          <w:b/>
          <w:color w:val="000000" w:themeColor="text1"/>
          <w:sz w:val="24"/>
          <w:szCs w:val="24"/>
        </w:rPr>
        <w:t>HRSAPTRUSTEDRECON</w:t>
      </w:r>
      <w:r w:rsidRPr="00714C43">
        <w:rPr>
          <w:rFonts w:ascii="Calibri" w:hAnsi="Calibri" w:eastAsia="Calibri" w:cs="Calibri"/>
          <w:color w:val="000000" w:themeColor="text1"/>
          <w:sz w:val="24"/>
          <w:szCs w:val="24"/>
        </w:rPr>
        <w:t xml:space="preserve"> job runs and updates the user with corresponding pic in </w:t>
      </w:r>
      <w:r w:rsidR="00120727">
        <w:rPr>
          <w:rFonts w:ascii="Calibri" w:hAnsi="Calibri" w:eastAsia="Calibri" w:cs="Calibri"/>
          <w:color w:val="000000" w:themeColor="text1"/>
          <w:sz w:val="24"/>
          <w:szCs w:val="24"/>
        </w:rPr>
        <w:t>Saviynt</w:t>
      </w:r>
      <w:r w:rsidRPr="00714C43">
        <w:rPr>
          <w:rFonts w:ascii="Calibri" w:hAnsi="Calibri" w:eastAsia="Calibri" w:cs="Calibri"/>
          <w:color w:val="000000" w:themeColor="text1"/>
          <w:sz w:val="24"/>
          <w:szCs w:val="24"/>
        </w:rPr>
        <w:t xml:space="preserve"> table.</w:t>
      </w:r>
    </w:p>
    <w:p w:rsidR="00AD018C" w:rsidP="00AD018C" w:rsidRDefault="00AD018C" w14:paraId="72805FB8" w14:textId="77777777">
      <w:pPr>
        <w:pStyle w:val="ListParagraph"/>
      </w:pPr>
    </w:p>
    <w:p w:rsidR="00AD018C" w:rsidP="00AD018C" w:rsidRDefault="00AD018C" w14:paraId="41E50BA2" w14:textId="77777777">
      <w:pPr>
        <w:pStyle w:val="ListParagraph"/>
      </w:pPr>
    </w:p>
    <w:p w:rsidR="00AD018C" w:rsidP="00AD018C" w:rsidRDefault="00AD018C" w14:paraId="0AFC0E03" w14:textId="77777777">
      <w:pPr>
        <w:pStyle w:val="ListParagraph"/>
      </w:pPr>
      <w:r>
        <w:rPr>
          <w:noProof/>
        </w:rPr>
        <mc:AlternateContent>
          <mc:Choice Requires="wps">
            <w:drawing>
              <wp:anchor distT="0" distB="0" distL="114300" distR="114300" simplePos="0" relativeHeight="251658259" behindDoc="0" locked="0" layoutInCell="1" allowOverlap="1" wp14:anchorId="46D7FC34" wp14:editId="66F3269D">
                <wp:simplePos x="0" y="0"/>
                <wp:positionH relativeFrom="column">
                  <wp:posOffset>4869180</wp:posOffset>
                </wp:positionH>
                <wp:positionV relativeFrom="paragraph">
                  <wp:posOffset>50165</wp:posOffset>
                </wp:positionV>
                <wp:extent cx="944880" cy="777240"/>
                <wp:effectExtent l="0" t="0" r="26670" b="22860"/>
                <wp:wrapNone/>
                <wp:docPr id="32" name="Rectangle 32"/>
                <wp:cNvGraphicFramePr/>
                <a:graphic xmlns:a="http://schemas.openxmlformats.org/drawingml/2006/main">
                  <a:graphicData uri="http://schemas.microsoft.com/office/word/2010/wordprocessingShape">
                    <wps:wsp>
                      <wps:cNvSpPr/>
                      <wps:spPr>
                        <a:xfrm>
                          <a:off x="0" y="0"/>
                          <a:ext cx="944880" cy="777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6540AC" w:rsidR="00120727" w:rsidP="00AD018C" w:rsidRDefault="00120727" w14:paraId="09982221" w14:textId="77777777">
                            <w:pPr>
                              <w:jc w:val="center"/>
                              <w:rPr>
                                <w:lang w:val="en-IN"/>
                              </w:rPr>
                            </w:pPr>
                            <w:r>
                              <w:rPr>
                                <w:lang w:val="en-IN"/>
                              </w:rPr>
                              <w:t>Saviynt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92FA9FF">
              <v:rect id="Rectangle 32" style="position:absolute;left:0;text-align:left;margin-left:383.4pt;margin-top:3.95pt;width:74.4pt;height:61.2pt;z-index:251658259;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243f60 [1604]" strokeweight="2pt" w14:anchorId="46D7FC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">
                <v:textbox>
                  <w:txbxContent>
                    <w:p w:rsidRPr="006540AC" w:rsidR="00120727" w:rsidP="00AD018C" w:rsidRDefault="00120727" w14:paraId="725A310F" w14:textId="77777777">
                      <w:pPr>
                        <w:jc w:val="center"/>
                        <w:rPr>
                          <w:lang w:val="en-IN"/>
                        </w:rPr>
                      </w:pPr>
                      <w:r>
                        <w:rPr>
                          <w:lang w:val="en-IN"/>
                        </w:rPr>
                        <w:t>Saviynt table</w:t>
                      </w:r>
                    </w:p>
                  </w:txbxContent>
                </v:textbox>
              </v:rect>
            </w:pict>
          </mc:Fallback>
        </mc:AlternateContent>
      </w:r>
      <w:r>
        <w:rPr>
          <w:noProof/>
        </w:rPr>
        <mc:AlternateContent>
          <mc:Choice Requires="wps">
            <w:drawing>
              <wp:anchor distT="45720" distB="45720" distL="114300" distR="114300" simplePos="0" relativeHeight="251658258" behindDoc="0" locked="0" layoutInCell="1" allowOverlap="1" wp14:anchorId="191D3911" wp14:editId="11230776">
                <wp:simplePos x="0" y="0"/>
                <wp:positionH relativeFrom="margin">
                  <wp:posOffset>1211580</wp:posOffset>
                </wp:positionH>
                <wp:positionV relativeFrom="paragraph">
                  <wp:posOffset>4445</wp:posOffset>
                </wp:positionV>
                <wp:extent cx="1059180" cy="2362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36220"/>
                        </a:xfrm>
                        <a:prstGeom prst="rect">
                          <a:avLst/>
                        </a:prstGeom>
                        <a:solidFill>
                          <a:srgbClr val="FFFFFF"/>
                        </a:solidFill>
                        <a:ln w="9525">
                          <a:solidFill>
                            <a:schemeClr val="bg1"/>
                          </a:solidFill>
                          <a:miter lim="800000"/>
                          <a:headEnd/>
                          <a:tailEnd/>
                        </a:ln>
                      </wps:spPr>
                      <wps:txbx>
                        <w:txbxContent>
                          <w:p w:rsidRPr="006540AC" w:rsidR="00120727" w:rsidP="00AD018C" w:rsidRDefault="00120727" w14:paraId="47EB3A62" w14:textId="77777777">
                            <w:pPr>
                              <w:rPr>
                                <w:sz w:val="18"/>
                                <w:szCs w:val="18"/>
                                <w:lang w:val="en-IN"/>
                              </w:rPr>
                            </w:pPr>
                            <w:r w:rsidRPr="006540AC">
                              <w:rPr>
                                <w:sz w:val="18"/>
                                <w:szCs w:val="18"/>
                              </w:rPr>
                              <w:t>VIEW_LOADER job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0456B007">
              <v:shapetype id="_x0000_t202" coordsize="21600,21600" o:spt="202" path="m,l,21600r21600,l21600,xe" w14:anchorId="191D3911">
                <v:stroke joinstyle="miter"/>
                <v:path gradientshapeok="t" o:connecttype="rect"/>
              </v:shapetype>
              <v:shape id="Text Box 2" style="position:absolute;left:0;text-align:left;margin-left:95.4pt;margin-top:.35pt;width:83.4pt;height:18.6pt;z-index:2516582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27"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">
                <v:textbox>
                  <w:txbxContent>
                    <w:p w:rsidRPr="006540AC" w:rsidR="00120727" w:rsidP="00AD018C" w:rsidRDefault="00120727" w14:paraId="300C3AB4" w14:textId="77777777">
                      <w:pPr>
                        <w:rPr>
                          <w:sz w:val="18"/>
                          <w:szCs w:val="18"/>
                          <w:lang w:val="en-IN"/>
                        </w:rPr>
                      </w:pPr>
                      <w:r w:rsidRPr="006540AC">
                        <w:rPr>
                          <w:sz w:val="18"/>
                          <w:szCs w:val="18"/>
                        </w:rPr>
                        <w:t>VIEW_LOADER job</w:t>
                      </w:r>
                    </w:p>
                  </w:txbxContent>
                </v:textbox>
                <w10:wrap type="square" anchorx="margin"/>
              </v:shape>
            </w:pict>
          </mc:Fallback>
        </mc:AlternateContent>
      </w:r>
      <w:r>
        <w:rPr>
          <w:noProof/>
        </w:rPr>
        <mc:AlternateContent>
          <mc:Choice Requires="wps">
            <w:drawing>
              <wp:anchor distT="0" distB="0" distL="114300" distR="114300" simplePos="0" relativeHeight="251658255" behindDoc="0" locked="0" layoutInCell="1" allowOverlap="1" wp14:anchorId="07E1FBE2" wp14:editId="0388C18E">
                <wp:simplePos x="0" y="0"/>
                <wp:positionH relativeFrom="column">
                  <wp:posOffset>137160</wp:posOffset>
                </wp:positionH>
                <wp:positionV relativeFrom="paragraph">
                  <wp:posOffset>4445</wp:posOffset>
                </wp:positionV>
                <wp:extent cx="960120" cy="769620"/>
                <wp:effectExtent l="0" t="0" r="11430" b="11430"/>
                <wp:wrapNone/>
                <wp:docPr id="33" name="Rectangle 33"/>
                <wp:cNvGraphicFramePr/>
                <a:graphic xmlns:a="http://schemas.openxmlformats.org/drawingml/2006/main">
                  <a:graphicData uri="http://schemas.microsoft.com/office/word/2010/wordprocessingShape">
                    <wps:wsp>
                      <wps:cNvSpPr/>
                      <wps:spPr>
                        <a:xfrm>
                          <a:off x="0" y="0"/>
                          <a:ext cx="960120" cy="769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6540AC" w:rsidR="00120727" w:rsidP="00AD018C" w:rsidRDefault="00120727" w14:paraId="7286C941" w14:textId="77777777">
                            <w:pPr>
                              <w:jc w:val="center"/>
                              <w:rPr>
                                <w:lang w:val="en-IN"/>
                              </w:rPr>
                            </w:pPr>
                            <w:r>
                              <w:rPr>
                                <w:lang w:val="en-IN"/>
                              </w:rPr>
                              <w:t>Source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758F593">
              <v:rect id="Rectangle 33" style="position:absolute;left:0;text-align:left;margin-left:10.8pt;margin-top:.35pt;width:75.6pt;height:60.6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4f81bd [3204]" strokecolor="#243f60 [1604]" strokeweight="2pt" w14:anchorId="07E1FB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">
                <v:textbox>
                  <w:txbxContent>
                    <w:p w:rsidRPr="006540AC" w:rsidR="00120727" w:rsidP="00AD018C" w:rsidRDefault="00120727" w14:paraId="0865105F" w14:textId="77777777">
                      <w:pPr>
                        <w:jc w:val="center"/>
                        <w:rPr>
                          <w:lang w:val="en-IN"/>
                        </w:rPr>
                      </w:pPr>
                      <w:r>
                        <w:rPr>
                          <w:lang w:val="en-IN"/>
                        </w:rPr>
                        <w:t>Source View</w:t>
                      </w:r>
                    </w:p>
                  </w:txbxContent>
                </v:textbox>
              </v:rect>
            </w:pict>
          </mc:Fallback>
        </mc:AlternateContent>
      </w:r>
      <w:r>
        <w:rPr>
          <w:noProof/>
        </w:rPr>
        <mc:AlternateContent>
          <mc:Choice Requires="wps">
            <w:drawing>
              <wp:anchor distT="0" distB="0" distL="114300" distR="114300" simplePos="0" relativeHeight="251658256" behindDoc="0" locked="0" layoutInCell="1" allowOverlap="1" wp14:anchorId="30761DC2" wp14:editId="3E6065A8">
                <wp:simplePos x="0" y="0"/>
                <wp:positionH relativeFrom="margin">
                  <wp:posOffset>2407920</wp:posOffset>
                </wp:positionH>
                <wp:positionV relativeFrom="paragraph">
                  <wp:posOffset>12065</wp:posOffset>
                </wp:positionV>
                <wp:extent cx="975360" cy="762000"/>
                <wp:effectExtent l="0" t="0" r="15240" b="19050"/>
                <wp:wrapNone/>
                <wp:docPr id="34" name="Rectangle 34"/>
                <wp:cNvGraphicFramePr/>
                <a:graphic xmlns:a="http://schemas.openxmlformats.org/drawingml/2006/main">
                  <a:graphicData uri="http://schemas.microsoft.com/office/word/2010/wordprocessingShape">
                    <wps:wsp>
                      <wps:cNvSpPr/>
                      <wps:spPr>
                        <a:xfrm>
                          <a:off x="0" y="0"/>
                          <a:ext cx="97536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6540AC" w:rsidR="00120727" w:rsidP="00AD018C" w:rsidRDefault="00120727" w14:paraId="35823705" w14:textId="77777777">
                            <w:pPr>
                              <w:jc w:val="center"/>
                              <w:rPr>
                                <w:lang w:val="en-IN"/>
                              </w:rPr>
                            </w:pPr>
                            <w:r>
                              <w:rPr>
                                <w:lang w:val="en-IN"/>
                              </w:rPr>
                              <w:t>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42D0584">
              <v:rect id="Rectangle 34" style="position:absolute;left:0;text-align:left;margin-left:189.6pt;margin-top:.95pt;width:76.8pt;height:60pt;z-index:25165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9" fillcolor="#4f81bd [3204]" strokecolor="#243f60 [1604]" strokeweight="2pt" w14:anchorId="30761D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">
                <v:textbox>
                  <w:txbxContent>
                    <w:p w:rsidRPr="006540AC" w:rsidR="00120727" w:rsidP="00AD018C" w:rsidRDefault="00120727" w14:paraId="3288C3BC" w14:textId="77777777">
                      <w:pPr>
                        <w:jc w:val="center"/>
                        <w:rPr>
                          <w:lang w:val="en-IN"/>
                        </w:rPr>
                      </w:pPr>
                      <w:r>
                        <w:rPr>
                          <w:lang w:val="en-IN"/>
                        </w:rPr>
                        <w:t>Staging table</w:t>
                      </w:r>
                    </w:p>
                  </w:txbxContent>
                </v:textbox>
                <w10:wrap anchorx="margin"/>
              </v:rect>
            </w:pict>
          </mc:Fallback>
        </mc:AlternateContent>
      </w:r>
    </w:p>
    <w:p w:rsidR="00AD018C" w:rsidP="00AD018C" w:rsidRDefault="00AD018C" w14:paraId="02B2397F" w14:textId="77777777">
      <w:pPr>
        <w:pStyle w:val="ListParagraph"/>
      </w:pPr>
      <w:r>
        <w:rPr>
          <w:noProof/>
        </w:rPr>
        <mc:AlternateContent>
          <mc:Choice Requires="wps">
            <w:drawing>
              <wp:anchor distT="0" distB="0" distL="114300" distR="114300" simplePos="0" relativeHeight="251658260" behindDoc="0" locked="0" layoutInCell="1" allowOverlap="1" wp14:anchorId="1328B121" wp14:editId="1B200353">
                <wp:simplePos x="0" y="0"/>
                <wp:positionH relativeFrom="column">
                  <wp:posOffset>3383280</wp:posOffset>
                </wp:positionH>
                <wp:positionV relativeFrom="paragraph">
                  <wp:posOffset>170180</wp:posOffset>
                </wp:positionV>
                <wp:extent cx="1508760" cy="45719"/>
                <wp:effectExtent l="0" t="38100" r="34290" b="88265"/>
                <wp:wrapNone/>
                <wp:docPr id="35" name="Straight Arrow Connector 35"/>
                <wp:cNvGraphicFramePr/>
                <a:graphic xmlns:a="http://schemas.openxmlformats.org/drawingml/2006/main">
                  <a:graphicData uri="http://schemas.microsoft.com/office/word/2010/wordprocessingShape">
                    <wps:wsp>
                      <wps:cNvCnPr/>
                      <wps:spPr>
                        <a:xfrm>
                          <a:off x="0" y="0"/>
                          <a:ext cx="15087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2120A8FE">
              <v:shapetype id="_x0000_t32" coordsize="21600,21600" o:oned="t" filled="f" o:spt="32" path="m,l21600,21600e" w14:anchorId="4AD7F378">
                <v:path fillok="f" arrowok="t" o:connecttype="none"/>
                <o:lock v:ext="edit" shapetype="t"/>
              </v:shapetype>
              <v:shape id="Straight Arrow Connector 35" style="position:absolute;margin-left:266.4pt;margin-top:13.4pt;width:118.8pt;height:3.6pt;z-index:2516725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">
                <v:stroke endarrow="block"/>
              </v:shape>
            </w:pict>
          </mc:Fallback>
        </mc:AlternateContent>
      </w:r>
      <w:r>
        <w:rPr>
          <w:noProof/>
        </w:rPr>
        <mc:AlternateContent>
          <mc:Choice Requires="wps">
            <w:drawing>
              <wp:anchor distT="0" distB="0" distL="114300" distR="114300" simplePos="0" relativeHeight="251658257" behindDoc="0" locked="0" layoutInCell="1" allowOverlap="1" wp14:anchorId="362C53CE" wp14:editId="5D97D8B5">
                <wp:simplePos x="0" y="0"/>
                <wp:positionH relativeFrom="column">
                  <wp:posOffset>1082040</wp:posOffset>
                </wp:positionH>
                <wp:positionV relativeFrom="paragraph">
                  <wp:posOffset>173355</wp:posOffset>
                </wp:positionV>
                <wp:extent cx="1356360" cy="45719"/>
                <wp:effectExtent l="0" t="76200" r="53340" b="50165"/>
                <wp:wrapNone/>
                <wp:docPr id="36" name="Straight Arrow Connector 36"/>
                <wp:cNvGraphicFramePr/>
                <a:graphic xmlns:a="http://schemas.openxmlformats.org/drawingml/2006/main">
                  <a:graphicData uri="http://schemas.microsoft.com/office/word/2010/wordprocessingShape">
                    <wps:wsp>
                      <wps:cNvCnPr/>
                      <wps:spPr>
                        <a:xfrm flipV="1">
                          <a:off x="0" y="0"/>
                          <a:ext cx="13563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5E6A88E7">
              <v:shape id="Straight Arrow Connector 36" style="position:absolute;margin-left:85.2pt;margin-top:13.65pt;width:106.8pt;height:3.6pt;flip:y;z-index:2516695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" w14:anchorId="1A753740">
                <v:stroke endarrow="block"/>
              </v:shape>
            </w:pict>
          </mc:Fallback>
        </mc:AlternateContent>
      </w:r>
    </w:p>
    <w:p w:rsidR="00AD018C" w:rsidP="00AD018C" w:rsidRDefault="00AD018C" w14:paraId="0A547DA7" w14:textId="77777777">
      <w:pPr>
        <w:pStyle w:val="ListParagraph"/>
      </w:pPr>
      <w:r>
        <w:rPr>
          <w:noProof/>
        </w:rPr>
        <mc:AlternateContent>
          <mc:Choice Requires="wps">
            <w:drawing>
              <wp:anchor distT="45720" distB="45720" distL="114300" distR="114300" simplePos="0" relativeHeight="251658261" behindDoc="0" locked="0" layoutInCell="1" allowOverlap="1" wp14:anchorId="25616D8C" wp14:editId="25B46CE0">
                <wp:simplePos x="0" y="0"/>
                <wp:positionH relativeFrom="margin">
                  <wp:posOffset>3429000</wp:posOffset>
                </wp:positionH>
                <wp:positionV relativeFrom="paragraph">
                  <wp:posOffset>53975</wp:posOffset>
                </wp:positionV>
                <wp:extent cx="1379220" cy="426720"/>
                <wp:effectExtent l="0" t="0" r="11430" b="1143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426720"/>
                        </a:xfrm>
                        <a:prstGeom prst="rect">
                          <a:avLst/>
                        </a:prstGeom>
                        <a:solidFill>
                          <a:srgbClr val="FFFFFF"/>
                        </a:solidFill>
                        <a:ln w="9525">
                          <a:solidFill>
                            <a:schemeClr val="bg1"/>
                          </a:solidFill>
                          <a:miter lim="800000"/>
                          <a:headEnd/>
                          <a:tailEnd/>
                        </a:ln>
                      </wps:spPr>
                      <wps:txbx>
                        <w:txbxContent>
                          <w:p w:rsidR="00120727" w:rsidP="00AD018C" w:rsidRDefault="00120727" w14:paraId="23EF53D5" w14:textId="77777777">
                            <w:pPr>
                              <w:rPr>
                                <w:sz w:val="18"/>
                                <w:szCs w:val="18"/>
                              </w:rPr>
                            </w:pPr>
                            <w:r w:rsidRPr="006540AC">
                              <w:rPr>
                                <w:sz w:val="18"/>
                                <w:szCs w:val="18"/>
                              </w:rPr>
                              <w:t>DBATSAPTRUSTEDRECON</w:t>
                            </w:r>
                            <w:r>
                              <w:rPr>
                                <w:sz w:val="18"/>
                                <w:szCs w:val="18"/>
                              </w:rPr>
                              <w:t xml:space="preserve"> ootb Connector</w:t>
                            </w:r>
                          </w:p>
                          <w:p w:rsidRPr="006540AC" w:rsidR="00120727" w:rsidP="00AD018C" w:rsidRDefault="00120727" w14:paraId="2F6FDE35" w14:textId="77777777">
                            <w:pPr>
                              <w:rPr>
                                <w:sz w:val="18"/>
                                <w:szCs w:val="18"/>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9DC6A54">
              <v:shape id="_x0000_s1030" style="position:absolute;left:0;text-align:left;margin-left:270pt;margin-top:4.25pt;width:108.6pt;height:33.6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" w14:anchorId="25616D8C">
                <v:textbox>
                  <w:txbxContent>
                    <w:p w:rsidR="00120727" w:rsidP="00AD018C" w:rsidRDefault="00120727" w14:paraId="5EEC4862" w14:textId="77777777">
                      <w:pPr>
                        <w:rPr>
                          <w:sz w:val="18"/>
                          <w:szCs w:val="18"/>
                        </w:rPr>
                      </w:pPr>
                      <w:r w:rsidRPr="006540AC">
                        <w:rPr>
                          <w:sz w:val="18"/>
                          <w:szCs w:val="18"/>
                        </w:rPr>
                        <w:t>DBATSAPTRUSTEDRECON</w:t>
                      </w:r>
                      <w:r>
                        <w:rPr>
                          <w:sz w:val="18"/>
                          <w:szCs w:val="18"/>
                        </w:rPr>
                        <w:t xml:space="preserve"> ootb Connector</w:t>
                      </w:r>
                    </w:p>
                    <w:p w:rsidRPr="006540AC" w:rsidR="00120727" w:rsidP="00AD018C" w:rsidRDefault="00120727" w14:paraId="672A6659" w14:textId="77777777">
                      <w:pPr>
                        <w:rPr>
                          <w:sz w:val="18"/>
                          <w:szCs w:val="18"/>
                          <w:lang w:val="en-IN"/>
                        </w:rPr>
                      </w:pPr>
                    </w:p>
                  </w:txbxContent>
                </v:textbox>
                <w10:wrap type="square" anchorx="margin"/>
              </v:shape>
            </w:pict>
          </mc:Fallback>
        </mc:AlternateContent>
      </w:r>
    </w:p>
    <w:p w:rsidR="00AD018C" w:rsidP="00AD018C" w:rsidRDefault="00AD018C" w14:paraId="66653234" w14:textId="77777777">
      <w:pPr>
        <w:pStyle w:val="ListParagraph"/>
      </w:pPr>
    </w:p>
    <w:p w:rsidRPr="00372CA0" w:rsidR="00AD018C" w:rsidP="00AD018C" w:rsidRDefault="00AD018C" w14:paraId="5343F11D" w14:textId="77777777">
      <w:pPr>
        <w:pStyle w:val="ListParagraph"/>
      </w:pPr>
    </w:p>
    <w:p w:rsidRPr="005B38AA" w:rsidR="00AD018C" w:rsidP="00AD018C" w:rsidRDefault="00AD018C" w14:paraId="7085B63B" w14:textId="77777777">
      <w:pPr>
        <w:pStyle w:val="Heading3"/>
      </w:pPr>
      <w:bookmarkStart w:name="_Toc33292545" w:id="30"/>
      <w:r w:rsidRPr="005B38AA">
        <w:t>Employee Modification: LOA Status</w:t>
      </w:r>
      <w:bookmarkEnd w:id="30"/>
      <w:r w:rsidRPr="005B38AA">
        <w:t xml:space="preserve">   </w:t>
      </w:r>
    </w:p>
    <w:p w:rsidR="00AD018C" w:rsidP="00C20DBF" w:rsidRDefault="00AD018C" w14:paraId="08333897" w14:textId="220DECA9">
      <w:pPr>
        <w:rPr>
          <w:rFonts w:ascii="Calibri" w:hAnsi="Calibri" w:eastAsia="Calibri" w:cs="Calibri"/>
        </w:rPr>
      </w:pPr>
      <w:r>
        <w:t xml:space="preserve">The update operation of employees comes from the HR source view </w:t>
      </w:r>
      <w:r>
        <w:rPr>
          <w:rFonts w:ascii="Calibri" w:hAnsi="Calibri" w:eastAsia="Calibri" w:cs="Calibri"/>
        </w:rPr>
        <w:t>VW_</w:t>
      </w:r>
      <w:r w:rsidR="00120727">
        <w:rPr>
          <w:rFonts w:ascii="Calibri" w:hAnsi="Calibri" w:eastAsia="Calibri" w:cs="Calibri"/>
        </w:rPr>
        <w:t>SAVIYNT</w:t>
      </w:r>
      <w:r>
        <w:rPr>
          <w:rFonts w:ascii="Calibri" w:hAnsi="Calibri" w:eastAsia="Calibri" w:cs="Calibri"/>
        </w:rPr>
        <w:t>_SAP_RECON/VW_</w:t>
      </w:r>
      <w:r w:rsidR="00120727">
        <w:rPr>
          <w:rFonts w:ascii="Calibri" w:hAnsi="Calibri" w:eastAsia="Calibri" w:cs="Calibri"/>
        </w:rPr>
        <w:t>SAVIYNT</w:t>
      </w:r>
      <w:r>
        <w:rPr>
          <w:rFonts w:ascii="Calibri" w:hAnsi="Calibri" w:eastAsia="Calibri" w:cs="Calibri"/>
        </w:rPr>
        <w:t>_SAP_RECON_INCREMENTAL from HR and the data is trusted and it can contain some null values too and some values are updated as per the users.</w:t>
      </w:r>
    </w:p>
    <w:p w:rsidRPr="00AB30D7" w:rsidR="00AD018C" w:rsidP="00AD018C" w:rsidRDefault="00AD018C" w14:paraId="300EBFBD" w14:textId="77777777">
      <w:pPr>
        <w:pStyle w:val="ListParagraph"/>
        <w:numPr>
          <w:ilvl w:val="0"/>
          <w:numId w:val="54"/>
        </w:numPr>
      </w:pPr>
      <w:r w:rsidRPr="00372CA0">
        <w:rPr>
          <w:rFonts w:ascii="Calibri" w:hAnsi="Calibri" w:eastAsia="Calibri" w:cs="Calibri"/>
        </w:rPr>
        <w:t>The new user record will not have pic value and the employee number may or may not exist.</w:t>
      </w:r>
    </w:p>
    <w:p w:rsidRPr="00100130" w:rsidR="00AD018C" w:rsidP="00AD018C" w:rsidRDefault="00AD018C" w14:paraId="40DE890E" w14:textId="1DE7A9DC">
      <w:pPr>
        <w:pStyle w:val="ListParagraph"/>
        <w:numPr>
          <w:ilvl w:val="0"/>
          <w:numId w:val="54"/>
        </w:numPr>
        <w:rPr>
          <w:rFonts w:ascii="Calibri" w:hAnsi="Calibri" w:eastAsia="Calibri" w:cs="Calibri"/>
        </w:rPr>
      </w:pPr>
      <w:r w:rsidRPr="4F508AAB">
        <w:rPr>
          <w:rFonts w:ascii="Calibri" w:hAnsi="Calibri" w:eastAsia="Calibri" w:cs="Calibri"/>
        </w:rPr>
        <w:t xml:space="preserve">Since   </w:t>
      </w:r>
      <w:r w:rsidRPr="4F508AAB">
        <w:rPr>
          <w:rFonts w:ascii="Calibri" w:hAnsi="Calibri" w:eastAsia="Calibri" w:cs="Calibri"/>
          <w:b/>
          <w:bCs/>
        </w:rPr>
        <w:t>PIC</w:t>
      </w:r>
      <w:r w:rsidRPr="4F508AAB">
        <w:rPr>
          <w:rFonts w:ascii="Calibri" w:hAnsi="Calibri" w:eastAsia="Calibri" w:cs="Calibri"/>
        </w:rPr>
        <w:t xml:space="preserve">=exist, the code logic will search the user in </w:t>
      </w:r>
      <w:r w:rsidR="00120727">
        <w:rPr>
          <w:rFonts w:ascii="Calibri" w:hAnsi="Calibri" w:eastAsia="Calibri" w:cs="Calibri"/>
        </w:rPr>
        <w:t>Saviynt</w:t>
      </w:r>
      <w:r w:rsidRPr="4F508AAB">
        <w:rPr>
          <w:rFonts w:ascii="Calibri" w:hAnsi="Calibri" w:eastAsia="Calibri" w:cs="Calibri"/>
        </w:rPr>
        <w:t xml:space="preserve"> table</w:t>
      </w:r>
      <w:r>
        <w:rPr>
          <w:rFonts w:ascii="Calibri" w:hAnsi="Calibri" w:eastAsia="Calibri" w:cs="Calibri"/>
        </w:rPr>
        <w:t xml:space="preserve"> with reference to the pic.</w:t>
      </w:r>
    </w:p>
    <w:p w:rsidRPr="00714C43" w:rsidR="00AD018C" w:rsidP="00AD018C" w:rsidRDefault="00AD018C" w14:paraId="343CBE4B" w14:textId="5F58A136">
      <w:pPr>
        <w:pStyle w:val="ListParagraph"/>
        <w:numPr>
          <w:ilvl w:val="0"/>
          <w:numId w:val="54"/>
        </w:numPr>
        <w:rPr>
          <w:rFonts w:ascii="Calibri" w:hAnsi="Calibri" w:eastAsia="Calibri" w:cs="Calibri"/>
          <w:b/>
          <w:bCs/>
        </w:rPr>
      </w:pPr>
      <w:r w:rsidRPr="4F508AAB">
        <w:rPr>
          <w:rFonts w:ascii="Calibri" w:hAnsi="Calibri" w:eastAsia="Calibri" w:cs="Calibri"/>
        </w:rPr>
        <w:t xml:space="preserve">If found, then this is considered as update </w:t>
      </w:r>
      <w:r>
        <w:rPr>
          <w:rFonts w:ascii="Calibri" w:hAnsi="Calibri" w:eastAsia="Calibri" w:cs="Calibri"/>
        </w:rPr>
        <w:t>record</w:t>
      </w:r>
      <w:r w:rsidRPr="4F508AAB">
        <w:rPr>
          <w:rFonts w:ascii="Calibri" w:hAnsi="Calibri" w:eastAsia="Calibri" w:cs="Calibri"/>
        </w:rPr>
        <w:t xml:space="preserve"> and the </w:t>
      </w:r>
      <w:r>
        <w:rPr>
          <w:rFonts w:ascii="Calibri" w:hAnsi="Calibri" w:eastAsia="Calibri" w:cs="Calibri"/>
        </w:rPr>
        <w:t>user</w:t>
      </w:r>
      <w:r w:rsidRPr="4F508AAB">
        <w:rPr>
          <w:rFonts w:ascii="Calibri" w:hAnsi="Calibri" w:eastAsia="Calibri" w:cs="Calibri"/>
        </w:rPr>
        <w:t xml:space="preserve"> is updated in   </w:t>
      </w:r>
      <w:r w:rsidRPr="4F508AAB">
        <w:rPr>
          <w:rFonts w:ascii="Calibri" w:hAnsi="Calibri" w:eastAsia="Calibri" w:cs="Calibri"/>
          <w:b/>
          <w:bCs/>
        </w:rPr>
        <w:t>mpc_</w:t>
      </w:r>
      <w:r w:rsidR="00120727">
        <w:rPr>
          <w:rFonts w:ascii="Calibri" w:hAnsi="Calibri" w:eastAsia="Calibri" w:cs="Calibri"/>
          <w:b/>
          <w:bCs/>
        </w:rPr>
        <w:t>Saviynt</w:t>
      </w:r>
      <w:r w:rsidRPr="4F508AAB">
        <w:rPr>
          <w:rFonts w:ascii="Calibri" w:hAnsi="Calibri" w:eastAsia="Calibri" w:cs="Calibri"/>
          <w:b/>
          <w:bCs/>
        </w:rPr>
        <w:t>stagetable.</w:t>
      </w:r>
    </w:p>
    <w:p w:rsidRPr="004C7766" w:rsidR="00AD018C" w:rsidP="00AD018C" w:rsidRDefault="00AD018C" w14:paraId="195D25C8" w14:textId="7ADBCEAD">
      <w:pPr>
        <w:pStyle w:val="ListParagraph"/>
        <w:numPr>
          <w:ilvl w:val="0"/>
          <w:numId w:val="54"/>
        </w:numPr>
      </w:pPr>
      <w:r w:rsidRPr="00714C43">
        <w:rPr>
          <w:rFonts w:ascii="Calibri" w:hAnsi="Calibri" w:eastAsia="Calibri" w:cs="Calibri"/>
        </w:rPr>
        <w:t>Then</w:t>
      </w:r>
      <w:r w:rsidRPr="00714C43">
        <w:rPr>
          <w:rFonts w:ascii="Calibri" w:hAnsi="Calibri" w:eastAsia="Calibri" w:cs="Calibri"/>
          <w:b/>
        </w:rPr>
        <w:t xml:space="preserve"> </w:t>
      </w:r>
      <w:r>
        <w:rPr>
          <w:rFonts w:ascii="Calibri" w:hAnsi="Calibri" w:eastAsia="Calibri" w:cs="Calibri"/>
          <w:b/>
          <w:color w:val="000000" w:themeColor="text1"/>
          <w:sz w:val="24"/>
          <w:szCs w:val="24"/>
        </w:rPr>
        <w:t>HRSAPTRUSTEDRECON</w:t>
      </w:r>
      <w:r w:rsidRPr="00714C43">
        <w:rPr>
          <w:rFonts w:ascii="Calibri" w:hAnsi="Calibri" w:eastAsia="Calibri" w:cs="Calibri"/>
          <w:color w:val="000000" w:themeColor="text1"/>
          <w:sz w:val="24"/>
          <w:szCs w:val="24"/>
        </w:rPr>
        <w:t xml:space="preserve"> job runs and updates the user with corresponding   pic in </w:t>
      </w:r>
      <w:r w:rsidR="00120727">
        <w:rPr>
          <w:rFonts w:ascii="Calibri" w:hAnsi="Calibri" w:eastAsia="Calibri" w:cs="Calibri"/>
          <w:color w:val="000000" w:themeColor="text1"/>
          <w:sz w:val="24"/>
          <w:szCs w:val="24"/>
        </w:rPr>
        <w:t>Saviynt</w:t>
      </w:r>
      <w:r w:rsidRPr="00714C43">
        <w:rPr>
          <w:rFonts w:ascii="Calibri" w:hAnsi="Calibri" w:eastAsia="Calibri" w:cs="Calibri"/>
          <w:color w:val="000000" w:themeColor="text1"/>
          <w:sz w:val="24"/>
          <w:szCs w:val="24"/>
        </w:rPr>
        <w:t xml:space="preserve"> table.</w:t>
      </w:r>
    </w:p>
    <w:p w:rsidR="00AD018C" w:rsidP="00AD018C" w:rsidRDefault="00AD018C" w14:paraId="257F17AA" w14:textId="77777777">
      <w:pPr>
        <w:pStyle w:val="ListParagraph"/>
        <w:rPr>
          <w:rFonts w:ascii="Calibri" w:hAnsi="Calibri" w:eastAsia="Calibri" w:cs="Calibri"/>
          <w:color w:val="000000" w:themeColor="text1"/>
          <w:sz w:val="24"/>
          <w:szCs w:val="24"/>
        </w:rPr>
      </w:pPr>
    </w:p>
    <w:tbl>
      <w:tblPr>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574"/>
        <w:gridCol w:w="2552"/>
        <w:gridCol w:w="2458"/>
      </w:tblGrid>
      <w:tr w:rsidR="00AD018C" w:rsidTr="0037197C" w14:paraId="63365B84" w14:textId="77777777">
        <w:trPr>
          <w:trHeight w:val="285"/>
        </w:trPr>
        <w:tc>
          <w:tcPr>
            <w:tcW w:w="1574" w:type="dxa"/>
            <w:shd w:val="clear" w:color="auto" w:fill="FF0066"/>
          </w:tcPr>
          <w:p w:rsidRPr="004C7766" w:rsidR="00AD018C" w:rsidP="0037197C" w:rsidRDefault="00AD018C" w14:paraId="17BB9C78" w14:textId="77777777">
            <w:pPr>
              <w:pStyle w:val="ListParagraph"/>
              <w:ind w:left="0"/>
              <w:rPr>
                <w:rFonts w:ascii="Calibri" w:hAnsi="Calibri" w:eastAsia="Calibri" w:cs="Calibri"/>
                <w:bCs/>
                <w:color w:val="FFFFFF" w:themeColor="background1"/>
              </w:rPr>
            </w:pPr>
            <w:r w:rsidRPr="004C7766">
              <w:rPr>
                <w:rFonts w:ascii="Calibri" w:hAnsi="Calibri" w:eastAsia="Calibri" w:cs="Calibri"/>
                <w:bCs/>
                <w:color w:val="FFFFFF" w:themeColor="background1"/>
              </w:rPr>
              <w:t>View status</w:t>
            </w:r>
          </w:p>
        </w:tc>
        <w:tc>
          <w:tcPr>
            <w:tcW w:w="2552" w:type="dxa"/>
            <w:shd w:val="clear" w:color="auto" w:fill="FF0066"/>
          </w:tcPr>
          <w:p w:rsidRPr="004C7766" w:rsidR="00AD018C" w:rsidP="0037197C" w:rsidRDefault="00120727" w14:paraId="136E548E" w14:textId="2FFFF067">
            <w:pPr>
              <w:pStyle w:val="ListParagraph"/>
              <w:ind w:left="0"/>
              <w:rPr>
                <w:rFonts w:ascii="Calibri" w:hAnsi="Calibri" w:eastAsia="Calibri" w:cs="Calibri"/>
                <w:bCs/>
                <w:color w:val="FFFFFF" w:themeColor="background1"/>
              </w:rPr>
            </w:pPr>
            <w:r>
              <w:rPr>
                <w:rFonts w:ascii="Calibri" w:hAnsi="Calibri" w:eastAsia="Calibri" w:cs="Calibri"/>
                <w:bCs/>
                <w:color w:val="FFFFFF" w:themeColor="background1"/>
              </w:rPr>
              <w:t>Saviynt</w:t>
            </w:r>
            <w:r w:rsidRPr="004C7766" w:rsidR="00AD018C">
              <w:rPr>
                <w:rFonts w:ascii="Calibri" w:hAnsi="Calibri" w:eastAsia="Calibri" w:cs="Calibri"/>
                <w:bCs/>
                <w:color w:val="FFFFFF" w:themeColor="background1"/>
              </w:rPr>
              <w:t xml:space="preserve"> (employee status)</w:t>
            </w:r>
          </w:p>
        </w:tc>
        <w:tc>
          <w:tcPr>
            <w:tcW w:w="2458" w:type="dxa"/>
            <w:shd w:val="clear" w:color="auto" w:fill="FF0066"/>
          </w:tcPr>
          <w:p w:rsidRPr="004C7766" w:rsidR="00AD018C" w:rsidP="0037197C" w:rsidRDefault="00120727" w14:paraId="0AAE7E77" w14:textId="5A84D417">
            <w:pPr>
              <w:pStyle w:val="ListParagraph"/>
              <w:ind w:left="0"/>
              <w:rPr>
                <w:rFonts w:ascii="Calibri" w:hAnsi="Calibri" w:eastAsia="Calibri" w:cs="Calibri"/>
                <w:bCs/>
                <w:color w:val="FFFFFF" w:themeColor="background1"/>
              </w:rPr>
            </w:pPr>
            <w:r>
              <w:rPr>
                <w:rFonts w:ascii="Calibri" w:hAnsi="Calibri" w:eastAsia="Calibri" w:cs="Calibri"/>
                <w:bCs/>
                <w:color w:val="FFFFFF" w:themeColor="background1"/>
              </w:rPr>
              <w:t>Saviynt</w:t>
            </w:r>
            <w:r w:rsidRPr="004C7766" w:rsidR="00AD018C">
              <w:rPr>
                <w:rFonts w:ascii="Calibri" w:hAnsi="Calibri" w:eastAsia="Calibri" w:cs="Calibri"/>
                <w:bCs/>
                <w:color w:val="FFFFFF" w:themeColor="background1"/>
              </w:rPr>
              <w:t xml:space="preserve"> (Detailed status)</w:t>
            </w:r>
          </w:p>
        </w:tc>
      </w:tr>
      <w:tr w:rsidR="00AD018C" w:rsidTr="0037197C" w14:paraId="0FE53F92" w14:textId="77777777">
        <w:trPr>
          <w:trHeight w:val="285"/>
        </w:trPr>
        <w:tc>
          <w:tcPr>
            <w:tcW w:w="1574" w:type="dxa"/>
            <w:vAlign w:val="bottom"/>
          </w:tcPr>
          <w:p w:rsidR="00AD018C" w:rsidP="0037197C" w:rsidRDefault="00AD018C" w14:paraId="3761D150" w14:textId="77777777">
            <w:pPr>
              <w:pStyle w:val="ListParagraph"/>
              <w:ind w:left="0"/>
              <w:rPr>
                <w:rFonts w:ascii="Calibri" w:hAnsi="Calibri" w:eastAsia="Calibri" w:cs="Calibri"/>
              </w:rPr>
            </w:pPr>
            <w:r>
              <w:rPr>
                <w:rFonts w:ascii="Arial" w:hAnsi="Arial" w:cs="Arial"/>
                <w:color w:val="000000"/>
                <w:sz w:val="20"/>
                <w:szCs w:val="20"/>
              </w:rPr>
              <w:t>Active</w:t>
            </w:r>
          </w:p>
        </w:tc>
        <w:tc>
          <w:tcPr>
            <w:tcW w:w="2552" w:type="dxa"/>
            <w:vAlign w:val="bottom"/>
          </w:tcPr>
          <w:p w:rsidR="00AD018C" w:rsidP="0037197C" w:rsidRDefault="00AD018C" w14:paraId="3EA7B54A" w14:textId="77777777">
            <w:pPr>
              <w:pStyle w:val="ListParagraph"/>
              <w:ind w:left="0"/>
              <w:rPr>
                <w:rFonts w:ascii="Calibri" w:hAnsi="Calibri" w:eastAsia="Calibri" w:cs="Calibri"/>
              </w:rPr>
            </w:pPr>
            <w:r>
              <w:rPr>
                <w:rFonts w:ascii="Arial" w:hAnsi="Arial" w:cs="Arial"/>
                <w:color w:val="000000"/>
                <w:sz w:val="20"/>
                <w:szCs w:val="20"/>
              </w:rPr>
              <w:t>Active</w:t>
            </w:r>
          </w:p>
        </w:tc>
        <w:tc>
          <w:tcPr>
            <w:tcW w:w="2458" w:type="dxa"/>
            <w:vAlign w:val="bottom"/>
          </w:tcPr>
          <w:p w:rsidR="00AD018C" w:rsidP="005B38AA" w:rsidRDefault="00AD018C" w14:paraId="42E2BFCF" w14:textId="77777777">
            <w:pPr>
              <w:pStyle w:val="ListParagraph"/>
              <w:ind w:left="0"/>
              <w:rPr>
                <w:rFonts w:ascii="Calibri" w:hAnsi="Calibri" w:eastAsia="Calibri" w:cs="Calibri"/>
              </w:rPr>
            </w:pPr>
            <w:r>
              <w:rPr>
                <w:rFonts w:ascii="Arial" w:hAnsi="Arial" w:cs="Arial"/>
                <w:color w:val="000000"/>
                <w:sz w:val="20"/>
                <w:szCs w:val="20"/>
              </w:rPr>
              <w:t>Active</w:t>
            </w:r>
          </w:p>
        </w:tc>
      </w:tr>
      <w:tr w:rsidR="00AD018C" w:rsidTr="0037197C" w14:paraId="33957BB0" w14:textId="77777777">
        <w:trPr>
          <w:trHeight w:val="297"/>
        </w:trPr>
        <w:tc>
          <w:tcPr>
            <w:tcW w:w="1574" w:type="dxa"/>
            <w:vAlign w:val="bottom"/>
          </w:tcPr>
          <w:p w:rsidR="00AD018C" w:rsidP="0037197C" w:rsidRDefault="00AD018C" w14:paraId="68C46F92" w14:textId="77777777">
            <w:pPr>
              <w:pStyle w:val="ListParagraph"/>
              <w:ind w:left="0"/>
              <w:rPr>
                <w:rFonts w:ascii="Calibri" w:hAnsi="Calibri" w:eastAsia="Calibri" w:cs="Calibri"/>
              </w:rPr>
            </w:pPr>
            <w:r>
              <w:rPr>
                <w:rFonts w:ascii="Arial" w:hAnsi="Arial" w:cs="Arial"/>
                <w:color w:val="000000"/>
                <w:sz w:val="20"/>
                <w:szCs w:val="20"/>
              </w:rPr>
              <w:t>LOA_Active</w:t>
            </w:r>
          </w:p>
        </w:tc>
        <w:tc>
          <w:tcPr>
            <w:tcW w:w="2552" w:type="dxa"/>
            <w:vAlign w:val="bottom"/>
          </w:tcPr>
          <w:p w:rsidR="00AD018C" w:rsidP="0037197C" w:rsidRDefault="00AD018C" w14:paraId="52F92255" w14:textId="77777777">
            <w:pPr>
              <w:pStyle w:val="ListParagraph"/>
              <w:ind w:left="0"/>
              <w:rPr>
                <w:rFonts w:ascii="Calibri" w:hAnsi="Calibri" w:eastAsia="Calibri" w:cs="Calibri"/>
              </w:rPr>
            </w:pPr>
            <w:r>
              <w:rPr>
                <w:rFonts w:ascii="Arial" w:hAnsi="Arial" w:cs="Arial"/>
                <w:color w:val="000000"/>
                <w:sz w:val="20"/>
                <w:szCs w:val="20"/>
              </w:rPr>
              <w:t>Active</w:t>
            </w:r>
          </w:p>
        </w:tc>
        <w:tc>
          <w:tcPr>
            <w:tcW w:w="2458" w:type="dxa"/>
            <w:vAlign w:val="bottom"/>
          </w:tcPr>
          <w:p w:rsidR="00AD018C" w:rsidP="005B38AA" w:rsidRDefault="00AD018C" w14:paraId="3AA6FF1B" w14:textId="77777777">
            <w:pPr>
              <w:pStyle w:val="ListParagraph"/>
              <w:ind w:left="0"/>
              <w:rPr>
                <w:rFonts w:ascii="Calibri" w:hAnsi="Calibri" w:eastAsia="Calibri" w:cs="Calibri"/>
              </w:rPr>
            </w:pPr>
            <w:r>
              <w:rPr>
                <w:rFonts w:ascii="Arial" w:hAnsi="Arial" w:cs="Arial"/>
                <w:color w:val="000000"/>
                <w:sz w:val="20"/>
                <w:szCs w:val="20"/>
              </w:rPr>
              <w:t>LOA_Active</w:t>
            </w:r>
          </w:p>
        </w:tc>
      </w:tr>
      <w:tr w:rsidR="00AD018C" w:rsidTr="0037197C" w14:paraId="64721D62" w14:textId="77777777">
        <w:trPr>
          <w:trHeight w:val="285"/>
        </w:trPr>
        <w:tc>
          <w:tcPr>
            <w:tcW w:w="1574" w:type="dxa"/>
            <w:vAlign w:val="bottom"/>
          </w:tcPr>
          <w:p w:rsidR="00AD018C" w:rsidP="0037197C" w:rsidRDefault="00AD018C" w14:paraId="08B6D05B" w14:textId="77777777">
            <w:pPr>
              <w:pStyle w:val="ListParagraph"/>
              <w:ind w:left="0"/>
              <w:rPr>
                <w:rFonts w:ascii="Calibri" w:hAnsi="Calibri" w:eastAsia="Calibri" w:cs="Calibri"/>
              </w:rPr>
            </w:pPr>
            <w:r>
              <w:rPr>
                <w:rFonts w:ascii="Arial" w:hAnsi="Arial" w:cs="Arial"/>
                <w:color w:val="000000"/>
                <w:sz w:val="20"/>
                <w:szCs w:val="20"/>
              </w:rPr>
              <w:t>LOA_Inactive</w:t>
            </w:r>
          </w:p>
        </w:tc>
        <w:tc>
          <w:tcPr>
            <w:tcW w:w="2552" w:type="dxa"/>
            <w:vAlign w:val="bottom"/>
          </w:tcPr>
          <w:p w:rsidR="00AD018C" w:rsidP="0037197C" w:rsidRDefault="00AD018C" w14:paraId="6863D61F" w14:textId="77777777">
            <w:pPr>
              <w:pStyle w:val="ListParagraph"/>
              <w:ind w:left="0"/>
              <w:rPr>
                <w:rFonts w:ascii="Calibri" w:hAnsi="Calibri" w:eastAsia="Calibri" w:cs="Calibri"/>
              </w:rPr>
            </w:pPr>
            <w:r>
              <w:rPr>
                <w:rFonts w:ascii="Arial" w:hAnsi="Arial" w:cs="Arial"/>
                <w:color w:val="000000"/>
                <w:sz w:val="20"/>
                <w:szCs w:val="20"/>
              </w:rPr>
              <w:t>Active</w:t>
            </w:r>
          </w:p>
        </w:tc>
        <w:tc>
          <w:tcPr>
            <w:tcW w:w="2458" w:type="dxa"/>
            <w:vAlign w:val="bottom"/>
          </w:tcPr>
          <w:p w:rsidR="00AD018C" w:rsidP="005B38AA" w:rsidRDefault="00AD018C" w14:paraId="591A63C3" w14:textId="77777777">
            <w:pPr>
              <w:pStyle w:val="ListParagraph"/>
              <w:ind w:left="0"/>
              <w:rPr>
                <w:rFonts w:ascii="Calibri" w:hAnsi="Calibri" w:eastAsia="Calibri" w:cs="Calibri"/>
              </w:rPr>
            </w:pPr>
            <w:r>
              <w:rPr>
                <w:rFonts w:ascii="Arial" w:hAnsi="Arial" w:cs="Arial"/>
                <w:color w:val="000000"/>
                <w:sz w:val="20"/>
                <w:szCs w:val="20"/>
              </w:rPr>
              <w:t>LOA_Inactive</w:t>
            </w:r>
          </w:p>
        </w:tc>
      </w:tr>
      <w:tr w:rsidR="00AD018C" w:rsidTr="0037197C" w14:paraId="2F5079CD" w14:textId="77777777">
        <w:trPr>
          <w:trHeight w:val="285"/>
        </w:trPr>
        <w:tc>
          <w:tcPr>
            <w:tcW w:w="1574" w:type="dxa"/>
            <w:vAlign w:val="bottom"/>
          </w:tcPr>
          <w:p w:rsidR="00AD018C" w:rsidP="0037197C" w:rsidRDefault="00AD018C" w14:paraId="08DE27E0" w14:textId="77777777">
            <w:pPr>
              <w:pStyle w:val="ListParagraph"/>
              <w:ind w:left="0"/>
              <w:rPr>
                <w:rFonts w:ascii="Calibri" w:hAnsi="Calibri" w:eastAsia="Calibri" w:cs="Calibri"/>
              </w:rPr>
            </w:pPr>
            <w:r>
              <w:rPr>
                <w:rFonts w:ascii="Arial" w:hAnsi="Arial" w:cs="Arial"/>
                <w:color w:val="000000"/>
                <w:sz w:val="20"/>
                <w:szCs w:val="20"/>
              </w:rPr>
              <w:t>Inactive</w:t>
            </w:r>
          </w:p>
        </w:tc>
        <w:tc>
          <w:tcPr>
            <w:tcW w:w="2552" w:type="dxa"/>
            <w:vAlign w:val="bottom"/>
          </w:tcPr>
          <w:p w:rsidR="00AD018C" w:rsidP="0037197C" w:rsidRDefault="00AD018C" w14:paraId="4DAC65BC" w14:textId="77777777">
            <w:pPr>
              <w:pStyle w:val="ListParagraph"/>
              <w:ind w:left="0"/>
              <w:rPr>
                <w:rFonts w:ascii="Calibri" w:hAnsi="Calibri" w:eastAsia="Calibri" w:cs="Calibri"/>
              </w:rPr>
            </w:pPr>
            <w:r>
              <w:rPr>
                <w:rFonts w:ascii="Arial" w:hAnsi="Arial" w:cs="Arial"/>
                <w:color w:val="000000"/>
                <w:sz w:val="20"/>
                <w:szCs w:val="20"/>
              </w:rPr>
              <w:t>Inactive</w:t>
            </w:r>
          </w:p>
        </w:tc>
        <w:tc>
          <w:tcPr>
            <w:tcW w:w="2458" w:type="dxa"/>
            <w:vAlign w:val="bottom"/>
          </w:tcPr>
          <w:p w:rsidR="00AD018C" w:rsidP="005B38AA" w:rsidRDefault="00AD018C" w14:paraId="69C7C153" w14:textId="77777777">
            <w:pPr>
              <w:pStyle w:val="ListParagraph"/>
              <w:ind w:left="0"/>
              <w:rPr>
                <w:rFonts w:ascii="Calibri" w:hAnsi="Calibri" w:eastAsia="Calibri" w:cs="Calibri"/>
              </w:rPr>
            </w:pPr>
            <w:r>
              <w:rPr>
                <w:rFonts w:ascii="Arial" w:hAnsi="Arial" w:cs="Arial"/>
                <w:color w:val="000000"/>
                <w:sz w:val="20"/>
                <w:szCs w:val="20"/>
              </w:rPr>
              <w:t>Inactive</w:t>
            </w:r>
          </w:p>
        </w:tc>
      </w:tr>
    </w:tbl>
    <w:p w:rsidRPr="005B394C" w:rsidR="00AD018C" w:rsidP="00AD018C" w:rsidRDefault="00AD018C" w14:paraId="3D5D6F7C" w14:textId="77777777">
      <w:pPr>
        <w:pStyle w:val="ListParagraph"/>
      </w:pPr>
    </w:p>
    <w:p w:rsidR="00AD018C" w:rsidP="00AD018C" w:rsidRDefault="00AD018C" w14:paraId="38C6A9F2" w14:textId="387272CB">
      <w:pPr>
        <w:pStyle w:val="ListParagraph"/>
      </w:pPr>
    </w:p>
    <w:p w:rsidR="00AD018C" w:rsidP="00AD018C" w:rsidRDefault="00AD018C" w14:paraId="19AAB356" w14:textId="77777777">
      <w:pPr>
        <w:pStyle w:val="ListParagraph"/>
      </w:pPr>
    </w:p>
    <w:p w:rsidR="00AD018C" w:rsidP="00AD018C" w:rsidRDefault="00AD018C" w14:paraId="48DBBFAF" w14:textId="77777777">
      <w:pPr>
        <w:pStyle w:val="ListParagraph"/>
      </w:pPr>
      <w:r>
        <w:rPr>
          <w:noProof/>
        </w:rPr>
        <mc:AlternateContent>
          <mc:Choice Requires="wps">
            <w:drawing>
              <wp:anchor distT="0" distB="0" distL="114300" distR="114300" simplePos="0" relativeHeight="251658266" behindDoc="0" locked="0" layoutInCell="1" allowOverlap="1" wp14:anchorId="15C19F20" wp14:editId="4002489F">
                <wp:simplePos x="0" y="0"/>
                <wp:positionH relativeFrom="column">
                  <wp:posOffset>4869180</wp:posOffset>
                </wp:positionH>
                <wp:positionV relativeFrom="paragraph">
                  <wp:posOffset>50165</wp:posOffset>
                </wp:positionV>
                <wp:extent cx="944880" cy="777240"/>
                <wp:effectExtent l="0" t="0" r="26670" b="22860"/>
                <wp:wrapNone/>
                <wp:docPr id="38" name="Rectangle 38"/>
                <wp:cNvGraphicFramePr/>
                <a:graphic xmlns:a="http://schemas.openxmlformats.org/drawingml/2006/main">
                  <a:graphicData uri="http://schemas.microsoft.com/office/word/2010/wordprocessingShape">
                    <wps:wsp>
                      <wps:cNvSpPr/>
                      <wps:spPr>
                        <a:xfrm>
                          <a:off x="0" y="0"/>
                          <a:ext cx="944880" cy="777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6540AC" w:rsidR="00120727" w:rsidP="00AD018C" w:rsidRDefault="00120727" w14:paraId="7E730349" w14:textId="77777777">
                            <w:pPr>
                              <w:jc w:val="center"/>
                              <w:rPr>
                                <w:lang w:val="en-IN"/>
                              </w:rPr>
                            </w:pPr>
                            <w:r>
                              <w:rPr>
                                <w:lang w:val="en-IN"/>
                              </w:rPr>
                              <w:t>Saviynt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277D5E6">
              <v:rect id="Rectangle 38" style="position:absolute;left:0;text-align:left;margin-left:383.4pt;margin-top:3.95pt;width:74.4pt;height:61.2pt;z-index:251658266;visibility:visible;mso-wrap-style:square;mso-wrap-distance-left:9pt;mso-wrap-distance-top:0;mso-wrap-distance-right:9pt;mso-wrap-distance-bottom:0;mso-position-horizontal:absolute;mso-position-horizontal-relative:text;mso-position-vertical:absolute;mso-position-vertical-relative:text;v-text-anchor:middle" o:spid="_x0000_s1031" fillcolor="#4f81bd [3204]" strokecolor="#243f60 [1604]" strokeweight="2pt" w14:anchorId="15C19F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">
                <v:textbox>
                  <w:txbxContent>
                    <w:p w:rsidRPr="006540AC" w:rsidR="00120727" w:rsidP="00AD018C" w:rsidRDefault="00120727" w14:paraId="22F9391D" w14:textId="77777777">
                      <w:pPr>
                        <w:jc w:val="center"/>
                        <w:rPr>
                          <w:lang w:val="en-IN"/>
                        </w:rPr>
                      </w:pPr>
                      <w:r>
                        <w:rPr>
                          <w:lang w:val="en-IN"/>
                        </w:rPr>
                        <w:t>Saviynt table</w:t>
                      </w:r>
                    </w:p>
                  </w:txbxContent>
                </v:textbox>
              </v:rect>
            </w:pict>
          </mc:Fallback>
        </mc:AlternateContent>
      </w:r>
      <w:r>
        <w:rPr>
          <w:noProof/>
        </w:rPr>
        <mc:AlternateContent>
          <mc:Choice Requires="wps">
            <w:drawing>
              <wp:anchor distT="45720" distB="45720" distL="114300" distR="114300" simplePos="0" relativeHeight="251658265" behindDoc="0" locked="0" layoutInCell="1" allowOverlap="1" wp14:anchorId="32A8C5DE" wp14:editId="0FBBA1C7">
                <wp:simplePos x="0" y="0"/>
                <wp:positionH relativeFrom="margin">
                  <wp:posOffset>1211580</wp:posOffset>
                </wp:positionH>
                <wp:positionV relativeFrom="paragraph">
                  <wp:posOffset>4445</wp:posOffset>
                </wp:positionV>
                <wp:extent cx="1059180" cy="236220"/>
                <wp:effectExtent l="0" t="0" r="26670" b="1143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36220"/>
                        </a:xfrm>
                        <a:prstGeom prst="rect">
                          <a:avLst/>
                        </a:prstGeom>
                        <a:solidFill>
                          <a:srgbClr val="FFFFFF"/>
                        </a:solidFill>
                        <a:ln w="9525">
                          <a:solidFill>
                            <a:schemeClr val="bg1"/>
                          </a:solidFill>
                          <a:miter lim="800000"/>
                          <a:headEnd/>
                          <a:tailEnd/>
                        </a:ln>
                      </wps:spPr>
                      <wps:txbx>
                        <w:txbxContent>
                          <w:p w:rsidRPr="006540AC" w:rsidR="00120727" w:rsidP="00AD018C" w:rsidRDefault="00120727" w14:paraId="6E471E3A" w14:textId="77777777">
                            <w:pPr>
                              <w:rPr>
                                <w:sz w:val="18"/>
                                <w:szCs w:val="18"/>
                                <w:lang w:val="en-IN"/>
                              </w:rPr>
                            </w:pPr>
                            <w:r w:rsidRPr="006540AC">
                              <w:rPr>
                                <w:sz w:val="18"/>
                                <w:szCs w:val="18"/>
                              </w:rPr>
                              <w:t>VIEW_LOADER job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25578C70">
              <v:shape id="_x0000_s1032" style="position:absolute;left:0;text-align:left;margin-left:95.4pt;margin-top:.35pt;width:83.4pt;height:18.6pt;z-index:25165826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" w14:anchorId="32A8C5DE">
                <v:textbox>
                  <w:txbxContent>
                    <w:p w:rsidRPr="006540AC" w:rsidR="00120727" w:rsidP="00AD018C" w:rsidRDefault="00120727" w14:paraId="1F8B3C95" w14:textId="77777777">
                      <w:pPr>
                        <w:rPr>
                          <w:sz w:val="18"/>
                          <w:szCs w:val="18"/>
                          <w:lang w:val="en-IN"/>
                        </w:rPr>
                      </w:pPr>
                      <w:r w:rsidRPr="006540AC">
                        <w:rPr>
                          <w:sz w:val="18"/>
                          <w:szCs w:val="18"/>
                        </w:rPr>
                        <w:t>VIEW_LOADER job</w:t>
                      </w:r>
                    </w:p>
                  </w:txbxContent>
                </v:textbox>
                <w10:wrap type="square" anchorx="margin"/>
              </v:shape>
            </w:pict>
          </mc:Fallback>
        </mc:AlternateContent>
      </w:r>
      <w:r>
        <w:rPr>
          <w:noProof/>
        </w:rPr>
        <mc:AlternateContent>
          <mc:Choice Requires="wps">
            <w:drawing>
              <wp:anchor distT="0" distB="0" distL="114300" distR="114300" simplePos="0" relativeHeight="251658262" behindDoc="0" locked="0" layoutInCell="1" allowOverlap="1" wp14:anchorId="2C3A17C0" wp14:editId="4BADED07">
                <wp:simplePos x="0" y="0"/>
                <wp:positionH relativeFrom="column">
                  <wp:posOffset>137160</wp:posOffset>
                </wp:positionH>
                <wp:positionV relativeFrom="paragraph">
                  <wp:posOffset>4445</wp:posOffset>
                </wp:positionV>
                <wp:extent cx="960120" cy="769620"/>
                <wp:effectExtent l="0" t="0" r="11430" b="11430"/>
                <wp:wrapNone/>
                <wp:docPr id="40" name="Rectangle 40"/>
                <wp:cNvGraphicFramePr/>
                <a:graphic xmlns:a="http://schemas.openxmlformats.org/drawingml/2006/main">
                  <a:graphicData uri="http://schemas.microsoft.com/office/word/2010/wordprocessingShape">
                    <wps:wsp>
                      <wps:cNvSpPr/>
                      <wps:spPr>
                        <a:xfrm>
                          <a:off x="0" y="0"/>
                          <a:ext cx="960120" cy="769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6540AC" w:rsidR="00120727" w:rsidP="00AD018C" w:rsidRDefault="00120727" w14:paraId="237D4747" w14:textId="77777777">
                            <w:pPr>
                              <w:jc w:val="center"/>
                              <w:rPr>
                                <w:lang w:val="en-IN"/>
                              </w:rPr>
                            </w:pPr>
                            <w:r>
                              <w:rPr>
                                <w:lang w:val="en-IN"/>
                              </w:rPr>
                              <w:t>Source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96789A2">
              <v:rect id="Rectangle 40" style="position:absolute;left:0;text-align:left;margin-left:10.8pt;margin-top:.35pt;width:75.6pt;height:60.6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3" fillcolor="#4f81bd [3204]" strokecolor="#243f60 [1604]" strokeweight="2pt" w14:anchorId="2C3A17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">
                <v:textbox>
                  <w:txbxContent>
                    <w:p w:rsidRPr="006540AC" w:rsidR="00120727" w:rsidP="00AD018C" w:rsidRDefault="00120727" w14:paraId="7BF5DCD5" w14:textId="77777777">
                      <w:pPr>
                        <w:jc w:val="center"/>
                        <w:rPr>
                          <w:lang w:val="en-IN"/>
                        </w:rPr>
                      </w:pPr>
                      <w:r>
                        <w:rPr>
                          <w:lang w:val="en-IN"/>
                        </w:rPr>
                        <w:t>Source View</w:t>
                      </w:r>
                    </w:p>
                  </w:txbxContent>
                </v:textbox>
              </v:rect>
            </w:pict>
          </mc:Fallback>
        </mc:AlternateContent>
      </w:r>
      <w:r>
        <w:rPr>
          <w:noProof/>
        </w:rPr>
        <mc:AlternateContent>
          <mc:Choice Requires="wps">
            <w:drawing>
              <wp:anchor distT="0" distB="0" distL="114300" distR="114300" simplePos="0" relativeHeight="251658263" behindDoc="0" locked="0" layoutInCell="1" allowOverlap="1" wp14:anchorId="6A6AFBEF" wp14:editId="254FEA39">
                <wp:simplePos x="0" y="0"/>
                <wp:positionH relativeFrom="margin">
                  <wp:posOffset>2407920</wp:posOffset>
                </wp:positionH>
                <wp:positionV relativeFrom="paragraph">
                  <wp:posOffset>12065</wp:posOffset>
                </wp:positionV>
                <wp:extent cx="975360" cy="762000"/>
                <wp:effectExtent l="0" t="0" r="15240" b="19050"/>
                <wp:wrapNone/>
                <wp:docPr id="41" name="Rectangle 41"/>
                <wp:cNvGraphicFramePr/>
                <a:graphic xmlns:a="http://schemas.openxmlformats.org/drawingml/2006/main">
                  <a:graphicData uri="http://schemas.microsoft.com/office/word/2010/wordprocessingShape">
                    <wps:wsp>
                      <wps:cNvSpPr/>
                      <wps:spPr>
                        <a:xfrm>
                          <a:off x="0" y="0"/>
                          <a:ext cx="97536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6540AC" w:rsidR="00120727" w:rsidP="00AD018C" w:rsidRDefault="00120727" w14:paraId="4253E86A" w14:textId="77777777">
                            <w:pPr>
                              <w:jc w:val="center"/>
                              <w:rPr>
                                <w:lang w:val="en-IN"/>
                              </w:rPr>
                            </w:pPr>
                            <w:r>
                              <w:rPr>
                                <w:lang w:val="en-IN"/>
                              </w:rPr>
                              <w:t>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3E3D5C2">
              <v:rect id="Rectangle 41" style="position:absolute;left:0;text-align:left;margin-left:189.6pt;margin-top:.95pt;width:76.8pt;height:60pt;z-index:2516582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34" fillcolor="#4f81bd [3204]" strokecolor="#243f60 [1604]" strokeweight="2pt" w14:anchorId="6A6AFB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">
                <v:textbox>
                  <w:txbxContent>
                    <w:p w:rsidRPr="006540AC" w:rsidR="00120727" w:rsidP="00AD018C" w:rsidRDefault="00120727" w14:paraId="2FDAC05A" w14:textId="77777777">
                      <w:pPr>
                        <w:jc w:val="center"/>
                        <w:rPr>
                          <w:lang w:val="en-IN"/>
                        </w:rPr>
                      </w:pPr>
                      <w:r>
                        <w:rPr>
                          <w:lang w:val="en-IN"/>
                        </w:rPr>
                        <w:t>Staging table</w:t>
                      </w:r>
                    </w:p>
                  </w:txbxContent>
                </v:textbox>
                <w10:wrap anchorx="margin"/>
              </v:rect>
            </w:pict>
          </mc:Fallback>
        </mc:AlternateContent>
      </w:r>
    </w:p>
    <w:p w:rsidR="00AD018C" w:rsidP="00AD018C" w:rsidRDefault="00AD018C" w14:paraId="31556FAC" w14:textId="77777777">
      <w:pPr>
        <w:pStyle w:val="ListParagraph"/>
      </w:pPr>
      <w:r>
        <w:rPr>
          <w:noProof/>
        </w:rPr>
        <mc:AlternateContent>
          <mc:Choice Requires="wps">
            <w:drawing>
              <wp:anchor distT="0" distB="0" distL="114300" distR="114300" simplePos="0" relativeHeight="251658264" behindDoc="0" locked="0" layoutInCell="1" allowOverlap="1" wp14:anchorId="05D963DA" wp14:editId="7FD85F2F">
                <wp:simplePos x="0" y="0"/>
                <wp:positionH relativeFrom="column">
                  <wp:posOffset>1082040</wp:posOffset>
                </wp:positionH>
                <wp:positionV relativeFrom="paragraph">
                  <wp:posOffset>170815</wp:posOffset>
                </wp:positionV>
                <wp:extent cx="1363980" cy="45719"/>
                <wp:effectExtent l="0" t="76200" r="7620" b="50165"/>
                <wp:wrapNone/>
                <wp:docPr id="42" name="Straight Arrow Connector 42"/>
                <wp:cNvGraphicFramePr/>
                <a:graphic xmlns:a="http://schemas.openxmlformats.org/drawingml/2006/main">
                  <a:graphicData uri="http://schemas.microsoft.com/office/word/2010/wordprocessingShape">
                    <wps:wsp>
                      <wps:cNvCnPr/>
                      <wps:spPr>
                        <a:xfrm flipV="1">
                          <a:off x="0" y="0"/>
                          <a:ext cx="13639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4458D382">
              <v:shape id="Straight Arrow Connector 42" style="position:absolute;margin-left:85.2pt;margin-top:13.45pt;width:107.4pt;height:3.6pt;flip:y;z-index:2516766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" w14:anchorId="61AB995B">
                <v:stroke endarrow="block"/>
              </v:shape>
            </w:pict>
          </mc:Fallback>
        </mc:AlternateContent>
      </w:r>
      <w:r>
        <w:rPr>
          <w:noProof/>
        </w:rPr>
        <mc:AlternateContent>
          <mc:Choice Requires="wps">
            <w:drawing>
              <wp:anchor distT="0" distB="0" distL="114300" distR="114300" simplePos="0" relativeHeight="251658267" behindDoc="0" locked="0" layoutInCell="1" allowOverlap="1" wp14:anchorId="2AC888BC" wp14:editId="6A32551C">
                <wp:simplePos x="0" y="0"/>
                <wp:positionH relativeFrom="column">
                  <wp:posOffset>3383280</wp:posOffset>
                </wp:positionH>
                <wp:positionV relativeFrom="paragraph">
                  <wp:posOffset>170180</wp:posOffset>
                </wp:positionV>
                <wp:extent cx="1508760" cy="45719"/>
                <wp:effectExtent l="0" t="38100" r="34290" b="88265"/>
                <wp:wrapNone/>
                <wp:docPr id="43" name="Straight Arrow Connector 43"/>
                <wp:cNvGraphicFramePr/>
                <a:graphic xmlns:a="http://schemas.openxmlformats.org/drawingml/2006/main">
                  <a:graphicData uri="http://schemas.microsoft.com/office/word/2010/wordprocessingShape">
                    <wps:wsp>
                      <wps:cNvCnPr/>
                      <wps:spPr>
                        <a:xfrm>
                          <a:off x="0" y="0"/>
                          <a:ext cx="15087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1FD13D85">
              <v:shape id="Straight Arrow Connector 43" style="position:absolute;margin-left:266.4pt;margin-top:13.4pt;width:118.8pt;height:3.6pt;z-index:2516797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" w14:anchorId="00FC8D44">
                <v:stroke endarrow="block"/>
              </v:shape>
            </w:pict>
          </mc:Fallback>
        </mc:AlternateContent>
      </w:r>
    </w:p>
    <w:p w:rsidR="00AD018C" w:rsidP="00AD018C" w:rsidRDefault="00AD018C" w14:paraId="35A9DDD2" w14:textId="77777777">
      <w:pPr>
        <w:pStyle w:val="ListParagraph"/>
      </w:pPr>
      <w:r>
        <w:rPr>
          <w:noProof/>
        </w:rPr>
        <mc:AlternateContent>
          <mc:Choice Requires="wps">
            <w:drawing>
              <wp:anchor distT="45720" distB="45720" distL="114300" distR="114300" simplePos="0" relativeHeight="251658268" behindDoc="0" locked="0" layoutInCell="1" allowOverlap="1" wp14:anchorId="27F7F195" wp14:editId="6DFBB5DF">
                <wp:simplePos x="0" y="0"/>
                <wp:positionH relativeFrom="margin">
                  <wp:posOffset>3429000</wp:posOffset>
                </wp:positionH>
                <wp:positionV relativeFrom="paragraph">
                  <wp:posOffset>53975</wp:posOffset>
                </wp:positionV>
                <wp:extent cx="1379220" cy="426720"/>
                <wp:effectExtent l="0" t="0" r="11430" b="1143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426720"/>
                        </a:xfrm>
                        <a:prstGeom prst="rect">
                          <a:avLst/>
                        </a:prstGeom>
                        <a:solidFill>
                          <a:srgbClr val="FFFFFF"/>
                        </a:solidFill>
                        <a:ln w="9525">
                          <a:solidFill>
                            <a:schemeClr val="bg1"/>
                          </a:solidFill>
                          <a:miter lim="800000"/>
                          <a:headEnd/>
                          <a:tailEnd/>
                        </a:ln>
                      </wps:spPr>
                      <wps:txbx>
                        <w:txbxContent>
                          <w:p w:rsidR="00120727" w:rsidP="00AD018C" w:rsidRDefault="00120727" w14:paraId="53F81A65" w14:textId="77777777">
                            <w:pPr>
                              <w:rPr>
                                <w:sz w:val="18"/>
                                <w:szCs w:val="18"/>
                              </w:rPr>
                            </w:pPr>
                            <w:r w:rsidRPr="006540AC">
                              <w:rPr>
                                <w:sz w:val="18"/>
                                <w:szCs w:val="18"/>
                              </w:rPr>
                              <w:t>DBATSAPTRUSTEDRECON</w:t>
                            </w:r>
                            <w:r>
                              <w:rPr>
                                <w:sz w:val="18"/>
                                <w:szCs w:val="18"/>
                              </w:rPr>
                              <w:t xml:space="preserve"> ootb Connector</w:t>
                            </w:r>
                          </w:p>
                          <w:p w:rsidRPr="006540AC" w:rsidR="00120727" w:rsidP="00AD018C" w:rsidRDefault="00120727" w14:paraId="70197772" w14:textId="77777777">
                            <w:pPr>
                              <w:rPr>
                                <w:sz w:val="18"/>
                                <w:szCs w:val="18"/>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2C258047">
              <v:shape id="_x0000_s1035" style="position:absolute;left:0;text-align:left;margin-left:270pt;margin-top:4.25pt;width:108.6pt;height:33.6pt;z-index:2516582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" w14:anchorId="27F7F195">
                <v:textbox>
                  <w:txbxContent>
                    <w:p w:rsidR="00120727" w:rsidP="00AD018C" w:rsidRDefault="00120727" w14:paraId="5450EC12" w14:textId="77777777">
                      <w:pPr>
                        <w:rPr>
                          <w:sz w:val="18"/>
                          <w:szCs w:val="18"/>
                        </w:rPr>
                      </w:pPr>
                      <w:r w:rsidRPr="006540AC">
                        <w:rPr>
                          <w:sz w:val="18"/>
                          <w:szCs w:val="18"/>
                        </w:rPr>
                        <w:t>DBATSAPTRUSTEDRECON</w:t>
                      </w:r>
                      <w:r>
                        <w:rPr>
                          <w:sz w:val="18"/>
                          <w:szCs w:val="18"/>
                        </w:rPr>
                        <w:t xml:space="preserve"> ootb Connector</w:t>
                      </w:r>
                    </w:p>
                    <w:p w:rsidRPr="006540AC" w:rsidR="00120727" w:rsidP="00AD018C" w:rsidRDefault="00120727" w14:paraId="0A37501D" w14:textId="77777777">
                      <w:pPr>
                        <w:rPr>
                          <w:sz w:val="18"/>
                          <w:szCs w:val="18"/>
                          <w:lang w:val="en-IN"/>
                        </w:rPr>
                      </w:pPr>
                    </w:p>
                  </w:txbxContent>
                </v:textbox>
                <w10:wrap type="square" anchorx="margin"/>
              </v:shape>
            </w:pict>
          </mc:Fallback>
        </mc:AlternateContent>
      </w:r>
    </w:p>
    <w:p w:rsidR="00AD018C" w:rsidP="00AD018C" w:rsidRDefault="00AD018C" w14:paraId="50AF8DF1" w14:textId="77777777">
      <w:pPr>
        <w:pStyle w:val="ListParagraph"/>
      </w:pPr>
    </w:p>
    <w:p w:rsidRPr="005B38AA" w:rsidR="00AD018C" w:rsidP="00AD018C" w:rsidRDefault="00AD018C" w14:paraId="0431337E" w14:textId="77777777">
      <w:pPr>
        <w:pStyle w:val="Heading3"/>
      </w:pPr>
      <w:bookmarkStart w:name="_Toc33292546" w:id="31"/>
      <w:r w:rsidRPr="005B38AA">
        <w:lastRenderedPageBreak/>
        <w:t>Employee: Termination</w:t>
      </w:r>
      <w:bookmarkEnd w:id="31"/>
    </w:p>
    <w:p w:rsidR="00AD018C" w:rsidP="00746B26" w:rsidRDefault="00AD018C" w14:paraId="6E910B2A" w14:textId="77099AEF">
      <w:pPr>
        <w:rPr>
          <w:rFonts w:ascii="Calibri" w:hAnsi="Calibri" w:eastAsia="Calibri" w:cs="Calibri"/>
        </w:rPr>
      </w:pPr>
      <w:r>
        <w:t xml:space="preserve">        The update operation of employees comes from the HR source view </w:t>
      </w:r>
      <w:r>
        <w:rPr>
          <w:rFonts w:ascii="Calibri" w:hAnsi="Calibri" w:eastAsia="Calibri" w:cs="Calibri"/>
        </w:rPr>
        <w:t>VW_</w:t>
      </w:r>
      <w:r w:rsidR="00120727">
        <w:rPr>
          <w:rFonts w:ascii="Calibri" w:hAnsi="Calibri" w:eastAsia="Calibri" w:cs="Calibri"/>
        </w:rPr>
        <w:t>SAVIYNT</w:t>
      </w:r>
      <w:r>
        <w:rPr>
          <w:rFonts w:ascii="Calibri" w:hAnsi="Calibri" w:eastAsia="Calibri" w:cs="Calibri"/>
        </w:rPr>
        <w:t>_SAP_RECON/VW_</w:t>
      </w:r>
      <w:r w:rsidR="00120727">
        <w:rPr>
          <w:rFonts w:ascii="Calibri" w:hAnsi="Calibri" w:eastAsia="Calibri" w:cs="Calibri"/>
        </w:rPr>
        <w:t>SAVIYNT</w:t>
      </w:r>
      <w:r>
        <w:rPr>
          <w:rFonts w:ascii="Calibri" w:hAnsi="Calibri" w:eastAsia="Calibri" w:cs="Calibri"/>
        </w:rPr>
        <w:t>_SAP_RECON_INCREMENTAL from HR and the data is trusted and it can contain some null values too and some values are updated as per the users.</w:t>
      </w:r>
    </w:p>
    <w:p w:rsidRPr="00AB30D7" w:rsidR="00AD018C" w:rsidP="00AD018C" w:rsidRDefault="00AD018C" w14:paraId="4D663268" w14:textId="77777777">
      <w:pPr>
        <w:pStyle w:val="ListParagraph"/>
        <w:numPr>
          <w:ilvl w:val="0"/>
          <w:numId w:val="55"/>
        </w:numPr>
      </w:pPr>
      <w:r w:rsidRPr="00372CA0">
        <w:rPr>
          <w:rFonts w:ascii="Calibri" w:hAnsi="Calibri" w:eastAsia="Calibri" w:cs="Calibri"/>
        </w:rPr>
        <w:t>The new user record will not have pic value and the employee number may or may not exist.</w:t>
      </w:r>
    </w:p>
    <w:p w:rsidRPr="00100130" w:rsidR="00AD018C" w:rsidP="00AD018C" w:rsidRDefault="00AD018C" w14:paraId="64A8AC33" w14:textId="2BDB2E6F">
      <w:pPr>
        <w:pStyle w:val="ListParagraph"/>
        <w:numPr>
          <w:ilvl w:val="0"/>
          <w:numId w:val="55"/>
        </w:numPr>
        <w:rPr>
          <w:rFonts w:ascii="Calibri" w:hAnsi="Calibri" w:eastAsia="Calibri" w:cs="Calibri"/>
        </w:rPr>
      </w:pPr>
      <w:r w:rsidRPr="4F508AAB">
        <w:rPr>
          <w:rFonts w:ascii="Calibri" w:hAnsi="Calibri" w:eastAsia="Calibri" w:cs="Calibri"/>
        </w:rPr>
        <w:t xml:space="preserve">Since   </w:t>
      </w:r>
      <w:r w:rsidRPr="4F508AAB">
        <w:rPr>
          <w:rFonts w:ascii="Calibri" w:hAnsi="Calibri" w:eastAsia="Calibri" w:cs="Calibri"/>
          <w:b/>
          <w:bCs/>
        </w:rPr>
        <w:t>PIC</w:t>
      </w:r>
      <w:r w:rsidRPr="4F508AAB">
        <w:rPr>
          <w:rFonts w:ascii="Calibri" w:hAnsi="Calibri" w:eastAsia="Calibri" w:cs="Calibri"/>
        </w:rPr>
        <w:t xml:space="preserve">=exist, the code logic will search the user in </w:t>
      </w:r>
      <w:r w:rsidR="00120727">
        <w:rPr>
          <w:rFonts w:ascii="Calibri" w:hAnsi="Calibri" w:eastAsia="Calibri" w:cs="Calibri"/>
        </w:rPr>
        <w:t>Saviynt</w:t>
      </w:r>
      <w:r w:rsidRPr="4F508AAB">
        <w:rPr>
          <w:rFonts w:ascii="Calibri" w:hAnsi="Calibri" w:eastAsia="Calibri" w:cs="Calibri"/>
        </w:rPr>
        <w:t xml:space="preserve"> table</w:t>
      </w:r>
      <w:r>
        <w:rPr>
          <w:rFonts w:ascii="Calibri" w:hAnsi="Calibri" w:eastAsia="Calibri" w:cs="Calibri"/>
        </w:rPr>
        <w:t xml:space="preserve"> with reference to the pic.</w:t>
      </w:r>
    </w:p>
    <w:p w:rsidRPr="00714C43" w:rsidR="00AD018C" w:rsidP="00AD018C" w:rsidRDefault="00AD018C" w14:paraId="35E31A5D" w14:textId="66DF6B32">
      <w:pPr>
        <w:pStyle w:val="ListParagraph"/>
        <w:numPr>
          <w:ilvl w:val="0"/>
          <w:numId w:val="55"/>
        </w:numPr>
        <w:rPr>
          <w:rFonts w:ascii="Calibri" w:hAnsi="Calibri" w:eastAsia="Calibri" w:cs="Calibri"/>
          <w:b/>
          <w:bCs/>
        </w:rPr>
      </w:pPr>
      <w:r w:rsidRPr="4F508AAB">
        <w:rPr>
          <w:rFonts w:ascii="Calibri" w:hAnsi="Calibri" w:eastAsia="Calibri" w:cs="Calibri"/>
        </w:rPr>
        <w:t xml:space="preserve">If found, then this is considered as update </w:t>
      </w:r>
      <w:r>
        <w:rPr>
          <w:rFonts w:ascii="Calibri" w:hAnsi="Calibri" w:eastAsia="Calibri" w:cs="Calibri"/>
        </w:rPr>
        <w:t>record</w:t>
      </w:r>
      <w:r w:rsidRPr="4F508AAB">
        <w:rPr>
          <w:rFonts w:ascii="Calibri" w:hAnsi="Calibri" w:eastAsia="Calibri" w:cs="Calibri"/>
        </w:rPr>
        <w:t xml:space="preserve"> and the </w:t>
      </w:r>
      <w:r>
        <w:rPr>
          <w:rFonts w:ascii="Calibri" w:hAnsi="Calibri" w:eastAsia="Calibri" w:cs="Calibri"/>
        </w:rPr>
        <w:t>user</w:t>
      </w:r>
      <w:r w:rsidRPr="4F508AAB">
        <w:rPr>
          <w:rFonts w:ascii="Calibri" w:hAnsi="Calibri" w:eastAsia="Calibri" w:cs="Calibri"/>
        </w:rPr>
        <w:t xml:space="preserve"> is updated in   </w:t>
      </w:r>
      <w:r w:rsidRPr="4F508AAB">
        <w:rPr>
          <w:rFonts w:ascii="Calibri" w:hAnsi="Calibri" w:eastAsia="Calibri" w:cs="Calibri"/>
          <w:b/>
          <w:bCs/>
        </w:rPr>
        <w:t>mpc_</w:t>
      </w:r>
      <w:r w:rsidR="00120727">
        <w:rPr>
          <w:rFonts w:ascii="Calibri" w:hAnsi="Calibri" w:eastAsia="Calibri" w:cs="Calibri"/>
          <w:b/>
          <w:bCs/>
        </w:rPr>
        <w:t>Saviynt</w:t>
      </w:r>
      <w:r w:rsidRPr="4F508AAB">
        <w:rPr>
          <w:rFonts w:ascii="Calibri" w:hAnsi="Calibri" w:eastAsia="Calibri" w:cs="Calibri"/>
          <w:b/>
          <w:bCs/>
        </w:rPr>
        <w:t>stagetable.</w:t>
      </w:r>
    </w:p>
    <w:p w:rsidRPr="005137AC" w:rsidR="00AD018C" w:rsidP="00AD018C" w:rsidRDefault="00AD018C" w14:paraId="64772299" w14:textId="05FBAFBC">
      <w:pPr>
        <w:pStyle w:val="ListParagraph"/>
        <w:numPr>
          <w:ilvl w:val="0"/>
          <w:numId w:val="55"/>
        </w:numPr>
      </w:pPr>
      <w:r w:rsidRPr="00714C43">
        <w:rPr>
          <w:rFonts w:ascii="Calibri" w:hAnsi="Calibri" w:eastAsia="Calibri" w:cs="Calibri"/>
        </w:rPr>
        <w:t>Then</w:t>
      </w:r>
      <w:r w:rsidRPr="00714C43">
        <w:rPr>
          <w:rFonts w:ascii="Calibri" w:hAnsi="Calibri" w:eastAsia="Calibri" w:cs="Calibri"/>
          <w:b/>
        </w:rPr>
        <w:t xml:space="preserve"> </w:t>
      </w:r>
      <w:r>
        <w:rPr>
          <w:rFonts w:ascii="Calibri" w:hAnsi="Calibri" w:eastAsia="Calibri" w:cs="Calibri"/>
          <w:b/>
          <w:color w:val="000000" w:themeColor="text1"/>
          <w:sz w:val="24"/>
          <w:szCs w:val="24"/>
        </w:rPr>
        <w:t>HRSAPTRUSTEDRECON</w:t>
      </w:r>
      <w:r w:rsidRPr="00714C43">
        <w:rPr>
          <w:rFonts w:ascii="Calibri" w:hAnsi="Calibri" w:eastAsia="Calibri" w:cs="Calibri"/>
          <w:color w:val="000000" w:themeColor="text1"/>
          <w:sz w:val="24"/>
          <w:szCs w:val="24"/>
        </w:rPr>
        <w:t xml:space="preserve"> job runs and updates the user with corresponding   pic in </w:t>
      </w:r>
      <w:r w:rsidR="00120727">
        <w:rPr>
          <w:rFonts w:ascii="Calibri" w:hAnsi="Calibri" w:eastAsia="Calibri" w:cs="Calibri"/>
          <w:color w:val="000000" w:themeColor="text1"/>
          <w:sz w:val="24"/>
          <w:szCs w:val="24"/>
        </w:rPr>
        <w:t>Saviynt</w:t>
      </w:r>
      <w:r w:rsidRPr="00714C43">
        <w:rPr>
          <w:rFonts w:ascii="Calibri" w:hAnsi="Calibri" w:eastAsia="Calibri" w:cs="Calibri"/>
          <w:color w:val="000000" w:themeColor="text1"/>
          <w:sz w:val="24"/>
          <w:szCs w:val="24"/>
        </w:rPr>
        <w:t xml:space="preserve"> table.</w:t>
      </w:r>
    </w:p>
    <w:p w:rsidRPr="004C7766" w:rsidR="00AD018C" w:rsidP="00AD018C" w:rsidRDefault="00AD018C" w14:paraId="497725FE" w14:textId="623AE2CC">
      <w:pPr>
        <w:pStyle w:val="ListParagraph"/>
        <w:numPr>
          <w:ilvl w:val="0"/>
          <w:numId w:val="55"/>
        </w:numPr>
      </w:pPr>
      <w:r w:rsidRPr="00714C43">
        <w:rPr>
          <w:rFonts w:ascii="Calibri" w:hAnsi="Calibri" w:eastAsia="Calibri" w:cs="Calibri"/>
        </w:rPr>
        <w:t xml:space="preserve">On </w:t>
      </w:r>
      <w:r w:rsidRPr="005B38AA">
        <w:rPr>
          <w:rFonts w:ascii="Calibri" w:hAnsi="Calibri" w:eastAsia="Calibri" w:cs="Calibri"/>
        </w:rPr>
        <w:t>an</w:t>
      </w:r>
      <w:r w:rsidRPr="00714C43">
        <w:rPr>
          <w:rFonts w:ascii="Calibri" w:hAnsi="Calibri" w:eastAsia="Calibri" w:cs="Calibri"/>
        </w:rPr>
        <w:t xml:space="preserve"> successful </w:t>
      </w:r>
      <w:r>
        <w:rPr>
          <w:rFonts w:ascii="Calibri" w:hAnsi="Calibri" w:eastAsia="Calibri" w:cs="Calibri"/>
        </w:rPr>
        <w:t xml:space="preserve">update </w:t>
      </w:r>
      <w:r w:rsidR="00FA5A40">
        <w:rPr>
          <w:rFonts w:ascii="Calibri" w:hAnsi="Calibri" w:eastAsia="Calibri" w:cs="Calibri"/>
        </w:rPr>
        <w:t>operation the</w:t>
      </w:r>
      <w:r>
        <w:rPr>
          <w:rFonts w:ascii="Calibri" w:hAnsi="Calibri" w:eastAsia="Calibri" w:cs="Calibri"/>
        </w:rPr>
        <w:t xml:space="preserve"> user will be inactive in </w:t>
      </w:r>
      <w:r w:rsidR="00120727">
        <w:rPr>
          <w:rFonts w:ascii="Calibri" w:hAnsi="Calibri" w:eastAsia="Calibri" w:cs="Calibri"/>
        </w:rPr>
        <w:t>Saviynt</w:t>
      </w:r>
      <w:r>
        <w:rPr>
          <w:rFonts w:ascii="Calibri" w:hAnsi="Calibri" w:eastAsia="Calibri" w:cs="Calibri"/>
        </w:rPr>
        <w:t xml:space="preserve"> and all his access remains disabled.</w:t>
      </w:r>
    </w:p>
    <w:p w:rsidR="00AD018C" w:rsidP="00AD018C" w:rsidRDefault="00AD018C" w14:paraId="7AF95604" w14:textId="77777777">
      <w:pPr>
        <w:pStyle w:val="ListParagraph"/>
        <w:rPr>
          <w:rFonts w:ascii="Calibri" w:hAnsi="Calibri" w:eastAsia="Calibri" w:cs="Calibri"/>
          <w:color w:val="000000" w:themeColor="text1"/>
          <w:sz w:val="24"/>
          <w:szCs w:val="24"/>
        </w:rPr>
      </w:pPr>
    </w:p>
    <w:tbl>
      <w:tblPr>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574"/>
        <w:gridCol w:w="2552"/>
        <w:gridCol w:w="2458"/>
      </w:tblGrid>
      <w:tr w:rsidR="00AD018C" w:rsidTr="0037197C" w14:paraId="1D83FB11" w14:textId="77777777">
        <w:trPr>
          <w:trHeight w:val="285"/>
        </w:trPr>
        <w:tc>
          <w:tcPr>
            <w:tcW w:w="1574" w:type="dxa"/>
            <w:shd w:val="clear" w:color="auto" w:fill="FF0066"/>
          </w:tcPr>
          <w:p w:rsidRPr="004C7766" w:rsidR="00AD018C" w:rsidP="0037197C" w:rsidRDefault="00AD018C" w14:paraId="4A65C200" w14:textId="77777777">
            <w:pPr>
              <w:pStyle w:val="ListParagraph"/>
              <w:ind w:left="0"/>
              <w:rPr>
                <w:rFonts w:ascii="Calibri" w:hAnsi="Calibri" w:eastAsia="Calibri" w:cs="Calibri"/>
                <w:bCs/>
                <w:color w:val="FFFFFF" w:themeColor="background1"/>
              </w:rPr>
            </w:pPr>
            <w:r w:rsidRPr="004C7766">
              <w:rPr>
                <w:rFonts w:ascii="Calibri" w:hAnsi="Calibri" w:eastAsia="Calibri" w:cs="Calibri"/>
                <w:bCs/>
                <w:color w:val="FFFFFF" w:themeColor="background1"/>
              </w:rPr>
              <w:t>View status</w:t>
            </w:r>
          </w:p>
        </w:tc>
        <w:tc>
          <w:tcPr>
            <w:tcW w:w="2552" w:type="dxa"/>
            <w:shd w:val="clear" w:color="auto" w:fill="FF0066"/>
          </w:tcPr>
          <w:p w:rsidRPr="004C7766" w:rsidR="00AD018C" w:rsidP="0037197C" w:rsidRDefault="00120727" w14:paraId="3CD05F3B" w14:textId="504EF663">
            <w:pPr>
              <w:pStyle w:val="ListParagraph"/>
              <w:ind w:left="0"/>
              <w:rPr>
                <w:rFonts w:ascii="Calibri" w:hAnsi="Calibri" w:eastAsia="Calibri" w:cs="Calibri"/>
                <w:bCs/>
                <w:color w:val="FFFFFF" w:themeColor="background1"/>
              </w:rPr>
            </w:pPr>
            <w:r>
              <w:rPr>
                <w:rFonts w:ascii="Calibri" w:hAnsi="Calibri" w:eastAsia="Calibri" w:cs="Calibri"/>
                <w:bCs/>
                <w:color w:val="FFFFFF" w:themeColor="background1"/>
              </w:rPr>
              <w:t>Saviynt</w:t>
            </w:r>
            <w:r w:rsidRPr="004C7766" w:rsidR="00AD018C">
              <w:rPr>
                <w:rFonts w:ascii="Calibri" w:hAnsi="Calibri" w:eastAsia="Calibri" w:cs="Calibri"/>
                <w:bCs/>
                <w:color w:val="FFFFFF" w:themeColor="background1"/>
              </w:rPr>
              <w:t xml:space="preserve"> (employee status)</w:t>
            </w:r>
          </w:p>
        </w:tc>
        <w:tc>
          <w:tcPr>
            <w:tcW w:w="2458" w:type="dxa"/>
            <w:shd w:val="clear" w:color="auto" w:fill="FF0066"/>
          </w:tcPr>
          <w:p w:rsidRPr="004C7766" w:rsidR="00AD018C" w:rsidP="0037197C" w:rsidRDefault="00120727" w14:paraId="20E21D1F" w14:textId="76C5677E">
            <w:pPr>
              <w:pStyle w:val="ListParagraph"/>
              <w:ind w:left="0"/>
              <w:rPr>
                <w:rFonts w:ascii="Calibri" w:hAnsi="Calibri" w:eastAsia="Calibri" w:cs="Calibri"/>
                <w:bCs/>
                <w:color w:val="FFFFFF" w:themeColor="background1"/>
              </w:rPr>
            </w:pPr>
            <w:r>
              <w:rPr>
                <w:rFonts w:ascii="Calibri" w:hAnsi="Calibri" w:eastAsia="Calibri" w:cs="Calibri"/>
                <w:bCs/>
                <w:color w:val="FFFFFF" w:themeColor="background1"/>
              </w:rPr>
              <w:t>Saviynt</w:t>
            </w:r>
            <w:r w:rsidRPr="004C7766" w:rsidR="00AD018C">
              <w:rPr>
                <w:rFonts w:ascii="Calibri" w:hAnsi="Calibri" w:eastAsia="Calibri" w:cs="Calibri"/>
                <w:bCs/>
                <w:color w:val="FFFFFF" w:themeColor="background1"/>
              </w:rPr>
              <w:t xml:space="preserve"> (Detailed status)</w:t>
            </w:r>
          </w:p>
        </w:tc>
      </w:tr>
      <w:tr w:rsidR="00AD018C" w:rsidTr="0037197C" w14:paraId="5751DF97" w14:textId="77777777">
        <w:trPr>
          <w:trHeight w:val="285"/>
        </w:trPr>
        <w:tc>
          <w:tcPr>
            <w:tcW w:w="1574" w:type="dxa"/>
            <w:vAlign w:val="bottom"/>
          </w:tcPr>
          <w:p w:rsidR="00AD018C" w:rsidP="0037197C" w:rsidRDefault="00AD018C" w14:paraId="6B43759E" w14:textId="77777777">
            <w:pPr>
              <w:pStyle w:val="ListParagraph"/>
              <w:ind w:left="0"/>
              <w:jc w:val="center"/>
              <w:rPr>
                <w:rFonts w:ascii="Calibri" w:hAnsi="Calibri" w:eastAsia="Calibri" w:cs="Calibri"/>
              </w:rPr>
            </w:pPr>
            <w:r>
              <w:rPr>
                <w:rFonts w:ascii="Arial" w:hAnsi="Arial" w:cs="Arial"/>
                <w:color w:val="000000"/>
                <w:sz w:val="20"/>
                <w:szCs w:val="20"/>
              </w:rPr>
              <w:t>1</w:t>
            </w:r>
          </w:p>
        </w:tc>
        <w:tc>
          <w:tcPr>
            <w:tcW w:w="2552" w:type="dxa"/>
            <w:vAlign w:val="bottom"/>
          </w:tcPr>
          <w:p w:rsidR="00AD018C" w:rsidP="0037197C" w:rsidRDefault="00AD018C" w14:paraId="16042251" w14:textId="77777777">
            <w:pPr>
              <w:pStyle w:val="ListParagraph"/>
              <w:ind w:left="0"/>
              <w:jc w:val="center"/>
              <w:rPr>
                <w:rFonts w:ascii="Calibri" w:hAnsi="Calibri" w:eastAsia="Calibri" w:cs="Calibri"/>
              </w:rPr>
            </w:pPr>
            <w:r>
              <w:rPr>
                <w:rFonts w:ascii="Arial" w:hAnsi="Arial" w:cs="Arial"/>
                <w:color w:val="000000"/>
                <w:sz w:val="20"/>
                <w:szCs w:val="20"/>
              </w:rPr>
              <w:t>Active</w:t>
            </w:r>
          </w:p>
        </w:tc>
        <w:tc>
          <w:tcPr>
            <w:tcW w:w="2458" w:type="dxa"/>
            <w:vAlign w:val="bottom"/>
          </w:tcPr>
          <w:p w:rsidR="00AD018C" w:rsidP="005B38AA" w:rsidRDefault="00AD018C" w14:paraId="37A530E7" w14:textId="77777777">
            <w:pPr>
              <w:pStyle w:val="ListParagraph"/>
              <w:spacing w:before="240" w:line="240" w:lineRule="auto"/>
              <w:ind w:left="0"/>
              <w:jc w:val="center"/>
              <w:rPr>
                <w:rFonts w:ascii="Calibri" w:hAnsi="Calibri" w:eastAsia="Calibri" w:cs="Calibri"/>
              </w:rPr>
            </w:pPr>
            <w:r>
              <w:rPr>
                <w:rFonts w:ascii="Arial" w:hAnsi="Arial" w:cs="Arial"/>
                <w:color w:val="000000"/>
                <w:sz w:val="20"/>
                <w:szCs w:val="20"/>
              </w:rPr>
              <w:t>Active</w:t>
            </w:r>
          </w:p>
        </w:tc>
      </w:tr>
      <w:tr w:rsidR="00AD018C" w:rsidTr="0037197C" w14:paraId="1535DEDD" w14:textId="77777777">
        <w:trPr>
          <w:trHeight w:val="297"/>
        </w:trPr>
        <w:tc>
          <w:tcPr>
            <w:tcW w:w="1574" w:type="dxa"/>
            <w:vAlign w:val="bottom"/>
          </w:tcPr>
          <w:p w:rsidR="00AD018C" w:rsidP="0037197C" w:rsidRDefault="00AD018C" w14:paraId="7AFB7D3E" w14:textId="77777777">
            <w:pPr>
              <w:pStyle w:val="ListParagraph"/>
              <w:ind w:left="0"/>
              <w:jc w:val="center"/>
              <w:rPr>
                <w:rFonts w:ascii="Calibri" w:hAnsi="Calibri" w:eastAsia="Calibri" w:cs="Calibri"/>
              </w:rPr>
            </w:pPr>
            <w:r>
              <w:rPr>
                <w:rFonts w:ascii="Arial" w:hAnsi="Arial" w:cs="Arial"/>
                <w:color w:val="000000"/>
                <w:sz w:val="20"/>
                <w:szCs w:val="20"/>
              </w:rPr>
              <w:t>0</w:t>
            </w:r>
          </w:p>
        </w:tc>
        <w:tc>
          <w:tcPr>
            <w:tcW w:w="2552" w:type="dxa"/>
            <w:vAlign w:val="bottom"/>
          </w:tcPr>
          <w:p w:rsidR="00AD018C" w:rsidP="0037197C" w:rsidRDefault="00987E82" w14:paraId="1D00A81D" w14:textId="7569BD2E">
            <w:pPr>
              <w:pStyle w:val="ListParagraph"/>
              <w:ind w:left="0"/>
              <w:jc w:val="center"/>
              <w:rPr>
                <w:rFonts w:ascii="Calibri" w:hAnsi="Calibri" w:eastAsia="Calibri" w:cs="Calibri"/>
              </w:rPr>
            </w:pPr>
            <w:r>
              <w:rPr>
                <w:rFonts w:ascii="Arial" w:hAnsi="Arial" w:cs="Arial"/>
                <w:color w:val="000000"/>
                <w:sz w:val="20"/>
                <w:szCs w:val="20"/>
              </w:rPr>
              <w:t>Inactive</w:t>
            </w:r>
          </w:p>
        </w:tc>
        <w:tc>
          <w:tcPr>
            <w:tcW w:w="2458" w:type="dxa"/>
            <w:vAlign w:val="bottom"/>
          </w:tcPr>
          <w:p w:rsidR="00AD018C" w:rsidP="005B38AA" w:rsidRDefault="00AD018C" w14:paraId="3D3E2C4A" w14:textId="77777777">
            <w:pPr>
              <w:pStyle w:val="ListParagraph"/>
              <w:ind w:left="0"/>
              <w:jc w:val="center"/>
              <w:rPr>
                <w:rFonts w:ascii="Calibri" w:hAnsi="Calibri" w:eastAsia="Calibri" w:cs="Calibri"/>
              </w:rPr>
            </w:pPr>
            <w:r>
              <w:rPr>
                <w:rFonts w:ascii="Arial" w:hAnsi="Arial" w:cs="Arial"/>
                <w:color w:val="000000"/>
                <w:sz w:val="20"/>
                <w:szCs w:val="20"/>
              </w:rPr>
              <w:t>Disabled</w:t>
            </w:r>
          </w:p>
        </w:tc>
      </w:tr>
    </w:tbl>
    <w:p w:rsidRPr="005B394C" w:rsidR="00AD018C" w:rsidP="00AD018C" w:rsidRDefault="00AD018C" w14:paraId="4EB37ECE" w14:textId="77777777">
      <w:pPr>
        <w:pStyle w:val="ListParagraph"/>
      </w:pPr>
    </w:p>
    <w:p w:rsidR="00AD018C" w:rsidP="00AD018C" w:rsidRDefault="00AD018C" w14:paraId="5714795B" w14:textId="77777777">
      <w:pPr>
        <w:pStyle w:val="ListParagraph"/>
      </w:pPr>
    </w:p>
    <w:p w:rsidR="00AD018C" w:rsidP="00AD018C" w:rsidRDefault="00AD018C" w14:paraId="47806DB4" w14:textId="77777777">
      <w:pPr>
        <w:pStyle w:val="ListParagraph"/>
      </w:pPr>
    </w:p>
    <w:p w:rsidR="00AD018C" w:rsidP="00AD018C" w:rsidRDefault="00AD018C" w14:paraId="24FD5D79" w14:textId="77777777">
      <w:pPr>
        <w:pStyle w:val="ListParagraph"/>
      </w:pPr>
      <w:r>
        <w:rPr>
          <w:noProof/>
        </w:rPr>
        <mc:AlternateContent>
          <mc:Choice Requires="wps">
            <w:drawing>
              <wp:anchor distT="0" distB="0" distL="114300" distR="114300" simplePos="0" relativeHeight="251658273" behindDoc="0" locked="0" layoutInCell="1" allowOverlap="1" wp14:anchorId="6C7D168F" wp14:editId="15D7512E">
                <wp:simplePos x="0" y="0"/>
                <wp:positionH relativeFrom="column">
                  <wp:posOffset>4869180</wp:posOffset>
                </wp:positionH>
                <wp:positionV relativeFrom="paragraph">
                  <wp:posOffset>50165</wp:posOffset>
                </wp:positionV>
                <wp:extent cx="944880" cy="777240"/>
                <wp:effectExtent l="0" t="0" r="26670" b="22860"/>
                <wp:wrapNone/>
                <wp:docPr id="45" name="Rectangle 45"/>
                <wp:cNvGraphicFramePr/>
                <a:graphic xmlns:a="http://schemas.openxmlformats.org/drawingml/2006/main">
                  <a:graphicData uri="http://schemas.microsoft.com/office/word/2010/wordprocessingShape">
                    <wps:wsp>
                      <wps:cNvSpPr/>
                      <wps:spPr>
                        <a:xfrm>
                          <a:off x="0" y="0"/>
                          <a:ext cx="944880" cy="777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6540AC" w:rsidR="00120727" w:rsidP="00AD018C" w:rsidRDefault="00120727" w14:paraId="0299F6B9" w14:textId="77777777">
                            <w:pPr>
                              <w:jc w:val="center"/>
                              <w:rPr>
                                <w:lang w:val="en-IN"/>
                              </w:rPr>
                            </w:pPr>
                            <w:r>
                              <w:rPr>
                                <w:lang w:val="en-IN"/>
                              </w:rPr>
                              <w:t>Saviynt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EB6294A">
              <v:rect id="Rectangle 45" style="position:absolute;left:0;text-align:left;margin-left:383.4pt;margin-top:3.95pt;width:74.4pt;height:61.2pt;z-index:251658273;visibility:visible;mso-wrap-style:square;mso-wrap-distance-left:9pt;mso-wrap-distance-top:0;mso-wrap-distance-right:9pt;mso-wrap-distance-bottom:0;mso-position-horizontal:absolute;mso-position-horizontal-relative:text;mso-position-vertical:absolute;mso-position-vertical-relative:text;v-text-anchor:middle" o:spid="_x0000_s1036" fillcolor="#4f81bd [3204]" strokecolor="#243f60 [1604]" strokeweight="2pt" w14:anchorId="6C7D1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">
                <v:textbox>
                  <w:txbxContent>
                    <w:p w:rsidRPr="006540AC" w:rsidR="00120727" w:rsidP="00AD018C" w:rsidRDefault="00120727" w14:paraId="03EC8406" w14:textId="77777777">
                      <w:pPr>
                        <w:jc w:val="center"/>
                        <w:rPr>
                          <w:lang w:val="en-IN"/>
                        </w:rPr>
                      </w:pPr>
                      <w:r>
                        <w:rPr>
                          <w:lang w:val="en-IN"/>
                        </w:rPr>
                        <w:t>Saviynt table</w:t>
                      </w:r>
                    </w:p>
                  </w:txbxContent>
                </v:textbox>
              </v:rect>
            </w:pict>
          </mc:Fallback>
        </mc:AlternateContent>
      </w:r>
      <w:r>
        <w:rPr>
          <w:noProof/>
        </w:rPr>
        <mc:AlternateContent>
          <mc:Choice Requires="wps">
            <w:drawing>
              <wp:anchor distT="45720" distB="45720" distL="114300" distR="114300" simplePos="0" relativeHeight="251658272" behindDoc="0" locked="0" layoutInCell="1" allowOverlap="1" wp14:anchorId="0052147A" wp14:editId="67E839BA">
                <wp:simplePos x="0" y="0"/>
                <wp:positionH relativeFrom="margin">
                  <wp:posOffset>1211580</wp:posOffset>
                </wp:positionH>
                <wp:positionV relativeFrom="paragraph">
                  <wp:posOffset>4445</wp:posOffset>
                </wp:positionV>
                <wp:extent cx="1059180" cy="236220"/>
                <wp:effectExtent l="0" t="0" r="26670" b="1143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36220"/>
                        </a:xfrm>
                        <a:prstGeom prst="rect">
                          <a:avLst/>
                        </a:prstGeom>
                        <a:solidFill>
                          <a:srgbClr val="FFFFFF"/>
                        </a:solidFill>
                        <a:ln w="9525">
                          <a:solidFill>
                            <a:schemeClr val="bg1"/>
                          </a:solidFill>
                          <a:miter lim="800000"/>
                          <a:headEnd/>
                          <a:tailEnd/>
                        </a:ln>
                      </wps:spPr>
                      <wps:txbx>
                        <w:txbxContent>
                          <w:p w:rsidRPr="006540AC" w:rsidR="00120727" w:rsidP="00AD018C" w:rsidRDefault="00120727" w14:paraId="389ACA89" w14:textId="77777777">
                            <w:pPr>
                              <w:rPr>
                                <w:sz w:val="18"/>
                                <w:szCs w:val="18"/>
                                <w:lang w:val="en-IN"/>
                              </w:rPr>
                            </w:pPr>
                            <w:r w:rsidRPr="006540AC">
                              <w:rPr>
                                <w:sz w:val="18"/>
                                <w:szCs w:val="18"/>
                              </w:rPr>
                              <w:t>VIEW_LOADER job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9F50446">
              <v:shape id="_x0000_s1037" style="position:absolute;left:0;text-align:left;margin-left:95.4pt;margin-top:.35pt;width:83.4pt;height:18.6pt;z-index:251658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" w14:anchorId="0052147A">
                <v:textbox>
                  <w:txbxContent>
                    <w:p w:rsidRPr="006540AC" w:rsidR="00120727" w:rsidP="00AD018C" w:rsidRDefault="00120727" w14:paraId="650C6CFB" w14:textId="77777777">
                      <w:pPr>
                        <w:rPr>
                          <w:sz w:val="18"/>
                          <w:szCs w:val="18"/>
                          <w:lang w:val="en-IN"/>
                        </w:rPr>
                      </w:pPr>
                      <w:r w:rsidRPr="006540AC">
                        <w:rPr>
                          <w:sz w:val="18"/>
                          <w:szCs w:val="18"/>
                        </w:rPr>
                        <w:t>VIEW_LOADER job</w:t>
                      </w:r>
                    </w:p>
                  </w:txbxContent>
                </v:textbox>
                <w10:wrap type="square" anchorx="margin"/>
              </v:shape>
            </w:pict>
          </mc:Fallback>
        </mc:AlternateContent>
      </w:r>
      <w:r>
        <w:rPr>
          <w:noProof/>
        </w:rPr>
        <mc:AlternateContent>
          <mc:Choice Requires="wps">
            <w:drawing>
              <wp:anchor distT="0" distB="0" distL="114300" distR="114300" simplePos="0" relativeHeight="251658269" behindDoc="0" locked="0" layoutInCell="1" allowOverlap="1" wp14:anchorId="52FB7142" wp14:editId="1334CD4B">
                <wp:simplePos x="0" y="0"/>
                <wp:positionH relativeFrom="column">
                  <wp:posOffset>137160</wp:posOffset>
                </wp:positionH>
                <wp:positionV relativeFrom="paragraph">
                  <wp:posOffset>4445</wp:posOffset>
                </wp:positionV>
                <wp:extent cx="960120" cy="769620"/>
                <wp:effectExtent l="0" t="0" r="11430" b="11430"/>
                <wp:wrapNone/>
                <wp:docPr id="48" name="Rectangle 48"/>
                <wp:cNvGraphicFramePr/>
                <a:graphic xmlns:a="http://schemas.openxmlformats.org/drawingml/2006/main">
                  <a:graphicData uri="http://schemas.microsoft.com/office/word/2010/wordprocessingShape">
                    <wps:wsp>
                      <wps:cNvSpPr/>
                      <wps:spPr>
                        <a:xfrm>
                          <a:off x="0" y="0"/>
                          <a:ext cx="960120" cy="769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6540AC" w:rsidR="00120727" w:rsidP="00AD018C" w:rsidRDefault="00120727" w14:paraId="557DF592" w14:textId="77777777">
                            <w:pPr>
                              <w:jc w:val="center"/>
                              <w:rPr>
                                <w:lang w:val="en-IN"/>
                              </w:rPr>
                            </w:pPr>
                            <w:r>
                              <w:rPr>
                                <w:lang w:val="en-IN"/>
                              </w:rPr>
                              <w:t>Source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1FE292D">
              <v:rect id="Rectangle 48" style="position:absolute;left:0;text-align:left;margin-left:10.8pt;margin-top:.35pt;width:75.6pt;height:60.6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8" fillcolor="#4f81bd [3204]" strokecolor="#243f60 [1604]" strokeweight="2pt" w14:anchorId="52FB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">
                <v:textbox>
                  <w:txbxContent>
                    <w:p w:rsidRPr="006540AC" w:rsidR="00120727" w:rsidP="00AD018C" w:rsidRDefault="00120727" w14:paraId="4DE063AB" w14:textId="77777777">
                      <w:pPr>
                        <w:jc w:val="center"/>
                        <w:rPr>
                          <w:lang w:val="en-IN"/>
                        </w:rPr>
                      </w:pPr>
                      <w:r>
                        <w:rPr>
                          <w:lang w:val="en-IN"/>
                        </w:rPr>
                        <w:t>Source View</w:t>
                      </w:r>
                    </w:p>
                  </w:txbxContent>
                </v:textbox>
              </v:rect>
            </w:pict>
          </mc:Fallback>
        </mc:AlternateContent>
      </w:r>
      <w:r>
        <w:rPr>
          <w:noProof/>
        </w:rPr>
        <mc:AlternateContent>
          <mc:Choice Requires="wps">
            <w:drawing>
              <wp:anchor distT="0" distB="0" distL="114300" distR="114300" simplePos="0" relativeHeight="251658270" behindDoc="0" locked="0" layoutInCell="1" allowOverlap="1" wp14:anchorId="6BB46154" wp14:editId="0206BE5E">
                <wp:simplePos x="0" y="0"/>
                <wp:positionH relativeFrom="margin">
                  <wp:posOffset>2407920</wp:posOffset>
                </wp:positionH>
                <wp:positionV relativeFrom="paragraph">
                  <wp:posOffset>12065</wp:posOffset>
                </wp:positionV>
                <wp:extent cx="975360" cy="762000"/>
                <wp:effectExtent l="0" t="0" r="15240" b="19050"/>
                <wp:wrapNone/>
                <wp:docPr id="49" name="Rectangle 49"/>
                <wp:cNvGraphicFramePr/>
                <a:graphic xmlns:a="http://schemas.openxmlformats.org/drawingml/2006/main">
                  <a:graphicData uri="http://schemas.microsoft.com/office/word/2010/wordprocessingShape">
                    <wps:wsp>
                      <wps:cNvSpPr/>
                      <wps:spPr>
                        <a:xfrm>
                          <a:off x="0" y="0"/>
                          <a:ext cx="97536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6540AC" w:rsidR="00120727" w:rsidP="00AD018C" w:rsidRDefault="00120727" w14:paraId="0B5BC84E" w14:textId="77777777">
                            <w:pPr>
                              <w:jc w:val="center"/>
                              <w:rPr>
                                <w:lang w:val="en-IN"/>
                              </w:rPr>
                            </w:pPr>
                            <w:r>
                              <w:rPr>
                                <w:lang w:val="en-IN"/>
                              </w:rPr>
                              <w:t>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D04C0CB">
              <v:rect id="Rectangle 49" style="position:absolute;left:0;text-align:left;margin-left:189.6pt;margin-top:.95pt;width:76.8pt;height:60pt;z-index:2516582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39" fillcolor="#4f81bd [3204]" strokecolor="#243f60 [1604]" strokeweight="2pt" w14:anchorId="6BB46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">
                <v:textbox>
                  <w:txbxContent>
                    <w:p w:rsidRPr="006540AC" w:rsidR="00120727" w:rsidP="00AD018C" w:rsidRDefault="00120727" w14:paraId="5BF0E8A5" w14:textId="77777777">
                      <w:pPr>
                        <w:jc w:val="center"/>
                        <w:rPr>
                          <w:lang w:val="en-IN"/>
                        </w:rPr>
                      </w:pPr>
                      <w:r>
                        <w:rPr>
                          <w:lang w:val="en-IN"/>
                        </w:rPr>
                        <w:t>Staging table</w:t>
                      </w:r>
                    </w:p>
                  </w:txbxContent>
                </v:textbox>
                <w10:wrap anchorx="margin"/>
              </v:rect>
            </w:pict>
          </mc:Fallback>
        </mc:AlternateContent>
      </w:r>
    </w:p>
    <w:p w:rsidR="00AD018C" w:rsidP="00AD018C" w:rsidRDefault="00AD018C" w14:paraId="26F79E96" w14:textId="77777777">
      <w:pPr>
        <w:pStyle w:val="ListParagraph"/>
      </w:pPr>
      <w:r>
        <w:rPr>
          <w:noProof/>
        </w:rPr>
        <mc:AlternateContent>
          <mc:Choice Requires="wps">
            <w:drawing>
              <wp:anchor distT="0" distB="0" distL="114300" distR="114300" simplePos="0" relativeHeight="251658271" behindDoc="0" locked="0" layoutInCell="1" allowOverlap="1" wp14:anchorId="57C1D086" wp14:editId="41697D3F">
                <wp:simplePos x="0" y="0"/>
                <wp:positionH relativeFrom="column">
                  <wp:posOffset>1082040</wp:posOffset>
                </wp:positionH>
                <wp:positionV relativeFrom="paragraph">
                  <wp:posOffset>170815</wp:posOffset>
                </wp:positionV>
                <wp:extent cx="1363980" cy="45719"/>
                <wp:effectExtent l="0" t="76200" r="7620" b="50165"/>
                <wp:wrapNone/>
                <wp:docPr id="50" name="Straight Arrow Connector 50"/>
                <wp:cNvGraphicFramePr/>
                <a:graphic xmlns:a="http://schemas.openxmlformats.org/drawingml/2006/main">
                  <a:graphicData uri="http://schemas.microsoft.com/office/word/2010/wordprocessingShape">
                    <wps:wsp>
                      <wps:cNvCnPr/>
                      <wps:spPr>
                        <a:xfrm flipV="1">
                          <a:off x="0" y="0"/>
                          <a:ext cx="13639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04E12B13">
              <v:shape id="Straight Arrow Connector 50" style="position:absolute;margin-left:85.2pt;margin-top:13.45pt;width:107.4pt;height:3.6pt;flip:y;z-index:2516838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" w14:anchorId="07DDAA7D">
                <v:stroke endarrow="block"/>
              </v:shape>
            </w:pict>
          </mc:Fallback>
        </mc:AlternateContent>
      </w:r>
      <w:r>
        <w:rPr>
          <w:noProof/>
        </w:rPr>
        <mc:AlternateContent>
          <mc:Choice Requires="wps">
            <w:drawing>
              <wp:anchor distT="0" distB="0" distL="114300" distR="114300" simplePos="0" relativeHeight="251658274" behindDoc="0" locked="0" layoutInCell="1" allowOverlap="1" wp14:anchorId="06F6BF32" wp14:editId="43118475">
                <wp:simplePos x="0" y="0"/>
                <wp:positionH relativeFrom="column">
                  <wp:posOffset>3383280</wp:posOffset>
                </wp:positionH>
                <wp:positionV relativeFrom="paragraph">
                  <wp:posOffset>170180</wp:posOffset>
                </wp:positionV>
                <wp:extent cx="1508760" cy="45719"/>
                <wp:effectExtent l="0" t="38100" r="34290" b="88265"/>
                <wp:wrapNone/>
                <wp:docPr id="51" name="Straight Arrow Connector 51"/>
                <wp:cNvGraphicFramePr/>
                <a:graphic xmlns:a="http://schemas.openxmlformats.org/drawingml/2006/main">
                  <a:graphicData uri="http://schemas.microsoft.com/office/word/2010/wordprocessingShape">
                    <wps:wsp>
                      <wps:cNvCnPr/>
                      <wps:spPr>
                        <a:xfrm>
                          <a:off x="0" y="0"/>
                          <a:ext cx="15087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3ED5E4B5">
              <v:shape id="Straight Arrow Connector 51" style="position:absolute;margin-left:266.4pt;margin-top:13.4pt;width:118.8pt;height:3.6pt;z-index:2516869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" w14:anchorId="79DC5D9F">
                <v:stroke endarrow="block"/>
              </v:shape>
            </w:pict>
          </mc:Fallback>
        </mc:AlternateContent>
      </w:r>
    </w:p>
    <w:p w:rsidR="00AD018C" w:rsidP="00AD018C" w:rsidRDefault="00AD018C" w14:paraId="048B99BE" w14:textId="77777777">
      <w:pPr>
        <w:pStyle w:val="ListParagraph"/>
      </w:pPr>
      <w:r>
        <w:rPr>
          <w:noProof/>
        </w:rPr>
        <mc:AlternateContent>
          <mc:Choice Requires="wps">
            <w:drawing>
              <wp:anchor distT="45720" distB="45720" distL="114300" distR="114300" simplePos="0" relativeHeight="251658275" behindDoc="0" locked="0" layoutInCell="1" allowOverlap="1" wp14:anchorId="12134530" wp14:editId="0851FD43">
                <wp:simplePos x="0" y="0"/>
                <wp:positionH relativeFrom="margin">
                  <wp:posOffset>3429000</wp:posOffset>
                </wp:positionH>
                <wp:positionV relativeFrom="paragraph">
                  <wp:posOffset>53975</wp:posOffset>
                </wp:positionV>
                <wp:extent cx="1379220" cy="426720"/>
                <wp:effectExtent l="0" t="0" r="11430" b="1143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426720"/>
                        </a:xfrm>
                        <a:prstGeom prst="rect">
                          <a:avLst/>
                        </a:prstGeom>
                        <a:solidFill>
                          <a:srgbClr val="FFFFFF"/>
                        </a:solidFill>
                        <a:ln w="9525">
                          <a:solidFill>
                            <a:schemeClr val="bg1"/>
                          </a:solidFill>
                          <a:miter lim="800000"/>
                          <a:headEnd/>
                          <a:tailEnd/>
                        </a:ln>
                      </wps:spPr>
                      <wps:txbx>
                        <w:txbxContent>
                          <w:p w:rsidR="00120727" w:rsidP="00AD018C" w:rsidRDefault="00120727" w14:paraId="779A3A6C" w14:textId="77777777">
                            <w:pPr>
                              <w:rPr>
                                <w:sz w:val="18"/>
                                <w:szCs w:val="18"/>
                              </w:rPr>
                            </w:pPr>
                            <w:r w:rsidRPr="006540AC">
                              <w:rPr>
                                <w:sz w:val="18"/>
                                <w:szCs w:val="18"/>
                              </w:rPr>
                              <w:t>DBATSAPTRUSTEDRECON</w:t>
                            </w:r>
                            <w:r>
                              <w:rPr>
                                <w:sz w:val="18"/>
                                <w:szCs w:val="18"/>
                              </w:rPr>
                              <w:t xml:space="preserve"> ootb Connector</w:t>
                            </w:r>
                          </w:p>
                          <w:p w:rsidRPr="006540AC" w:rsidR="00120727" w:rsidP="00AD018C" w:rsidRDefault="00120727" w14:paraId="72C02DA7" w14:textId="77777777">
                            <w:pPr>
                              <w:rPr>
                                <w:sz w:val="18"/>
                                <w:szCs w:val="18"/>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7E4E0EE8">
              <v:shape id="_x0000_s1040" style="position:absolute;left:0;text-align:left;margin-left:270pt;margin-top:4.25pt;width:108.6pt;height:33.6pt;z-index:25165827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" w14:anchorId="12134530">
                <v:textbox>
                  <w:txbxContent>
                    <w:p w:rsidR="00120727" w:rsidP="00AD018C" w:rsidRDefault="00120727" w14:paraId="5D77D3E4" w14:textId="77777777">
                      <w:pPr>
                        <w:rPr>
                          <w:sz w:val="18"/>
                          <w:szCs w:val="18"/>
                        </w:rPr>
                      </w:pPr>
                      <w:r w:rsidRPr="006540AC">
                        <w:rPr>
                          <w:sz w:val="18"/>
                          <w:szCs w:val="18"/>
                        </w:rPr>
                        <w:t>DBATSAPTRUSTEDRECON</w:t>
                      </w:r>
                      <w:r>
                        <w:rPr>
                          <w:sz w:val="18"/>
                          <w:szCs w:val="18"/>
                        </w:rPr>
                        <w:t xml:space="preserve"> ootb Connector</w:t>
                      </w:r>
                    </w:p>
                    <w:p w:rsidRPr="006540AC" w:rsidR="00120727" w:rsidP="00AD018C" w:rsidRDefault="00120727" w14:paraId="5DAB6C7B" w14:textId="77777777">
                      <w:pPr>
                        <w:rPr>
                          <w:sz w:val="18"/>
                          <w:szCs w:val="18"/>
                          <w:lang w:val="en-IN"/>
                        </w:rPr>
                      </w:pPr>
                    </w:p>
                  </w:txbxContent>
                </v:textbox>
                <w10:wrap type="square" anchorx="margin"/>
              </v:shape>
            </w:pict>
          </mc:Fallback>
        </mc:AlternateContent>
      </w:r>
    </w:p>
    <w:p w:rsidR="00AD018C" w:rsidP="00AD018C" w:rsidRDefault="00AD018C" w14:paraId="7A95B8CE" w14:textId="77777777">
      <w:pPr>
        <w:pStyle w:val="ListParagraph"/>
      </w:pPr>
    </w:p>
    <w:p w:rsidR="00AD018C" w:rsidP="00AD018C" w:rsidRDefault="00AD018C" w14:paraId="411D052D" w14:textId="77777777"/>
    <w:p w:rsidRPr="005B38AA" w:rsidR="00AD018C" w:rsidP="00AD018C" w:rsidRDefault="00AD018C" w14:paraId="130ED5B0" w14:textId="77777777">
      <w:pPr>
        <w:pStyle w:val="Heading3"/>
      </w:pPr>
      <w:bookmarkStart w:name="_Toc33292547" w:id="32"/>
      <w:r w:rsidRPr="005B38AA">
        <w:t>Employee: Rehire</w:t>
      </w:r>
      <w:bookmarkEnd w:id="32"/>
    </w:p>
    <w:p w:rsidR="00AD018C" w:rsidP="00E57F26" w:rsidRDefault="00AD018C" w14:paraId="3B2882F3" w14:textId="64D6A874">
      <w:pPr>
        <w:rPr>
          <w:rFonts w:ascii="Calibri" w:hAnsi="Calibri" w:eastAsia="Calibri" w:cs="Calibri"/>
        </w:rPr>
      </w:pPr>
      <w:r>
        <w:t xml:space="preserve">The update operation of employees comes from the HR source view </w:t>
      </w:r>
      <w:r>
        <w:rPr>
          <w:rFonts w:ascii="Calibri" w:hAnsi="Calibri" w:eastAsia="Calibri" w:cs="Calibri"/>
        </w:rPr>
        <w:t>VW_</w:t>
      </w:r>
      <w:r w:rsidR="00120727">
        <w:rPr>
          <w:rFonts w:ascii="Calibri" w:hAnsi="Calibri" w:eastAsia="Calibri" w:cs="Calibri"/>
        </w:rPr>
        <w:t>SAVIYNT</w:t>
      </w:r>
      <w:r>
        <w:rPr>
          <w:rFonts w:ascii="Calibri" w:hAnsi="Calibri" w:eastAsia="Calibri" w:cs="Calibri"/>
        </w:rPr>
        <w:t>_SAP_RECON/VW_</w:t>
      </w:r>
      <w:r w:rsidR="00120727">
        <w:rPr>
          <w:rFonts w:ascii="Calibri" w:hAnsi="Calibri" w:eastAsia="Calibri" w:cs="Calibri"/>
        </w:rPr>
        <w:t>SAVIYNT</w:t>
      </w:r>
      <w:r>
        <w:rPr>
          <w:rFonts w:ascii="Calibri" w:hAnsi="Calibri" w:eastAsia="Calibri" w:cs="Calibri"/>
        </w:rPr>
        <w:t>_SAP_RECON_INCREMENTAL from HR and the data is trusted and it can contain some null values too and some values are updated as per the users.</w:t>
      </w:r>
    </w:p>
    <w:p w:rsidRPr="00AB30D7" w:rsidR="00AD018C" w:rsidP="00AD018C" w:rsidRDefault="00AD018C" w14:paraId="1C347F18" w14:textId="77777777">
      <w:pPr>
        <w:pStyle w:val="ListParagraph"/>
        <w:numPr>
          <w:ilvl w:val="0"/>
          <w:numId w:val="56"/>
        </w:numPr>
      </w:pPr>
      <w:r w:rsidRPr="00372CA0">
        <w:rPr>
          <w:rFonts w:ascii="Calibri" w:hAnsi="Calibri" w:eastAsia="Calibri" w:cs="Calibri"/>
        </w:rPr>
        <w:t>The new user record will not have pic value and the employee number may or may not exist.</w:t>
      </w:r>
    </w:p>
    <w:p w:rsidRPr="000613EB" w:rsidR="00AD018C" w:rsidP="00AD018C" w:rsidRDefault="00AD018C" w14:paraId="24FC74E4" w14:textId="05BEE6ED">
      <w:pPr>
        <w:pStyle w:val="ListParagraph"/>
        <w:numPr>
          <w:ilvl w:val="0"/>
          <w:numId w:val="56"/>
        </w:numPr>
        <w:rPr>
          <w:rFonts w:ascii="Calibri" w:hAnsi="Calibri" w:eastAsia="Calibri" w:cs="Calibri"/>
        </w:rPr>
      </w:pPr>
      <w:r w:rsidRPr="4F508AAB">
        <w:rPr>
          <w:rFonts w:ascii="Calibri" w:hAnsi="Calibri" w:eastAsia="Calibri" w:cs="Calibri"/>
        </w:rPr>
        <w:t xml:space="preserve">Since </w:t>
      </w:r>
      <w:r w:rsidRPr="4F508AAB">
        <w:rPr>
          <w:rFonts w:ascii="Calibri" w:hAnsi="Calibri" w:eastAsia="Calibri" w:cs="Calibri"/>
          <w:b/>
          <w:bCs/>
        </w:rPr>
        <w:t>PIC</w:t>
      </w:r>
      <w:r w:rsidRPr="4F508AAB">
        <w:rPr>
          <w:rFonts w:ascii="Calibri" w:hAnsi="Calibri" w:eastAsia="Calibri" w:cs="Calibri"/>
        </w:rPr>
        <w:t xml:space="preserve"> or </w:t>
      </w:r>
      <w:r w:rsidRPr="4F508AAB">
        <w:rPr>
          <w:rFonts w:ascii="Calibri" w:hAnsi="Calibri" w:eastAsia="Calibri" w:cs="Calibri"/>
          <w:b/>
          <w:bCs/>
        </w:rPr>
        <w:t>Employee NO</w:t>
      </w:r>
      <w:r w:rsidRPr="4F508AAB">
        <w:rPr>
          <w:rFonts w:ascii="Calibri" w:hAnsi="Calibri" w:eastAsia="Calibri" w:cs="Calibri"/>
        </w:rPr>
        <w:t xml:space="preserve"> exist for the record, the code logic will search the user in </w:t>
      </w:r>
      <w:r w:rsidR="00120727">
        <w:rPr>
          <w:rFonts w:ascii="Calibri" w:hAnsi="Calibri" w:eastAsia="Calibri" w:cs="Calibri"/>
        </w:rPr>
        <w:t>Saviynt</w:t>
      </w:r>
      <w:r w:rsidRPr="4F508AAB">
        <w:rPr>
          <w:rFonts w:ascii="Calibri" w:hAnsi="Calibri" w:eastAsia="Calibri" w:cs="Calibri"/>
        </w:rPr>
        <w:t xml:space="preserve"> table</w:t>
      </w:r>
      <w:r w:rsidRPr="000613EB">
        <w:rPr>
          <w:rFonts w:ascii="Calibri" w:hAnsi="Calibri" w:eastAsia="Calibri" w:cs="Calibri"/>
        </w:rPr>
        <w:t>.</w:t>
      </w:r>
    </w:p>
    <w:p w:rsidRPr="000613EB" w:rsidR="00AD018C" w:rsidP="00AD018C" w:rsidRDefault="00AD018C" w14:paraId="041D1903" w14:textId="3E2A45A6">
      <w:pPr>
        <w:pStyle w:val="ListParagraph"/>
        <w:numPr>
          <w:ilvl w:val="0"/>
          <w:numId w:val="56"/>
        </w:numPr>
        <w:rPr>
          <w:rFonts w:ascii="Calibri" w:hAnsi="Calibri" w:eastAsia="Calibri" w:cs="Calibri"/>
          <w:b/>
          <w:bCs/>
        </w:rPr>
      </w:pPr>
      <w:r w:rsidRPr="4F508AAB">
        <w:rPr>
          <w:rFonts w:ascii="Calibri" w:hAnsi="Calibri" w:eastAsia="Calibri" w:cs="Calibri"/>
        </w:rPr>
        <w:lastRenderedPageBreak/>
        <w:t xml:space="preserve">If </w:t>
      </w:r>
      <w:r w:rsidRPr="4F508AAB" w:rsidR="00042AB4">
        <w:rPr>
          <w:rFonts w:ascii="Calibri" w:hAnsi="Calibri" w:eastAsia="Calibri" w:cs="Calibri"/>
        </w:rPr>
        <w:t>found,</w:t>
      </w:r>
      <w:r w:rsidRPr="4F508AAB">
        <w:rPr>
          <w:rFonts w:ascii="Calibri" w:hAnsi="Calibri" w:eastAsia="Calibri" w:cs="Calibri"/>
        </w:rPr>
        <w:t xml:space="preserve"> </w:t>
      </w:r>
      <w:r w:rsidRPr="005B38AA">
        <w:rPr>
          <w:rFonts w:ascii="Calibri" w:hAnsi="Calibri" w:eastAsia="Calibri" w:cs="Calibri"/>
        </w:rPr>
        <w:t xml:space="preserve">then </w:t>
      </w:r>
      <w:r w:rsidRPr="4F508AAB">
        <w:rPr>
          <w:rFonts w:ascii="Calibri" w:hAnsi="Calibri" w:eastAsia="Calibri" w:cs="Calibri"/>
        </w:rPr>
        <w:t xml:space="preserve">and the user is inactive in </w:t>
      </w:r>
      <w:r w:rsidR="00120727">
        <w:rPr>
          <w:rFonts w:ascii="Calibri" w:hAnsi="Calibri" w:eastAsia="Calibri" w:cs="Calibri"/>
        </w:rPr>
        <w:t>Saviynt</w:t>
      </w:r>
      <w:r w:rsidRPr="4F508AAB">
        <w:rPr>
          <w:rFonts w:ascii="Calibri" w:hAnsi="Calibri" w:eastAsia="Calibri" w:cs="Calibri"/>
        </w:rPr>
        <w:t xml:space="preserve"> then this is considered as update operation where the (</w:t>
      </w:r>
      <w:r w:rsidRPr="4F508AAB">
        <w:rPr>
          <w:rFonts w:ascii="Calibri" w:hAnsi="Calibri" w:eastAsia="Calibri" w:cs="Calibri"/>
          <w:b/>
          <w:bCs/>
        </w:rPr>
        <w:t>source</w:t>
      </w:r>
      <w:r w:rsidRPr="4F508AAB">
        <w:rPr>
          <w:rFonts w:ascii="Calibri" w:hAnsi="Calibri" w:eastAsia="Calibri" w:cs="Calibri"/>
        </w:rPr>
        <w:t xml:space="preserve">)Employee status=’Active’ it is updated in </w:t>
      </w:r>
      <w:r w:rsidRPr="4F508AAB">
        <w:rPr>
          <w:rFonts w:ascii="Calibri" w:hAnsi="Calibri" w:eastAsia="Calibri" w:cs="Calibri"/>
          <w:b/>
          <w:bCs/>
        </w:rPr>
        <w:t>mpc_</w:t>
      </w:r>
      <w:r w:rsidR="00120727">
        <w:rPr>
          <w:rFonts w:ascii="Calibri" w:hAnsi="Calibri" w:eastAsia="Calibri" w:cs="Calibri"/>
          <w:b/>
          <w:bCs/>
        </w:rPr>
        <w:t>Saviynt</w:t>
      </w:r>
      <w:r w:rsidRPr="4F508AAB">
        <w:rPr>
          <w:rFonts w:ascii="Calibri" w:hAnsi="Calibri" w:eastAsia="Calibri" w:cs="Calibri"/>
          <w:b/>
          <w:bCs/>
        </w:rPr>
        <w:t>stagetable</w:t>
      </w:r>
      <w:r w:rsidRPr="4F508AAB">
        <w:rPr>
          <w:rFonts w:ascii="Calibri" w:hAnsi="Calibri" w:eastAsia="Calibri" w:cs="Calibri"/>
        </w:rPr>
        <w:t xml:space="preserve">  as  (</w:t>
      </w:r>
      <w:r w:rsidRPr="4F508AAB">
        <w:rPr>
          <w:rFonts w:ascii="Calibri" w:hAnsi="Calibri" w:eastAsia="Calibri" w:cs="Calibri"/>
          <w:b/>
          <w:bCs/>
        </w:rPr>
        <w:t>staging</w:t>
      </w:r>
      <w:r w:rsidRPr="4F508AAB">
        <w:rPr>
          <w:rFonts w:ascii="Calibri" w:hAnsi="Calibri" w:eastAsia="Calibri" w:cs="Calibri"/>
        </w:rPr>
        <w:t>) Employee status=’InActive’ and the record is updated.</w:t>
      </w:r>
    </w:p>
    <w:p w:rsidRPr="005137AC" w:rsidR="00AD018C" w:rsidP="00AD018C" w:rsidRDefault="00AD018C" w14:paraId="6B5534D2" w14:textId="6315F5E4">
      <w:pPr>
        <w:pStyle w:val="ListParagraph"/>
        <w:numPr>
          <w:ilvl w:val="0"/>
          <w:numId w:val="56"/>
        </w:numPr>
      </w:pPr>
      <w:r w:rsidRPr="00714C43">
        <w:rPr>
          <w:rFonts w:ascii="Calibri" w:hAnsi="Calibri" w:eastAsia="Calibri" w:cs="Calibri"/>
        </w:rPr>
        <w:t>Then</w:t>
      </w:r>
      <w:r w:rsidRPr="00714C43">
        <w:rPr>
          <w:rFonts w:ascii="Calibri" w:hAnsi="Calibri" w:eastAsia="Calibri" w:cs="Calibri"/>
          <w:b/>
        </w:rPr>
        <w:t xml:space="preserve"> </w:t>
      </w:r>
      <w:r>
        <w:rPr>
          <w:rFonts w:ascii="Calibri" w:hAnsi="Calibri" w:eastAsia="Calibri" w:cs="Calibri"/>
          <w:b/>
          <w:color w:val="000000" w:themeColor="text1"/>
          <w:sz w:val="24"/>
          <w:szCs w:val="24"/>
        </w:rPr>
        <w:t>HRSAPTRUSTEDRECON</w:t>
      </w:r>
      <w:r w:rsidRPr="00714C43">
        <w:rPr>
          <w:rFonts w:ascii="Calibri" w:hAnsi="Calibri" w:eastAsia="Calibri" w:cs="Calibri"/>
          <w:color w:val="000000" w:themeColor="text1"/>
          <w:sz w:val="24"/>
          <w:szCs w:val="24"/>
        </w:rPr>
        <w:t xml:space="preserve"> job runs and updates the user with corresponding pic in </w:t>
      </w:r>
      <w:r w:rsidR="00120727">
        <w:rPr>
          <w:rFonts w:ascii="Calibri" w:hAnsi="Calibri" w:eastAsia="Calibri" w:cs="Calibri"/>
          <w:color w:val="000000" w:themeColor="text1"/>
          <w:sz w:val="24"/>
          <w:szCs w:val="24"/>
        </w:rPr>
        <w:t>Saviynt</w:t>
      </w:r>
      <w:r w:rsidRPr="00714C43">
        <w:rPr>
          <w:rFonts w:ascii="Calibri" w:hAnsi="Calibri" w:eastAsia="Calibri" w:cs="Calibri"/>
          <w:color w:val="000000" w:themeColor="text1"/>
          <w:sz w:val="24"/>
          <w:szCs w:val="24"/>
        </w:rPr>
        <w:t xml:space="preserve"> table.</w:t>
      </w:r>
    </w:p>
    <w:p w:rsidRPr="000613EB" w:rsidR="00AD018C" w:rsidP="0037197C" w:rsidRDefault="00AD018C" w14:paraId="2C9D10AA" w14:textId="4862EED7">
      <w:pPr>
        <w:pStyle w:val="ListParagraph"/>
        <w:numPr>
          <w:ilvl w:val="0"/>
          <w:numId w:val="56"/>
        </w:numPr>
      </w:pPr>
      <w:r w:rsidRPr="00AD018C">
        <w:rPr>
          <w:rFonts w:ascii="Calibri" w:hAnsi="Calibri" w:eastAsia="Calibri" w:cs="Calibri"/>
        </w:rPr>
        <w:t xml:space="preserve">On </w:t>
      </w:r>
      <w:r w:rsidRPr="00AD018C" w:rsidR="00FA5A40">
        <w:rPr>
          <w:rFonts w:ascii="Calibri" w:hAnsi="Calibri" w:eastAsia="Calibri" w:cs="Calibri"/>
        </w:rPr>
        <w:t>a</w:t>
      </w:r>
      <w:r w:rsidRPr="00AD018C">
        <w:rPr>
          <w:rFonts w:ascii="Calibri" w:hAnsi="Calibri" w:eastAsia="Calibri" w:cs="Calibri"/>
        </w:rPr>
        <w:t xml:space="preserve"> successful update </w:t>
      </w:r>
      <w:r w:rsidRPr="00AD018C" w:rsidR="00CC7868">
        <w:rPr>
          <w:rFonts w:ascii="Calibri" w:hAnsi="Calibri" w:eastAsia="Calibri" w:cs="Calibri"/>
        </w:rPr>
        <w:t>operation,</w:t>
      </w:r>
      <w:r w:rsidRPr="00AD018C" w:rsidR="00FA5A40">
        <w:rPr>
          <w:rFonts w:ascii="Calibri" w:hAnsi="Calibri" w:eastAsia="Calibri" w:cs="Calibri"/>
        </w:rPr>
        <w:t xml:space="preserve"> the</w:t>
      </w:r>
      <w:r w:rsidRPr="00AD018C">
        <w:rPr>
          <w:rFonts w:ascii="Calibri" w:hAnsi="Calibri" w:eastAsia="Calibri" w:cs="Calibri"/>
        </w:rPr>
        <w:t xml:space="preserve"> user will be inactive in </w:t>
      </w:r>
      <w:r w:rsidR="00120727">
        <w:rPr>
          <w:rFonts w:ascii="Calibri" w:hAnsi="Calibri" w:eastAsia="Calibri" w:cs="Calibri"/>
        </w:rPr>
        <w:t>Saviynt</w:t>
      </w:r>
      <w:r w:rsidRPr="00AD018C">
        <w:rPr>
          <w:rFonts w:ascii="Calibri" w:hAnsi="Calibri" w:eastAsia="Calibri" w:cs="Calibri"/>
        </w:rPr>
        <w:t xml:space="preserve"> and all his access will be enabled.</w:t>
      </w:r>
    </w:p>
    <w:p w:rsidR="00AD018C" w:rsidP="0037197C" w:rsidRDefault="00AD018C" w14:paraId="134D0439" w14:textId="57F58CEF">
      <w:pPr>
        <w:pStyle w:val="Heading2"/>
      </w:pPr>
      <w:bookmarkStart w:name="_Toc33292548" w:id="33"/>
      <w:r>
        <w:t>Contractor/Non-Employee onboarding</w:t>
      </w:r>
      <w:bookmarkEnd w:id="33"/>
      <w:r>
        <w:t xml:space="preserve"> </w:t>
      </w:r>
    </w:p>
    <w:p w:rsidRPr="005B38AA" w:rsidR="00AD018C" w:rsidP="00AD018C" w:rsidRDefault="00AD018C" w14:paraId="0CA7C8D1" w14:textId="77777777">
      <w:pPr>
        <w:pStyle w:val="Heading3"/>
      </w:pPr>
      <w:bookmarkStart w:name="_Toc33292549" w:id="34"/>
      <w:r w:rsidRPr="005B38AA">
        <w:t>User types</w:t>
      </w:r>
      <w:bookmarkEnd w:id="34"/>
    </w:p>
    <w:p w:rsidR="00AD018C" w:rsidP="00AD018C" w:rsidRDefault="00AD018C" w14:paraId="1BCF9FB1" w14:textId="1BE9670E">
      <w:pPr>
        <w:spacing w:before="120" w:after="120" w:line="240" w:lineRule="auto"/>
      </w:pPr>
      <w:r>
        <w:t xml:space="preserve">The below are the mandatory attributes that MPC use for all the </w:t>
      </w:r>
      <w:r w:rsidR="00CC7868">
        <w:t>non-employee</w:t>
      </w:r>
      <w:r>
        <w:t xml:space="preserve"> types that are going to be defined in </w:t>
      </w:r>
      <w:r w:rsidR="00120727">
        <w:t>Saviynt</w:t>
      </w:r>
      <w:r>
        <w:t>.</w:t>
      </w:r>
    </w:p>
    <w:tbl>
      <w:tblPr>
        <w:tblW w:w="9230"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15"/>
        <w:gridCol w:w="4615"/>
      </w:tblGrid>
      <w:tr w:rsidR="00AD018C" w:rsidTr="005B38AA" w14:paraId="2F0B5C43" w14:textId="77777777">
        <w:trPr>
          <w:trHeight w:val="929"/>
        </w:trPr>
        <w:tc>
          <w:tcPr>
            <w:tcW w:w="4615" w:type="dxa"/>
            <w:shd w:val="clear" w:color="auto" w:fill="FF0066"/>
          </w:tcPr>
          <w:p w:rsidRPr="00027774" w:rsidR="00AD018C" w:rsidP="005B38AA" w:rsidRDefault="00AD018C" w14:paraId="072E11C3" w14:textId="77777777">
            <w:pPr>
              <w:spacing w:line="240" w:lineRule="auto"/>
              <w:rPr>
                <w:bCs/>
                <w:color w:val="FFFFFF" w:themeColor="background1"/>
              </w:rPr>
            </w:pPr>
            <w:r w:rsidRPr="00027774">
              <w:rPr>
                <w:bCs/>
                <w:color w:val="FFFFFF" w:themeColor="background1"/>
              </w:rPr>
              <w:t>User Types</w:t>
            </w:r>
          </w:p>
        </w:tc>
        <w:tc>
          <w:tcPr>
            <w:tcW w:w="4615" w:type="dxa"/>
            <w:shd w:val="clear" w:color="auto" w:fill="FF0066"/>
          </w:tcPr>
          <w:p w:rsidRPr="00027774" w:rsidR="00AD018C" w:rsidP="005B38AA" w:rsidRDefault="00AD018C" w14:paraId="0D6C0BC2" w14:textId="77777777">
            <w:pPr>
              <w:spacing w:line="240" w:lineRule="auto"/>
              <w:jc w:val="center"/>
              <w:rPr>
                <w:bCs/>
                <w:color w:val="FFFFFF" w:themeColor="background1"/>
              </w:rPr>
            </w:pPr>
            <w:r w:rsidRPr="00027774">
              <w:rPr>
                <w:bCs/>
                <w:color w:val="FFFFFF" w:themeColor="background1"/>
              </w:rPr>
              <w:t xml:space="preserve">Mandatory Attributes while Creating </w:t>
            </w:r>
          </w:p>
          <w:p w:rsidRPr="00027774" w:rsidR="00AD018C" w:rsidP="005B38AA" w:rsidRDefault="00AD018C" w14:paraId="050BC182" w14:textId="77777777">
            <w:pPr>
              <w:spacing w:line="240" w:lineRule="auto"/>
              <w:jc w:val="center"/>
              <w:rPr>
                <w:bCs/>
                <w:color w:val="FFFFFF" w:themeColor="background1"/>
              </w:rPr>
            </w:pPr>
            <w:r w:rsidRPr="00027774">
              <w:rPr>
                <w:bCs/>
                <w:color w:val="FFFFFF" w:themeColor="background1"/>
              </w:rPr>
              <w:t>Non-Employees</w:t>
            </w:r>
          </w:p>
        </w:tc>
      </w:tr>
      <w:tr w:rsidR="00AD018C" w:rsidTr="005B38AA" w14:paraId="7D5C7532" w14:textId="77777777">
        <w:trPr>
          <w:trHeight w:val="929"/>
        </w:trPr>
        <w:tc>
          <w:tcPr>
            <w:tcW w:w="4615" w:type="dxa"/>
          </w:tcPr>
          <w:p w:rsidR="00AD018C" w:rsidP="005B38AA" w:rsidRDefault="00AD018C" w14:paraId="61DF4D7B" w14:textId="77777777">
            <w:pPr>
              <w:spacing w:line="240" w:lineRule="auto"/>
            </w:pPr>
            <w:r>
              <w:t>B - Batch ID</w:t>
            </w:r>
          </w:p>
        </w:tc>
        <w:tc>
          <w:tcPr>
            <w:tcW w:w="4615" w:type="dxa"/>
          </w:tcPr>
          <w:p w:rsidRPr="001D2A60" w:rsidR="00AD018C" w:rsidP="005B38AA" w:rsidRDefault="00AD018C" w14:paraId="42C792ED" w14:textId="77777777">
            <w:pPr>
              <w:spacing w:line="240" w:lineRule="auto"/>
              <w:jc w:val="center"/>
            </w:pPr>
            <w:r>
              <w:t>F</w:t>
            </w:r>
            <w:r w:rsidRPr="001D2A60">
              <w:t>irst</w:t>
            </w:r>
            <w:r>
              <w:t xml:space="preserve"> </w:t>
            </w:r>
            <w:r w:rsidRPr="001D2A60">
              <w:t>Name</w:t>
            </w:r>
          </w:p>
        </w:tc>
      </w:tr>
      <w:tr w:rsidR="00AD018C" w:rsidTr="005B38AA" w14:paraId="2CC5170D" w14:textId="77777777">
        <w:trPr>
          <w:trHeight w:val="464"/>
        </w:trPr>
        <w:tc>
          <w:tcPr>
            <w:tcW w:w="4615" w:type="dxa"/>
          </w:tcPr>
          <w:p w:rsidR="00AD018C" w:rsidP="005B38AA" w:rsidRDefault="00AD018C" w14:paraId="5F08FCF8" w14:textId="77777777">
            <w:pPr>
              <w:spacing w:line="240" w:lineRule="auto"/>
            </w:pPr>
            <w:r>
              <w:t>Contractor</w:t>
            </w:r>
          </w:p>
        </w:tc>
        <w:tc>
          <w:tcPr>
            <w:tcW w:w="4615" w:type="dxa"/>
          </w:tcPr>
          <w:p w:rsidRPr="001D2A60" w:rsidR="00AD018C" w:rsidP="005B38AA" w:rsidRDefault="00AD018C" w14:paraId="76DD8F08" w14:textId="77777777">
            <w:pPr>
              <w:spacing w:line="240" w:lineRule="auto"/>
              <w:jc w:val="center"/>
            </w:pPr>
            <w:r>
              <w:t xml:space="preserve">Last </w:t>
            </w:r>
            <w:r w:rsidRPr="001D2A60">
              <w:t>Name</w:t>
            </w:r>
          </w:p>
        </w:tc>
      </w:tr>
      <w:tr w:rsidR="00AD018C" w:rsidTr="005B38AA" w14:paraId="3A82B52C" w14:textId="77777777">
        <w:trPr>
          <w:trHeight w:val="464"/>
        </w:trPr>
        <w:tc>
          <w:tcPr>
            <w:tcW w:w="4615" w:type="dxa"/>
          </w:tcPr>
          <w:p w:rsidR="00AD018C" w:rsidP="005B38AA" w:rsidRDefault="00AD018C" w14:paraId="20120BFE" w14:textId="77777777">
            <w:pPr>
              <w:spacing w:line="240" w:lineRule="auto"/>
            </w:pPr>
            <w:r>
              <w:t>Function Outsourced Indefinitely</w:t>
            </w:r>
          </w:p>
        </w:tc>
        <w:tc>
          <w:tcPr>
            <w:tcW w:w="4615" w:type="dxa"/>
          </w:tcPr>
          <w:p w:rsidRPr="001D2A60" w:rsidR="00AD018C" w:rsidP="005B38AA" w:rsidRDefault="00AD018C" w14:paraId="6F62C093" w14:textId="77777777">
            <w:pPr>
              <w:spacing w:line="240" w:lineRule="auto"/>
              <w:jc w:val="center"/>
            </w:pPr>
            <w:r>
              <w:t>Organization Name</w:t>
            </w:r>
          </w:p>
        </w:tc>
      </w:tr>
      <w:tr w:rsidR="00AD018C" w:rsidTr="005B38AA" w14:paraId="325E91A4" w14:textId="77777777">
        <w:trPr>
          <w:trHeight w:val="452"/>
        </w:trPr>
        <w:tc>
          <w:tcPr>
            <w:tcW w:w="4615" w:type="dxa"/>
          </w:tcPr>
          <w:p w:rsidR="00AD018C" w:rsidP="005B38AA" w:rsidRDefault="00AD018C" w14:paraId="436D36DF" w14:textId="77777777">
            <w:pPr>
              <w:spacing w:line="240" w:lineRule="auto"/>
            </w:pPr>
            <w:r>
              <w:t>G - Group/Shared</w:t>
            </w:r>
          </w:p>
        </w:tc>
        <w:tc>
          <w:tcPr>
            <w:tcW w:w="4615" w:type="dxa"/>
          </w:tcPr>
          <w:p w:rsidRPr="001D2A60" w:rsidR="00AD018C" w:rsidP="005B38AA" w:rsidRDefault="00AD018C" w14:paraId="4FDED357" w14:textId="77777777">
            <w:pPr>
              <w:spacing w:line="240" w:lineRule="auto"/>
              <w:jc w:val="center"/>
            </w:pPr>
            <w:r>
              <w:t xml:space="preserve">Employee </w:t>
            </w:r>
            <w:r w:rsidRPr="001D2A60">
              <w:t>Type</w:t>
            </w:r>
          </w:p>
        </w:tc>
      </w:tr>
      <w:tr w:rsidR="00AD018C" w:rsidTr="005B38AA" w14:paraId="57D98C7C" w14:textId="77777777">
        <w:trPr>
          <w:trHeight w:val="1871"/>
        </w:trPr>
        <w:tc>
          <w:tcPr>
            <w:tcW w:w="4615" w:type="dxa"/>
          </w:tcPr>
          <w:p w:rsidR="00AD018C" w:rsidP="005B38AA" w:rsidRDefault="00AD018C" w14:paraId="7105FCAB" w14:textId="77777777">
            <w:pPr>
              <w:spacing w:line="240" w:lineRule="auto"/>
            </w:pPr>
            <w:r>
              <w:t>Individual Independent Contractor – Self Employed</w:t>
            </w:r>
          </w:p>
        </w:tc>
        <w:tc>
          <w:tcPr>
            <w:tcW w:w="4615" w:type="dxa"/>
          </w:tcPr>
          <w:p w:rsidR="00AD018C" w:rsidP="005B38AA" w:rsidRDefault="00AD018C" w14:paraId="0DBB1FE4" w14:textId="77777777">
            <w:pPr>
              <w:spacing w:line="240" w:lineRule="auto"/>
              <w:jc w:val="center"/>
            </w:pPr>
            <w:r>
              <w:t>L</w:t>
            </w:r>
            <w:r w:rsidRPr="001D2A60">
              <w:t>ast4 digits of ss</w:t>
            </w:r>
            <w:r>
              <w:t>n</w:t>
            </w:r>
          </w:p>
          <w:p w:rsidR="00AD018C" w:rsidP="005B38AA" w:rsidRDefault="00AD018C" w14:paraId="5EC3135E" w14:textId="77777777">
            <w:pPr>
              <w:spacing w:line="240" w:lineRule="auto"/>
              <w:jc w:val="center"/>
            </w:pPr>
            <w:r>
              <w:t>Expiration Date</w:t>
            </w:r>
          </w:p>
          <w:p w:rsidR="00AD018C" w:rsidP="005B38AA" w:rsidRDefault="00AD018C" w14:paraId="7CCAD70F" w14:textId="77777777">
            <w:pPr>
              <w:spacing w:line="240" w:lineRule="auto"/>
              <w:jc w:val="center"/>
            </w:pPr>
            <w:r>
              <w:t>Manager</w:t>
            </w:r>
          </w:p>
          <w:p w:rsidRPr="001D2A60" w:rsidR="00AD018C" w:rsidP="005B38AA" w:rsidRDefault="00AD018C" w14:paraId="0CA95975" w14:textId="77777777">
            <w:pPr>
              <w:spacing w:line="240" w:lineRule="auto"/>
              <w:jc w:val="center"/>
            </w:pPr>
            <w:r>
              <w:t>Mobile Number</w:t>
            </w:r>
          </w:p>
        </w:tc>
      </w:tr>
      <w:tr w:rsidR="00AD018C" w:rsidTr="005B38AA" w14:paraId="03AF5C57" w14:textId="77777777">
        <w:trPr>
          <w:trHeight w:val="452"/>
        </w:trPr>
        <w:tc>
          <w:tcPr>
            <w:tcW w:w="4615" w:type="dxa"/>
          </w:tcPr>
          <w:p w:rsidR="00AD018C" w:rsidP="005B38AA" w:rsidRDefault="00AD018C" w14:paraId="4FEF469D" w14:textId="77777777">
            <w:pPr>
              <w:spacing w:line="240" w:lineRule="auto"/>
            </w:pPr>
            <w:r>
              <w:t>Leased Workers</w:t>
            </w:r>
          </w:p>
        </w:tc>
        <w:tc>
          <w:tcPr>
            <w:tcW w:w="4615" w:type="dxa"/>
          </w:tcPr>
          <w:p w:rsidRPr="001D2A60" w:rsidR="00AD018C" w:rsidP="005B38AA" w:rsidRDefault="00AD018C" w14:paraId="2974DF83" w14:textId="77777777">
            <w:pPr>
              <w:spacing w:line="240" w:lineRule="auto"/>
              <w:jc w:val="center"/>
            </w:pPr>
            <w:r>
              <w:t>Birthdate (MMDD)</w:t>
            </w:r>
          </w:p>
        </w:tc>
      </w:tr>
      <w:tr w:rsidR="00AD018C" w:rsidTr="0037197C" w14:paraId="333CB231" w14:textId="77777777">
        <w:trPr>
          <w:trHeight w:val="487"/>
        </w:trPr>
        <w:tc>
          <w:tcPr>
            <w:tcW w:w="4615" w:type="dxa"/>
          </w:tcPr>
          <w:p w:rsidR="00AD018C" w:rsidP="005B38AA" w:rsidRDefault="00AD018C" w14:paraId="79762E79" w14:textId="77777777">
            <w:pPr>
              <w:spacing w:line="240" w:lineRule="auto"/>
            </w:pPr>
            <w:r w:rsidRPr="009B4006">
              <w:t>Outsourced Project - Billed on Hourly Basis</w:t>
            </w:r>
          </w:p>
        </w:tc>
        <w:tc>
          <w:tcPr>
            <w:tcW w:w="4615" w:type="dxa"/>
          </w:tcPr>
          <w:p w:rsidR="00AD018C" w:rsidP="005B38AA" w:rsidRDefault="00AD018C" w14:paraId="45E1D2FD" w14:textId="77777777">
            <w:pPr>
              <w:spacing w:line="240" w:lineRule="auto"/>
              <w:jc w:val="center"/>
            </w:pPr>
            <w:r>
              <w:t>User Login</w:t>
            </w:r>
          </w:p>
          <w:p w:rsidR="00AD018C" w:rsidP="005B38AA" w:rsidRDefault="00AD018C" w14:paraId="036817A5" w14:textId="77777777">
            <w:pPr>
              <w:spacing w:line="240" w:lineRule="auto"/>
              <w:jc w:val="center"/>
            </w:pPr>
            <w:r>
              <w:t>Location</w:t>
            </w:r>
          </w:p>
          <w:p w:rsidR="00AD018C" w:rsidP="005B38AA" w:rsidRDefault="00AD018C" w14:paraId="4B5FBF5A" w14:textId="77777777">
            <w:pPr>
              <w:spacing w:line="240" w:lineRule="auto"/>
              <w:jc w:val="center"/>
            </w:pPr>
            <w:r>
              <w:t>Vendor Email</w:t>
            </w:r>
          </w:p>
        </w:tc>
      </w:tr>
      <w:tr w:rsidR="00AD018C" w:rsidTr="0037197C" w14:paraId="5C042F67" w14:textId="77777777">
        <w:trPr>
          <w:trHeight w:val="288"/>
        </w:trPr>
        <w:tc>
          <w:tcPr>
            <w:tcW w:w="4615" w:type="dxa"/>
          </w:tcPr>
          <w:p w:rsidRPr="009B4006" w:rsidR="00AD018C" w:rsidP="005B38AA" w:rsidRDefault="00AD018C" w14:paraId="3A8CDB1E" w14:textId="77777777">
            <w:pPr>
              <w:spacing w:line="240" w:lineRule="auto"/>
            </w:pPr>
            <w:r>
              <w:t>Full-Time</w:t>
            </w:r>
          </w:p>
        </w:tc>
        <w:tc>
          <w:tcPr>
            <w:tcW w:w="4615" w:type="dxa"/>
          </w:tcPr>
          <w:p w:rsidR="00AD018C" w:rsidP="005B38AA" w:rsidRDefault="00AD018C" w14:paraId="48BED528" w14:textId="77777777">
            <w:pPr>
              <w:spacing w:line="240" w:lineRule="auto"/>
              <w:jc w:val="center"/>
            </w:pPr>
          </w:p>
        </w:tc>
      </w:tr>
      <w:tr w:rsidR="00AD018C" w:rsidTr="0037197C" w14:paraId="75BBE77C" w14:textId="77777777">
        <w:trPr>
          <w:trHeight w:val="288"/>
        </w:trPr>
        <w:tc>
          <w:tcPr>
            <w:tcW w:w="4615" w:type="dxa"/>
          </w:tcPr>
          <w:p w:rsidR="00AD018C" w:rsidP="005B38AA" w:rsidRDefault="00AD018C" w14:paraId="279B7463" w14:textId="77777777">
            <w:pPr>
              <w:spacing w:line="240" w:lineRule="auto"/>
            </w:pPr>
            <w:r>
              <w:lastRenderedPageBreak/>
              <w:t>RPA Account</w:t>
            </w:r>
          </w:p>
        </w:tc>
        <w:tc>
          <w:tcPr>
            <w:tcW w:w="4615" w:type="dxa"/>
          </w:tcPr>
          <w:p w:rsidR="00AD018C" w:rsidP="005B38AA" w:rsidRDefault="00AD018C" w14:paraId="11CCB802" w14:textId="77777777">
            <w:pPr>
              <w:spacing w:line="240" w:lineRule="auto"/>
              <w:jc w:val="center"/>
            </w:pPr>
          </w:p>
        </w:tc>
      </w:tr>
      <w:tr w:rsidRPr="009B4006" w:rsidR="00AD018C" w:rsidTr="0037197C" w14:paraId="2772BDB9" w14:textId="77777777">
        <w:trPr>
          <w:trHeight w:val="464"/>
        </w:trPr>
        <w:tc>
          <w:tcPr>
            <w:tcW w:w="4615" w:type="dxa"/>
          </w:tcPr>
          <w:p w:rsidRPr="009B4006" w:rsidR="00AD018C" w:rsidP="005B38AA" w:rsidRDefault="00AD018C" w14:paraId="44AC7A2E" w14:textId="77777777">
            <w:pPr>
              <w:spacing w:line="240" w:lineRule="auto"/>
            </w:pPr>
            <w:r w:rsidRPr="009B4006">
              <w:t>Speedway store account</w:t>
            </w:r>
          </w:p>
        </w:tc>
        <w:tc>
          <w:tcPr>
            <w:tcW w:w="4615" w:type="dxa"/>
          </w:tcPr>
          <w:p w:rsidRPr="001D2A60" w:rsidR="00AD018C" w:rsidP="005B38AA" w:rsidRDefault="00AD018C" w14:paraId="27D8138D" w14:textId="77777777">
            <w:pPr>
              <w:spacing w:line="240" w:lineRule="auto"/>
              <w:jc w:val="center"/>
            </w:pPr>
          </w:p>
        </w:tc>
      </w:tr>
      <w:tr w:rsidRPr="009B4006" w:rsidR="00AD018C" w:rsidTr="005B38AA" w14:paraId="2FA43392" w14:textId="77777777">
        <w:trPr>
          <w:trHeight w:val="464"/>
        </w:trPr>
        <w:tc>
          <w:tcPr>
            <w:tcW w:w="4615" w:type="dxa"/>
          </w:tcPr>
          <w:p w:rsidRPr="009B4006" w:rsidR="00AD018C" w:rsidP="005B38AA" w:rsidRDefault="00AD018C" w14:paraId="77E53034" w14:textId="77777777">
            <w:pPr>
              <w:spacing w:line="240" w:lineRule="auto"/>
            </w:pPr>
            <w:r>
              <w:t>Andeavor Contractor</w:t>
            </w:r>
          </w:p>
        </w:tc>
        <w:tc>
          <w:tcPr>
            <w:tcW w:w="4615" w:type="dxa"/>
          </w:tcPr>
          <w:p w:rsidRPr="001D2A60" w:rsidR="00AD018C" w:rsidP="005B38AA" w:rsidRDefault="00AD018C" w14:paraId="2E773E77" w14:textId="77777777">
            <w:pPr>
              <w:spacing w:line="240" w:lineRule="auto"/>
            </w:pPr>
          </w:p>
        </w:tc>
      </w:tr>
      <w:tr w:rsidRPr="009B4006" w:rsidR="00AD018C" w:rsidTr="005B38AA" w14:paraId="61B810E5" w14:textId="77777777">
        <w:trPr>
          <w:trHeight w:val="464"/>
        </w:trPr>
        <w:tc>
          <w:tcPr>
            <w:tcW w:w="4615" w:type="dxa"/>
          </w:tcPr>
          <w:p w:rsidRPr="009B4006" w:rsidR="00AD018C" w:rsidP="005B38AA" w:rsidRDefault="00AD018C" w14:paraId="495B47CC" w14:textId="77777777">
            <w:pPr>
              <w:spacing w:line="240" w:lineRule="auto"/>
            </w:pPr>
            <w:r w:rsidRPr="009B4006">
              <w:t>Other</w:t>
            </w:r>
          </w:p>
        </w:tc>
        <w:tc>
          <w:tcPr>
            <w:tcW w:w="4615" w:type="dxa"/>
          </w:tcPr>
          <w:p w:rsidRPr="001D2A60" w:rsidR="00AD018C" w:rsidP="005B38AA" w:rsidRDefault="00AD018C" w14:paraId="4DDE3C31" w14:textId="77777777">
            <w:pPr>
              <w:spacing w:line="240" w:lineRule="auto"/>
            </w:pPr>
          </w:p>
        </w:tc>
      </w:tr>
      <w:tr w:rsidR="00AD018C" w:rsidTr="005B38AA" w14:paraId="0AB5D411" w14:textId="77777777">
        <w:trPr>
          <w:trHeight w:val="464"/>
        </w:trPr>
        <w:tc>
          <w:tcPr>
            <w:tcW w:w="4615" w:type="dxa"/>
          </w:tcPr>
          <w:p w:rsidR="00AD018C" w:rsidP="005B38AA" w:rsidRDefault="00AD018C" w14:paraId="6D6D0D03" w14:textId="77777777">
            <w:pPr>
              <w:spacing w:line="240" w:lineRule="auto"/>
            </w:pPr>
            <w:r w:rsidRPr="009B4006">
              <w:t>Outsourced Project - Billed on Project Basis</w:t>
            </w:r>
          </w:p>
        </w:tc>
        <w:tc>
          <w:tcPr>
            <w:tcW w:w="4615" w:type="dxa"/>
          </w:tcPr>
          <w:p w:rsidRPr="001D2A60" w:rsidR="00AD018C" w:rsidP="005B38AA" w:rsidRDefault="00AD018C" w14:paraId="0B99148B" w14:textId="77777777">
            <w:pPr>
              <w:spacing w:line="240" w:lineRule="auto"/>
            </w:pPr>
          </w:p>
        </w:tc>
      </w:tr>
      <w:tr w:rsidRPr="009B4006" w:rsidR="00AD018C" w:rsidTr="005B38AA" w14:paraId="41819570" w14:textId="77777777">
        <w:trPr>
          <w:trHeight w:val="452"/>
        </w:trPr>
        <w:tc>
          <w:tcPr>
            <w:tcW w:w="4615" w:type="dxa"/>
          </w:tcPr>
          <w:p w:rsidRPr="009B4006" w:rsidR="00AD018C" w:rsidP="005B38AA" w:rsidRDefault="00AD018C" w14:paraId="7C955329" w14:textId="77777777">
            <w:pPr>
              <w:spacing w:line="240" w:lineRule="auto"/>
            </w:pPr>
            <w:r w:rsidRPr="009B4006">
              <w:t>Test Non-Employee ID</w:t>
            </w:r>
          </w:p>
        </w:tc>
        <w:tc>
          <w:tcPr>
            <w:tcW w:w="4615" w:type="dxa"/>
          </w:tcPr>
          <w:p w:rsidRPr="001D2A60" w:rsidR="00AD018C" w:rsidP="005B38AA" w:rsidRDefault="00AD018C" w14:paraId="07A43493" w14:textId="77777777">
            <w:pPr>
              <w:spacing w:line="240" w:lineRule="auto"/>
            </w:pPr>
          </w:p>
        </w:tc>
      </w:tr>
    </w:tbl>
    <w:p w:rsidRPr="005B38AA" w:rsidR="00AD018C" w:rsidP="00AD018C" w:rsidRDefault="00AD018C" w14:paraId="234EBFB5" w14:textId="77777777">
      <w:pPr>
        <w:pStyle w:val="Heading3"/>
      </w:pPr>
      <w:bookmarkStart w:name="_Toc33292550" w:id="35"/>
      <w:r w:rsidRPr="005B38AA">
        <w:t>Non-Employee Creation: New Hire</w:t>
      </w:r>
      <w:bookmarkEnd w:id="35"/>
      <w:r w:rsidRPr="005B38AA">
        <w:t xml:space="preserve">   </w:t>
      </w:r>
    </w:p>
    <w:p w:rsidR="00AD018C" w:rsidP="00DB1004" w:rsidRDefault="00AD018C" w14:paraId="1F1D4A50" w14:textId="11F41200">
      <w:r>
        <w:t xml:space="preserve">Users will be created from UI from ARS </w:t>
      </w:r>
      <w:r w:rsidR="00FA5A40">
        <w:t>tab, in</w:t>
      </w:r>
      <w:r>
        <w:t xml:space="preserve"> this tab only you can create a </w:t>
      </w:r>
      <w:r w:rsidR="00FA5A40">
        <w:t>non-employee</w:t>
      </w:r>
      <w:r>
        <w:t>.</w:t>
      </w:r>
    </w:p>
    <w:p w:rsidR="00AD018C" w:rsidP="00AD018C" w:rsidRDefault="00AD018C" w14:paraId="41B8A472" w14:textId="77777777">
      <w:pPr>
        <w:pStyle w:val="ListParagraph"/>
        <w:numPr>
          <w:ilvl w:val="0"/>
          <w:numId w:val="28"/>
        </w:numPr>
        <w:rPr>
          <w:rFonts w:ascii="Calibri" w:hAnsi="Calibri" w:eastAsia="Calibri" w:cs="Calibri"/>
        </w:rPr>
      </w:pPr>
      <w:r w:rsidRPr="4F508AAB">
        <w:rPr>
          <w:rFonts w:ascii="Calibri" w:hAnsi="Calibri" w:eastAsia="Calibri" w:cs="Calibri"/>
        </w:rPr>
        <w:t>User will be created from UI by any MPC employee.</w:t>
      </w:r>
    </w:p>
    <w:p w:rsidRPr="002B401A" w:rsidR="00AD018C" w:rsidP="00AD018C" w:rsidRDefault="00AD018C" w14:paraId="63898AE5" w14:textId="77777777">
      <w:pPr>
        <w:pStyle w:val="ListParagraph"/>
        <w:numPr>
          <w:ilvl w:val="0"/>
          <w:numId w:val="28"/>
        </w:numPr>
        <w:rPr>
          <w:rFonts w:ascii="Calibri" w:hAnsi="Calibri" w:eastAsia="Calibri" w:cs="Calibri"/>
        </w:rPr>
      </w:pPr>
      <w:r w:rsidRPr="4F508AAB">
        <w:rPr>
          <w:rFonts w:ascii="Calibri" w:hAnsi="Calibri" w:eastAsia="Calibri" w:cs="Calibri"/>
        </w:rPr>
        <w:t>There are mandatory attributes like First Name, Last Name, Employee type, Last 4 Digits of SSN, Birthdate (MMDD), Organization, Location, Email needs to be filled and submitted.</w:t>
      </w:r>
    </w:p>
    <w:p w:rsidR="00AD018C" w:rsidP="00AD018C" w:rsidRDefault="00AD018C" w14:paraId="2EA25918" w14:textId="77777777">
      <w:pPr>
        <w:pStyle w:val="ListParagraph"/>
        <w:numPr>
          <w:ilvl w:val="0"/>
          <w:numId w:val="28"/>
        </w:numPr>
        <w:rPr>
          <w:rFonts w:ascii="Calibri" w:hAnsi="Calibri" w:eastAsia="Calibri" w:cs="Calibri"/>
        </w:rPr>
      </w:pPr>
      <w:r w:rsidRPr="4F508AAB">
        <w:rPr>
          <w:rFonts w:ascii="Calibri" w:hAnsi="Calibri" w:eastAsia="Calibri" w:cs="Calibri"/>
        </w:rPr>
        <w:t xml:space="preserve">After submitting the update rule triggers when the user is created from UI and it updates the </w:t>
      </w:r>
      <w:r w:rsidRPr="4F508AAB">
        <w:rPr>
          <w:rFonts w:ascii="Calibri" w:hAnsi="Calibri" w:eastAsia="Calibri" w:cs="Calibri"/>
          <w:b/>
          <w:bCs/>
        </w:rPr>
        <w:t xml:space="preserve">mpcpicavaliable table </w:t>
      </w:r>
      <w:r w:rsidRPr="4F508AAB">
        <w:rPr>
          <w:rFonts w:ascii="Calibri" w:hAnsi="Calibri" w:eastAsia="Calibri" w:cs="Calibri"/>
        </w:rPr>
        <w:t>as</w:t>
      </w:r>
      <w:r w:rsidRPr="4F508AAB">
        <w:rPr>
          <w:rFonts w:ascii="Calibri" w:hAnsi="Calibri" w:eastAsia="Calibri" w:cs="Calibri"/>
          <w:b/>
          <w:bCs/>
        </w:rPr>
        <w:t xml:space="preserve"> reserved=1 </w:t>
      </w:r>
      <w:r w:rsidRPr="4F508AAB">
        <w:rPr>
          <w:rFonts w:ascii="Calibri" w:hAnsi="Calibri" w:eastAsia="Calibri" w:cs="Calibri"/>
        </w:rPr>
        <w:t>where the pic= Userlogin of contractor from UI.</w:t>
      </w:r>
    </w:p>
    <w:p w:rsidR="00AD018C" w:rsidP="0037197C" w:rsidRDefault="00AD018C" w14:paraId="4162888D" w14:textId="0EE5BF89">
      <w:pPr>
        <w:pStyle w:val="ListParagraph"/>
        <w:numPr>
          <w:ilvl w:val="0"/>
          <w:numId w:val="28"/>
        </w:numPr>
      </w:pPr>
      <w:r w:rsidRPr="00CA6030">
        <w:rPr>
          <w:rFonts w:ascii="Calibri" w:hAnsi="Calibri" w:eastAsia="Calibri" w:cs="Calibri"/>
        </w:rPr>
        <w:t xml:space="preserve">After successful user creation in IAM, the user profile is available in </w:t>
      </w:r>
      <w:r w:rsidR="00FA5A40">
        <w:rPr>
          <w:rFonts w:ascii="Calibri" w:hAnsi="Calibri" w:eastAsia="Calibri" w:cs="Calibri"/>
        </w:rPr>
        <w:t>Saviynt</w:t>
      </w:r>
      <w:r w:rsidRPr="00CA6030" w:rsidR="00FA5A40">
        <w:rPr>
          <w:rFonts w:ascii="Calibri" w:hAnsi="Calibri" w:eastAsia="Calibri" w:cs="Calibri"/>
        </w:rPr>
        <w:t xml:space="preserve"> and</w:t>
      </w:r>
      <w:r w:rsidRPr="00CA6030">
        <w:rPr>
          <w:rFonts w:ascii="Calibri" w:hAnsi="Calibri" w:eastAsia="Calibri" w:cs="Calibri"/>
        </w:rPr>
        <w:t xml:space="preserve"> the system will send user PIC and password format notification to the user’s manager via email.</w:t>
      </w:r>
      <w:r>
        <w:t xml:space="preserve">       </w:t>
      </w:r>
    </w:p>
    <w:tbl>
      <w:tblPr>
        <w:tblW w:w="7300" w:type="dxa"/>
        <w:tblInd w:w="1327" w:type="dxa"/>
        <w:tblLook w:val="04A0" w:firstRow="1" w:lastRow="0" w:firstColumn="1" w:lastColumn="0" w:noHBand="0" w:noVBand="1"/>
      </w:tblPr>
      <w:tblGrid>
        <w:gridCol w:w="3400"/>
        <w:gridCol w:w="3900"/>
      </w:tblGrid>
      <w:tr w:rsidRPr="00DE0E1D" w:rsidR="00AD018C" w:rsidTr="0037197C" w14:paraId="25EF395A" w14:textId="77777777">
        <w:trPr>
          <w:trHeight w:val="576"/>
        </w:trPr>
        <w:tc>
          <w:tcPr>
            <w:tcW w:w="3400" w:type="dxa"/>
            <w:tcBorders>
              <w:top w:val="single" w:color="auto" w:sz="4" w:space="0"/>
              <w:left w:val="single" w:color="auto" w:sz="4" w:space="0"/>
              <w:bottom w:val="single" w:color="auto" w:sz="4" w:space="0"/>
              <w:right w:val="single" w:color="auto" w:sz="4" w:space="0"/>
            </w:tcBorders>
            <w:shd w:val="clear" w:color="000000" w:fill="FF0066"/>
            <w:vAlign w:val="center"/>
            <w:hideMark/>
          </w:tcPr>
          <w:p w:rsidRPr="00DE0E1D" w:rsidR="00AD018C" w:rsidP="0037197C" w:rsidRDefault="00AD018C" w14:paraId="7C1D6D66" w14:textId="77777777">
            <w:pPr>
              <w:spacing w:after="0" w:line="240" w:lineRule="auto"/>
              <w:jc w:val="center"/>
              <w:rPr>
                <w:rFonts w:ascii="Calibri" w:hAnsi="Calibri" w:eastAsia="Times New Roman" w:cs="Calibri"/>
                <w:color w:val="FFFFFF"/>
                <w:lang w:val="en-IN" w:eastAsia="en-IN"/>
              </w:rPr>
            </w:pPr>
            <w:r w:rsidRPr="00DE0E1D">
              <w:rPr>
                <w:rFonts w:ascii="Calibri" w:hAnsi="Calibri" w:eastAsia="Times New Roman" w:cs="Calibri"/>
                <w:bCs/>
                <w:color w:val="FFFFFF" w:themeColor="background1"/>
                <w:lang w:eastAsia="en-IN"/>
              </w:rPr>
              <w:t>Mandatory Attributes while Creating Non-Employees</w:t>
            </w:r>
          </w:p>
        </w:tc>
        <w:tc>
          <w:tcPr>
            <w:tcW w:w="3900" w:type="dxa"/>
            <w:tcBorders>
              <w:top w:val="single" w:color="auto" w:sz="4" w:space="0"/>
              <w:left w:val="nil"/>
              <w:bottom w:val="single" w:color="auto" w:sz="4" w:space="0"/>
              <w:right w:val="single" w:color="auto" w:sz="4" w:space="0"/>
            </w:tcBorders>
            <w:shd w:val="clear" w:color="000000" w:fill="FF0066"/>
            <w:vAlign w:val="center"/>
            <w:hideMark/>
          </w:tcPr>
          <w:p w:rsidRPr="00DE0E1D" w:rsidR="00AD018C" w:rsidP="0037197C" w:rsidRDefault="00AD018C" w14:paraId="0FFADCA4" w14:textId="77777777">
            <w:pPr>
              <w:spacing w:after="0" w:line="240" w:lineRule="auto"/>
              <w:jc w:val="center"/>
              <w:rPr>
                <w:rFonts w:ascii="Calibri" w:hAnsi="Calibri" w:eastAsia="Times New Roman" w:cs="Calibri"/>
                <w:color w:val="FFFFFF"/>
                <w:lang w:val="en-IN" w:eastAsia="en-IN"/>
              </w:rPr>
            </w:pPr>
            <w:r w:rsidRPr="00DE0E1D">
              <w:rPr>
                <w:rFonts w:ascii="Calibri" w:hAnsi="Calibri" w:eastAsia="Times New Roman" w:cs="Calibri"/>
                <w:color w:val="FFFFFF" w:themeColor="background1"/>
                <w:lang w:eastAsia="en-IN"/>
              </w:rPr>
              <w:t>Explanation</w:t>
            </w:r>
          </w:p>
        </w:tc>
      </w:tr>
      <w:tr w:rsidRPr="00DE0E1D" w:rsidR="00AD018C" w:rsidTr="0037197C" w14:paraId="45507BE8" w14:textId="77777777">
        <w:trPr>
          <w:trHeight w:val="288"/>
        </w:trPr>
        <w:tc>
          <w:tcPr>
            <w:tcW w:w="3400" w:type="dxa"/>
            <w:tcBorders>
              <w:top w:val="nil"/>
              <w:left w:val="single" w:color="auto" w:sz="4" w:space="0"/>
              <w:bottom w:val="single" w:color="auto" w:sz="4" w:space="0"/>
              <w:right w:val="single" w:color="auto" w:sz="4" w:space="0"/>
            </w:tcBorders>
            <w:shd w:val="clear" w:color="auto" w:fill="auto"/>
            <w:vAlign w:val="center"/>
            <w:hideMark/>
          </w:tcPr>
          <w:p w:rsidRPr="00DE0E1D" w:rsidR="00AD018C" w:rsidP="0037197C" w:rsidRDefault="00AD018C" w14:paraId="6577E6E4" w14:textId="77777777">
            <w:pPr>
              <w:spacing w:after="0" w:line="240" w:lineRule="auto"/>
              <w:jc w:val="center"/>
              <w:rPr>
                <w:rFonts w:ascii="Calibri" w:hAnsi="Calibri" w:eastAsia="Times New Roman" w:cs="Calibri"/>
                <w:color w:val="000000"/>
                <w:lang w:val="en-IN" w:eastAsia="en-IN"/>
              </w:rPr>
            </w:pPr>
            <w:r w:rsidRPr="00DE0E1D">
              <w:rPr>
                <w:rFonts w:ascii="Calibri" w:hAnsi="Calibri" w:eastAsia="Times New Roman" w:cs="Calibri"/>
                <w:color w:val="000000"/>
                <w:lang w:eastAsia="en-IN"/>
              </w:rPr>
              <w:t>First Name</w:t>
            </w:r>
          </w:p>
        </w:tc>
        <w:tc>
          <w:tcPr>
            <w:tcW w:w="3900" w:type="dxa"/>
            <w:tcBorders>
              <w:top w:val="nil"/>
              <w:left w:val="single" w:color="auto" w:sz="4" w:space="0"/>
              <w:bottom w:val="single" w:color="auto" w:sz="4" w:space="0"/>
              <w:right w:val="single" w:color="auto" w:sz="4" w:space="0"/>
            </w:tcBorders>
            <w:vAlign w:val="center"/>
            <w:hideMark/>
          </w:tcPr>
          <w:p w:rsidRPr="00DE0E1D" w:rsidR="00AD018C" w:rsidP="0037197C" w:rsidRDefault="00AD018C" w14:paraId="43E1B7AF" w14:textId="77777777">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val="en-IN" w:eastAsia="en-IN"/>
              </w:rPr>
              <w:t>Enter First Name</w:t>
            </w:r>
          </w:p>
        </w:tc>
      </w:tr>
      <w:tr w:rsidRPr="00DE0E1D" w:rsidR="00AD018C" w:rsidTr="0037197C" w14:paraId="4ABF7196" w14:textId="77777777">
        <w:trPr>
          <w:trHeight w:val="288"/>
        </w:trPr>
        <w:tc>
          <w:tcPr>
            <w:tcW w:w="3400" w:type="dxa"/>
            <w:tcBorders>
              <w:top w:val="nil"/>
              <w:left w:val="single" w:color="auto" w:sz="4" w:space="0"/>
              <w:bottom w:val="single" w:color="auto" w:sz="4" w:space="0"/>
              <w:right w:val="single" w:color="auto" w:sz="4" w:space="0"/>
            </w:tcBorders>
            <w:shd w:val="clear" w:color="auto" w:fill="auto"/>
            <w:vAlign w:val="center"/>
            <w:hideMark/>
          </w:tcPr>
          <w:p w:rsidRPr="00DE0E1D" w:rsidR="00AD018C" w:rsidP="0037197C" w:rsidRDefault="00AD018C" w14:paraId="3BAE4A20" w14:textId="77777777">
            <w:pPr>
              <w:spacing w:after="0" w:line="240" w:lineRule="auto"/>
              <w:jc w:val="center"/>
              <w:rPr>
                <w:rFonts w:ascii="Calibri" w:hAnsi="Calibri" w:eastAsia="Times New Roman" w:cs="Calibri"/>
                <w:color w:val="000000"/>
                <w:lang w:val="en-IN" w:eastAsia="en-IN"/>
              </w:rPr>
            </w:pPr>
            <w:r w:rsidRPr="00DE0E1D">
              <w:rPr>
                <w:rFonts w:ascii="Calibri" w:hAnsi="Calibri" w:eastAsia="Times New Roman" w:cs="Calibri"/>
                <w:color w:val="000000"/>
                <w:lang w:eastAsia="en-IN"/>
              </w:rPr>
              <w:t>Last Name</w:t>
            </w:r>
          </w:p>
        </w:tc>
        <w:tc>
          <w:tcPr>
            <w:tcW w:w="3900" w:type="dxa"/>
            <w:tcBorders>
              <w:top w:val="nil"/>
              <w:left w:val="nil"/>
              <w:bottom w:val="single" w:color="auto" w:sz="4" w:space="0"/>
              <w:right w:val="single" w:color="auto" w:sz="4" w:space="0"/>
            </w:tcBorders>
            <w:shd w:val="clear" w:color="auto" w:fill="auto"/>
            <w:vAlign w:val="center"/>
            <w:hideMark/>
          </w:tcPr>
          <w:p w:rsidRPr="00DE0E1D" w:rsidR="00AD018C" w:rsidP="0037197C" w:rsidRDefault="00AD018C" w14:paraId="285E751C" w14:textId="77777777">
            <w:pPr>
              <w:spacing w:after="0" w:line="240" w:lineRule="auto"/>
              <w:rPr>
                <w:rFonts w:ascii="Calibri" w:hAnsi="Calibri" w:eastAsia="Times New Roman" w:cs="Calibri"/>
                <w:color w:val="000000"/>
                <w:lang w:val="en-IN" w:eastAsia="en-IN"/>
              </w:rPr>
            </w:pPr>
            <w:r w:rsidRPr="00DE0E1D">
              <w:rPr>
                <w:rFonts w:ascii="Calibri" w:hAnsi="Calibri" w:eastAsia="Times New Roman" w:cs="Calibri"/>
                <w:color w:val="000000"/>
                <w:lang w:eastAsia="en-IN"/>
              </w:rPr>
              <w:t xml:space="preserve">Enter </w:t>
            </w:r>
            <w:r>
              <w:rPr>
                <w:rFonts w:ascii="Calibri" w:hAnsi="Calibri" w:eastAsia="Times New Roman" w:cs="Calibri"/>
                <w:color w:val="000000"/>
                <w:lang w:eastAsia="en-IN"/>
              </w:rPr>
              <w:t>Last Name</w:t>
            </w:r>
          </w:p>
        </w:tc>
      </w:tr>
      <w:tr w:rsidRPr="00DE0E1D" w:rsidR="00AD018C" w:rsidTr="0037197C" w14:paraId="1873AA73" w14:textId="77777777">
        <w:trPr>
          <w:trHeight w:val="288"/>
        </w:trPr>
        <w:tc>
          <w:tcPr>
            <w:tcW w:w="3400" w:type="dxa"/>
            <w:tcBorders>
              <w:top w:val="nil"/>
              <w:left w:val="single" w:color="auto" w:sz="4" w:space="0"/>
              <w:bottom w:val="single" w:color="auto" w:sz="4" w:space="0"/>
              <w:right w:val="single" w:color="auto" w:sz="4" w:space="0"/>
            </w:tcBorders>
            <w:shd w:val="clear" w:color="auto" w:fill="auto"/>
            <w:vAlign w:val="center"/>
          </w:tcPr>
          <w:p w:rsidRPr="00DE0E1D" w:rsidR="00AD018C" w:rsidP="0037197C" w:rsidRDefault="00AD018C" w14:paraId="2D756D19" w14:textId="77777777">
            <w:pPr>
              <w:spacing w:after="0" w:line="240" w:lineRule="auto"/>
              <w:jc w:val="center"/>
              <w:rPr>
                <w:rFonts w:ascii="Calibri" w:hAnsi="Calibri" w:eastAsia="Times New Roman" w:cs="Calibri"/>
                <w:color w:val="000000"/>
                <w:lang w:eastAsia="en-IN"/>
              </w:rPr>
            </w:pPr>
            <w:r w:rsidRPr="00DE0E1D">
              <w:rPr>
                <w:rFonts w:ascii="Calibri" w:hAnsi="Calibri" w:eastAsia="Times New Roman" w:cs="Calibri"/>
                <w:color w:val="000000"/>
                <w:lang w:eastAsia="en-IN"/>
              </w:rPr>
              <w:t>Manager</w:t>
            </w:r>
          </w:p>
        </w:tc>
        <w:tc>
          <w:tcPr>
            <w:tcW w:w="3900" w:type="dxa"/>
            <w:tcBorders>
              <w:top w:val="nil"/>
              <w:left w:val="nil"/>
              <w:bottom w:val="single" w:color="auto" w:sz="4" w:space="0"/>
              <w:right w:val="single" w:color="auto" w:sz="4" w:space="0"/>
            </w:tcBorders>
            <w:shd w:val="clear" w:color="auto" w:fill="auto"/>
            <w:vAlign w:val="center"/>
          </w:tcPr>
          <w:p w:rsidRPr="00DE0E1D" w:rsidR="00AD018C" w:rsidP="0037197C" w:rsidRDefault="00AD018C" w14:paraId="0CE71740" w14:textId="5B126858">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val="en-IN" w:eastAsia="en-IN"/>
              </w:rPr>
              <w:t xml:space="preserve">If Requester is manager then this option will show you with the drop down of </w:t>
            </w:r>
            <w:r w:rsidR="00FA5A40">
              <w:rPr>
                <w:rFonts w:ascii="Calibri" w:hAnsi="Calibri" w:eastAsia="Times New Roman" w:cs="Calibri"/>
                <w:color w:val="000000"/>
                <w:lang w:val="en-IN" w:eastAsia="en-IN"/>
              </w:rPr>
              <w:t>REQUESTER, REQUESTER’s</w:t>
            </w:r>
            <w:r>
              <w:rPr>
                <w:rFonts w:ascii="Calibri" w:hAnsi="Calibri" w:eastAsia="Times New Roman" w:cs="Calibri"/>
                <w:color w:val="000000"/>
                <w:lang w:val="en-IN" w:eastAsia="en-IN"/>
              </w:rPr>
              <w:t xml:space="preserve"> MANAGER, REQUESTERS MANAGER’s </w:t>
            </w:r>
            <w:r w:rsidR="00FA5A40">
              <w:rPr>
                <w:rFonts w:ascii="Calibri" w:hAnsi="Calibri" w:eastAsia="Times New Roman" w:cs="Calibri"/>
                <w:color w:val="000000"/>
                <w:lang w:val="en-IN" w:eastAsia="en-IN"/>
              </w:rPr>
              <w:t>MANAGER, REQUESTERS</w:t>
            </w:r>
            <w:r>
              <w:rPr>
                <w:rFonts w:ascii="Calibri" w:hAnsi="Calibri" w:eastAsia="Times New Roman" w:cs="Calibri"/>
                <w:color w:val="000000"/>
                <w:lang w:val="en-IN" w:eastAsia="en-IN"/>
              </w:rPr>
              <w:t xml:space="preserve"> BELOW MANAGER</w:t>
            </w:r>
          </w:p>
        </w:tc>
      </w:tr>
      <w:tr w:rsidRPr="00DE0E1D" w:rsidR="00AD018C" w:rsidTr="0037197C" w14:paraId="49FE8502" w14:textId="77777777">
        <w:trPr>
          <w:trHeight w:val="288"/>
        </w:trPr>
        <w:tc>
          <w:tcPr>
            <w:tcW w:w="3400" w:type="dxa"/>
            <w:tcBorders>
              <w:top w:val="nil"/>
              <w:left w:val="single" w:color="auto" w:sz="4" w:space="0"/>
              <w:bottom w:val="single" w:color="auto" w:sz="4" w:space="0"/>
              <w:right w:val="single" w:color="auto" w:sz="4" w:space="0"/>
            </w:tcBorders>
            <w:shd w:val="clear" w:color="auto" w:fill="auto"/>
            <w:vAlign w:val="center"/>
            <w:hideMark/>
          </w:tcPr>
          <w:p w:rsidRPr="00DE0E1D" w:rsidR="00AD018C" w:rsidP="0037197C" w:rsidRDefault="00AD018C" w14:paraId="285EBA19" w14:textId="77777777">
            <w:pPr>
              <w:spacing w:after="0" w:line="240" w:lineRule="auto"/>
              <w:jc w:val="center"/>
              <w:rPr>
                <w:rFonts w:ascii="Calibri" w:hAnsi="Calibri" w:eastAsia="Times New Roman" w:cs="Calibri"/>
                <w:color w:val="000000"/>
                <w:lang w:val="en-IN" w:eastAsia="en-IN"/>
              </w:rPr>
            </w:pPr>
            <w:r w:rsidRPr="00DE0E1D">
              <w:rPr>
                <w:rFonts w:ascii="Calibri" w:hAnsi="Calibri" w:eastAsia="Times New Roman" w:cs="Calibri"/>
                <w:color w:val="000000"/>
                <w:lang w:eastAsia="en-IN"/>
              </w:rPr>
              <w:t>Organization Name</w:t>
            </w:r>
          </w:p>
        </w:tc>
        <w:tc>
          <w:tcPr>
            <w:tcW w:w="3900" w:type="dxa"/>
            <w:tcBorders>
              <w:top w:val="nil"/>
              <w:left w:val="nil"/>
              <w:bottom w:val="single" w:color="auto" w:sz="4" w:space="0"/>
              <w:right w:val="single" w:color="auto" w:sz="4" w:space="0"/>
            </w:tcBorders>
            <w:shd w:val="clear" w:color="auto" w:fill="auto"/>
            <w:vAlign w:val="center"/>
            <w:hideMark/>
          </w:tcPr>
          <w:p w:rsidRPr="00DE0E1D" w:rsidR="00AD018C" w:rsidP="0037197C" w:rsidRDefault="00AD018C" w14:paraId="55160D06" w14:textId="00BFC90C">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val="en-IN" w:eastAsia="en-IN"/>
              </w:rPr>
              <w:t xml:space="preserve">Based on the manager </w:t>
            </w:r>
            <w:r w:rsidR="00FA5A40">
              <w:rPr>
                <w:rFonts w:ascii="Calibri" w:hAnsi="Calibri" w:eastAsia="Times New Roman" w:cs="Calibri"/>
                <w:color w:val="000000"/>
                <w:lang w:val="en-IN" w:eastAsia="en-IN"/>
              </w:rPr>
              <w:t>selected his</w:t>
            </w:r>
            <w:r>
              <w:rPr>
                <w:rFonts w:ascii="Calibri" w:hAnsi="Calibri" w:eastAsia="Times New Roman" w:cs="Calibri"/>
                <w:color w:val="000000"/>
                <w:lang w:val="en-IN" w:eastAsia="en-IN"/>
              </w:rPr>
              <w:t xml:space="preserve"> department will be visible.</w:t>
            </w:r>
          </w:p>
        </w:tc>
      </w:tr>
      <w:tr w:rsidRPr="00DE0E1D" w:rsidR="00AD018C" w:rsidTr="0037197C" w14:paraId="2182A125" w14:textId="77777777">
        <w:trPr>
          <w:trHeight w:val="288"/>
        </w:trPr>
        <w:tc>
          <w:tcPr>
            <w:tcW w:w="3400" w:type="dxa"/>
            <w:tcBorders>
              <w:top w:val="nil"/>
              <w:left w:val="single" w:color="auto" w:sz="4" w:space="0"/>
              <w:bottom w:val="single" w:color="auto" w:sz="4" w:space="0"/>
              <w:right w:val="single" w:color="auto" w:sz="4" w:space="0"/>
            </w:tcBorders>
            <w:shd w:val="clear" w:color="auto" w:fill="auto"/>
            <w:vAlign w:val="center"/>
            <w:hideMark/>
          </w:tcPr>
          <w:p w:rsidRPr="00DE0E1D" w:rsidR="00AD018C" w:rsidP="0037197C" w:rsidRDefault="00AD018C" w14:paraId="444171CC" w14:textId="77777777">
            <w:pPr>
              <w:spacing w:after="0" w:line="240" w:lineRule="auto"/>
              <w:jc w:val="center"/>
              <w:rPr>
                <w:rFonts w:ascii="Calibri" w:hAnsi="Calibri" w:eastAsia="Times New Roman" w:cs="Calibri"/>
                <w:color w:val="000000"/>
                <w:lang w:val="en-IN" w:eastAsia="en-IN"/>
              </w:rPr>
            </w:pPr>
            <w:r w:rsidRPr="00DE0E1D">
              <w:rPr>
                <w:rFonts w:ascii="Calibri" w:hAnsi="Calibri" w:eastAsia="Times New Roman" w:cs="Calibri"/>
                <w:color w:val="000000"/>
                <w:lang w:eastAsia="en-IN"/>
              </w:rPr>
              <w:t>Employee Type</w:t>
            </w:r>
          </w:p>
        </w:tc>
        <w:tc>
          <w:tcPr>
            <w:tcW w:w="3900" w:type="dxa"/>
            <w:tcBorders>
              <w:top w:val="nil"/>
              <w:left w:val="nil"/>
              <w:bottom w:val="single" w:color="auto" w:sz="4" w:space="0"/>
              <w:right w:val="single" w:color="auto" w:sz="4" w:space="0"/>
            </w:tcBorders>
            <w:shd w:val="clear" w:color="auto" w:fill="auto"/>
            <w:vAlign w:val="center"/>
            <w:hideMark/>
          </w:tcPr>
          <w:p w:rsidRPr="00DE0E1D" w:rsidR="00AD018C" w:rsidP="0037197C" w:rsidRDefault="00AD018C" w14:paraId="1DB7714F" w14:textId="77777777">
            <w:pPr>
              <w:spacing w:after="0" w:line="240" w:lineRule="auto"/>
              <w:rPr>
                <w:rFonts w:ascii="Calibri" w:hAnsi="Calibri" w:eastAsia="Times New Roman" w:cs="Calibri"/>
                <w:color w:val="000000"/>
                <w:lang w:val="en-IN" w:eastAsia="en-IN"/>
              </w:rPr>
            </w:pPr>
            <w:r w:rsidRPr="00DE0E1D">
              <w:rPr>
                <w:rFonts w:ascii="Calibri" w:hAnsi="Calibri" w:eastAsia="Times New Roman" w:cs="Calibri"/>
                <w:color w:val="000000"/>
                <w:lang w:eastAsia="en-IN"/>
              </w:rPr>
              <w:t> </w:t>
            </w:r>
            <w:r>
              <w:rPr>
                <w:rFonts w:ascii="Calibri" w:hAnsi="Calibri" w:eastAsia="Times New Roman" w:cs="Calibri"/>
                <w:color w:val="000000"/>
                <w:lang w:eastAsia="en-IN"/>
              </w:rPr>
              <w:t>Select Employee Type</w:t>
            </w:r>
          </w:p>
        </w:tc>
      </w:tr>
      <w:tr w:rsidRPr="00DE0E1D" w:rsidR="00AD018C" w:rsidTr="0037197C" w14:paraId="70920272" w14:textId="77777777">
        <w:trPr>
          <w:trHeight w:val="288"/>
        </w:trPr>
        <w:tc>
          <w:tcPr>
            <w:tcW w:w="3400" w:type="dxa"/>
            <w:tcBorders>
              <w:top w:val="nil"/>
              <w:left w:val="single" w:color="auto" w:sz="4" w:space="0"/>
              <w:bottom w:val="single" w:color="auto" w:sz="4" w:space="0"/>
              <w:right w:val="single" w:color="auto" w:sz="4" w:space="0"/>
            </w:tcBorders>
            <w:shd w:val="clear" w:color="auto" w:fill="auto"/>
            <w:vAlign w:val="center"/>
            <w:hideMark/>
          </w:tcPr>
          <w:p w:rsidRPr="00DE0E1D" w:rsidR="00AD018C" w:rsidP="0037197C" w:rsidRDefault="00AD018C" w14:paraId="2B6CB9D2" w14:textId="77777777">
            <w:pPr>
              <w:spacing w:after="0" w:line="240" w:lineRule="auto"/>
              <w:jc w:val="center"/>
              <w:rPr>
                <w:rFonts w:ascii="Calibri" w:hAnsi="Calibri" w:eastAsia="Times New Roman" w:cs="Calibri"/>
                <w:color w:val="000000"/>
                <w:lang w:val="en-IN" w:eastAsia="en-IN"/>
              </w:rPr>
            </w:pPr>
            <w:r w:rsidRPr="00DE0E1D">
              <w:rPr>
                <w:rFonts w:ascii="Calibri" w:hAnsi="Calibri" w:eastAsia="Times New Roman" w:cs="Calibri"/>
                <w:color w:val="000000"/>
                <w:lang w:eastAsia="en-IN"/>
              </w:rPr>
              <w:t>Last4 digits of ssn</w:t>
            </w:r>
          </w:p>
        </w:tc>
        <w:tc>
          <w:tcPr>
            <w:tcW w:w="3900" w:type="dxa"/>
            <w:tcBorders>
              <w:top w:val="nil"/>
              <w:left w:val="nil"/>
              <w:bottom w:val="single" w:color="auto" w:sz="4" w:space="0"/>
              <w:right w:val="single" w:color="auto" w:sz="4" w:space="0"/>
            </w:tcBorders>
            <w:shd w:val="clear" w:color="auto" w:fill="auto"/>
            <w:vAlign w:val="center"/>
            <w:hideMark/>
          </w:tcPr>
          <w:p w:rsidRPr="00DE0E1D" w:rsidR="00AD018C" w:rsidP="0037197C" w:rsidRDefault="00AD018C" w14:paraId="05217BAB" w14:textId="77777777">
            <w:pPr>
              <w:spacing w:after="0" w:line="240" w:lineRule="auto"/>
              <w:rPr>
                <w:rFonts w:ascii="Calibri" w:hAnsi="Calibri" w:eastAsia="Times New Roman" w:cs="Calibri"/>
                <w:color w:val="000000"/>
                <w:lang w:val="en-IN" w:eastAsia="en-IN"/>
              </w:rPr>
            </w:pPr>
            <w:r w:rsidRPr="00DE0E1D">
              <w:rPr>
                <w:rFonts w:ascii="Calibri" w:hAnsi="Calibri" w:eastAsia="Times New Roman" w:cs="Calibri"/>
                <w:color w:val="000000"/>
                <w:lang w:eastAsia="en-IN"/>
              </w:rPr>
              <w:t> </w:t>
            </w:r>
            <w:r>
              <w:rPr>
                <w:rFonts w:ascii="Calibri" w:hAnsi="Calibri" w:eastAsia="Times New Roman" w:cs="Calibri"/>
                <w:color w:val="000000"/>
                <w:lang w:eastAsia="en-IN"/>
              </w:rPr>
              <w:t>Enter SSN</w:t>
            </w:r>
          </w:p>
        </w:tc>
      </w:tr>
      <w:tr w:rsidRPr="00DE0E1D" w:rsidR="00AD018C" w:rsidTr="0037197C" w14:paraId="6491302E" w14:textId="77777777">
        <w:trPr>
          <w:trHeight w:val="288"/>
        </w:trPr>
        <w:tc>
          <w:tcPr>
            <w:tcW w:w="3400" w:type="dxa"/>
            <w:tcBorders>
              <w:top w:val="nil"/>
              <w:left w:val="single" w:color="auto" w:sz="4" w:space="0"/>
              <w:bottom w:val="single" w:color="auto" w:sz="4" w:space="0"/>
              <w:right w:val="single" w:color="auto" w:sz="4" w:space="0"/>
            </w:tcBorders>
            <w:shd w:val="clear" w:color="auto" w:fill="auto"/>
            <w:vAlign w:val="center"/>
            <w:hideMark/>
          </w:tcPr>
          <w:p w:rsidRPr="00DE0E1D" w:rsidR="00AD018C" w:rsidP="0037197C" w:rsidRDefault="00AD018C" w14:paraId="2C74B984" w14:textId="77777777">
            <w:pPr>
              <w:spacing w:after="0" w:line="240" w:lineRule="auto"/>
              <w:jc w:val="center"/>
              <w:rPr>
                <w:rFonts w:ascii="Calibri" w:hAnsi="Calibri" w:eastAsia="Times New Roman" w:cs="Calibri"/>
                <w:color w:val="000000"/>
                <w:lang w:val="en-IN" w:eastAsia="en-IN"/>
              </w:rPr>
            </w:pPr>
            <w:r w:rsidRPr="00DE0E1D">
              <w:rPr>
                <w:rFonts w:ascii="Calibri" w:hAnsi="Calibri" w:eastAsia="Times New Roman" w:cs="Calibri"/>
                <w:color w:val="000000"/>
                <w:lang w:eastAsia="en-IN"/>
              </w:rPr>
              <w:t>Mobile Number</w:t>
            </w:r>
          </w:p>
        </w:tc>
        <w:tc>
          <w:tcPr>
            <w:tcW w:w="3900" w:type="dxa"/>
            <w:tcBorders>
              <w:top w:val="nil"/>
              <w:left w:val="nil"/>
              <w:bottom w:val="single" w:color="auto" w:sz="4" w:space="0"/>
              <w:right w:val="single" w:color="auto" w:sz="4" w:space="0"/>
            </w:tcBorders>
            <w:shd w:val="clear" w:color="auto" w:fill="auto"/>
            <w:vAlign w:val="center"/>
            <w:hideMark/>
          </w:tcPr>
          <w:p w:rsidRPr="00DE0E1D" w:rsidR="00AD018C" w:rsidP="0037197C" w:rsidRDefault="00AD018C" w14:paraId="14FDB839" w14:textId="3CEE4447">
            <w:pPr>
              <w:spacing w:after="0" w:line="240" w:lineRule="auto"/>
              <w:rPr>
                <w:rFonts w:ascii="Calibri" w:hAnsi="Calibri" w:eastAsia="Times New Roman" w:cs="Calibri"/>
                <w:color w:val="000000"/>
                <w:lang w:val="en-IN" w:eastAsia="en-IN"/>
              </w:rPr>
            </w:pPr>
            <w:r w:rsidRPr="00DE0E1D">
              <w:rPr>
                <w:rFonts w:ascii="Calibri" w:hAnsi="Calibri" w:eastAsia="Times New Roman" w:cs="Calibri"/>
                <w:color w:val="000000"/>
                <w:lang w:val="en-IN" w:eastAsia="en-IN"/>
              </w:rPr>
              <w:t> </w:t>
            </w:r>
            <w:r>
              <w:rPr>
                <w:rFonts w:ascii="Calibri" w:hAnsi="Calibri" w:eastAsia="Times New Roman" w:cs="Calibri"/>
                <w:color w:val="000000"/>
                <w:lang w:val="en-IN" w:eastAsia="en-IN"/>
              </w:rPr>
              <w:t xml:space="preserve">Enter </w:t>
            </w:r>
            <w:r w:rsidR="00FA5A40">
              <w:rPr>
                <w:rFonts w:ascii="Calibri" w:hAnsi="Calibri" w:eastAsia="Times New Roman" w:cs="Calibri"/>
                <w:color w:val="000000"/>
                <w:lang w:val="en-IN" w:eastAsia="en-IN"/>
              </w:rPr>
              <w:t>10-digit</w:t>
            </w:r>
            <w:r>
              <w:rPr>
                <w:rFonts w:ascii="Calibri" w:hAnsi="Calibri" w:eastAsia="Times New Roman" w:cs="Calibri"/>
                <w:color w:val="000000"/>
                <w:lang w:val="en-IN" w:eastAsia="en-IN"/>
              </w:rPr>
              <w:t xml:space="preserve"> mobile number </w:t>
            </w:r>
          </w:p>
        </w:tc>
      </w:tr>
      <w:tr w:rsidRPr="00DE0E1D" w:rsidR="00AD018C" w:rsidTr="0037197C" w14:paraId="1B8518E1" w14:textId="77777777">
        <w:trPr>
          <w:trHeight w:val="288"/>
        </w:trPr>
        <w:tc>
          <w:tcPr>
            <w:tcW w:w="3400" w:type="dxa"/>
            <w:tcBorders>
              <w:top w:val="nil"/>
              <w:left w:val="single" w:color="auto" w:sz="4" w:space="0"/>
              <w:bottom w:val="single" w:color="auto" w:sz="4" w:space="0"/>
              <w:right w:val="single" w:color="auto" w:sz="4" w:space="0"/>
            </w:tcBorders>
            <w:shd w:val="clear" w:color="auto" w:fill="auto"/>
            <w:vAlign w:val="center"/>
            <w:hideMark/>
          </w:tcPr>
          <w:p w:rsidRPr="00DE0E1D" w:rsidR="00AD018C" w:rsidP="0037197C" w:rsidRDefault="00AD018C" w14:paraId="30F24DDF" w14:textId="77777777">
            <w:pPr>
              <w:spacing w:after="0" w:line="240" w:lineRule="auto"/>
              <w:jc w:val="center"/>
              <w:rPr>
                <w:rFonts w:ascii="Calibri" w:hAnsi="Calibri" w:eastAsia="Times New Roman" w:cs="Calibri"/>
                <w:color w:val="000000"/>
                <w:lang w:val="en-IN" w:eastAsia="en-IN"/>
              </w:rPr>
            </w:pPr>
            <w:r w:rsidRPr="00DE0E1D">
              <w:rPr>
                <w:rFonts w:ascii="Calibri" w:hAnsi="Calibri" w:eastAsia="Times New Roman" w:cs="Calibri"/>
                <w:color w:val="000000"/>
                <w:lang w:eastAsia="en-IN"/>
              </w:rPr>
              <w:t>Birthdate (MMDD)</w:t>
            </w:r>
          </w:p>
        </w:tc>
        <w:tc>
          <w:tcPr>
            <w:tcW w:w="3900" w:type="dxa"/>
            <w:tcBorders>
              <w:top w:val="nil"/>
              <w:left w:val="nil"/>
              <w:bottom w:val="single" w:color="auto" w:sz="4" w:space="0"/>
              <w:right w:val="single" w:color="auto" w:sz="4" w:space="0"/>
            </w:tcBorders>
            <w:shd w:val="clear" w:color="auto" w:fill="auto"/>
            <w:vAlign w:val="center"/>
            <w:hideMark/>
          </w:tcPr>
          <w:p w:rsidRPr="00DE0E1D" w:rsidR="00AD018C" w:rsidP="0037197C" w:rsidRDefault="00AD018C" w14:paraId="5AA232D6" w14:textId="77777777">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eastAsia="en-IN"/>
              </w:rPr>
              <w:t>Enter Birthdate</w:t>
            </w:r>
          </w:p>
        </w:tc>
      </w:tr>
      <w:tr w:rsidRPr="00DE0E1D" w:rsidR="00AD018C" w:rsidTr="0037197C" w14:paraId="2F8FD86F" w14:textId="77777777">
        <w:trPr>
          <w:trHeight w:val="288"/>
        </w:trPr>
        <w:tc>
          <w:tcPr>
            <w:tcW w:w="3400" w:type="dxa"/>
            <w:tcBorders>
              <w:top w:val="nil"/>
              <w:left w:val="single" w:color="auto" w:sz="4" w:space="0"/>
              <w:bottom w:val="single" w:color="auto" w:sz="4" w:space="0"/>
              <w:right w:val="single" w:color="auto" w:sz="4" w:space="0"/>
            </w:tcBorders>
            <w:shd w:val="clear" w:color="auto" w:fill="auto"/>
            <w:vAlign w:val="center"/>
            <w:hideMark/>
          </w:tcPr>
          <w:p w:rsidRPr="00DE0E1D" w:rsidR="00AD018C" w:rsidP="0037197C" w:rsidRDefault="00AD018C" w14:paraId="5C18411C" w14:textId="77777777">
            <w:pPr>
              <w:spacing w:after="0" w:line="240" w:lineRule="auto"/>
              <w:jc w:val="center"/>
              <w:rPr>
                <w:rFonts w:ascii="Calibri" w:hAnsi="Calibri" w:eastAsia="Times New Roman" w:cs="Calibri"/>
                <w:color w:val="000000"/>
                <w:lang w:val="en-IN" w:eastAsia="en-IN"/>
              </w:rPr>
            </w:pPr>
            <w:r w:rsidRPr="00DE0E1D">
              <w:rPr>
                <w:rFonts w:ascii="Calibri" w:hAnsi="Calibri" w:eastAsia="Times New Roman" w:cs="Calibri"/>
                <w:color w:val="000000"/>
                <w:lang w:eastAsia="en-IN"/>
              </w:rPr>
              <w:t>User Login</w:t>
            </w:r>
          </w:p>
        </w:tc>
        <w:tc>
          <w:tcPr>
            <w:tcW w:w="3900" w:type="dxa"/>
            <w:tcBorders>
              <w:top w:val="nil"/>
              <w:left w:val="nil"/>
              <w:bottom w:val="single" w:color="auto" w:sz="4" w:space="0"/>
              <w:right w:val="single" w:color="auto" w:sz="4" w:space="0"/>
            </w:tcBorders>
            <w:shd w:val="clear" w:color="auto" w:fill="auto"/>
            <w:vAlign w:val="center"/>
            <w:hideMark/>
          </w:tcPr>
          <w:p w:rsidRPr="00DE0E1D" w:rsidR="00AD018C" w:rsidP="0037197C" w:rsidRDefault="00AD018C" w14:paraId="2986B30E" w14:textId="66FF2E00">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eastAsia="en-IN"/>
              </w:rPr>
              <w:t xml:space="preserve">Select the auto </w:t>
            </w:r>
            <w:r w:rsidR="00FA5A40">
              <w:rPr>
                <w:rFonts w:ascii="Calibri" w:hAnsi="Calibri" w:eastAsia="Times New Roman" w:cs="Calibri"/>
                <w:color w:val="000000"/>
                <w:lang w:eastAsia="en-IN"/>
              </w:rPr>
              <w:t>generated login</w:t>
            </w:r>
            <w:r>
              <w:rPr>
                <w:rFonts w:ascii="Calibri" w:hAnsi="Calibri" w:eastAsia="Times New Roman" w:cs="Calibri"/>
                <w:color w:val="000000"/>
                <w:lang w:eastAsia="en-IN"/>
              </w:rPr>
              <w:t xml:space="preserve"> </w:t>
            </w:r>
          </w:p>
        </w:tc>
      </w:tr>
      <w:tr w:rsidRPr="00DE0E1D" w:rsidR="00AD018C" w:rsidTr="0037197C" w14:paraId="17553A98" w14:textId="77777777">
        <w:trPr>
          <w:trHeight w:val="288"/>
        </w:trPr>
        <w:tc>
          <w:tcPr>
            <w:tcW w:w="3400" w:type="dxa"/>
            <w:tcBorders>
              <w:top w:val="nil"/>
              <w:left w:val="single" w:color="auto" w:sz="4" w:space="0"/>
              <w:bottom w:val="single" w:color="auto" w:sz="4" w:space="0"/>
              <w:right w:val="single" w:color="auto" w:sz="4" w:space="0"/>
            </w:tcBorders>
            <w:shd w:val="clear" w:color="auto" w:fill="auto"/>
            <w:vAlign w:val="center"/>
            <w:hideMark/>
          </w:tcPr>
          <w:p w:rsidRPr="00DE0E1D" w:rsidR="00AD018C" w:rsidP="0037197C" w:rsidRDefault="00AD018C" w14:paraId="3C6EE494" w14:textId="77777777">
            <w:pPr>
              <w:spacing w:after="0" w:line="240" w:lineRule="auto"/>
              <w:jc w:val="center"/>
              <w:rPr>
                <w:rFonts w:ascii="Calibri" w:hAnsi="Calibri" w:eastAsia="Times New Roman" w:cs="Calibri"/>
                <w:color w:val="000000"/>
                <w:lang w:val="en-IN" w:eastAsia="en-IN"/>
              </w:rPr>
            </w:pPr>
            <w:r w:rsidRPr="00DE0E1D">
              <w:rPr>
                <w:rFonts w:ascii="Calibri" w:hAnsi="Calibri" w:eastAsia="Times New Roman" w:cs="Calibri"/>
                <w:color w:val="000000"/>
                <w:lang w:eastAsia="en-IN"/>
              </w:rPr>
              <w:t>Location</w:t>
            </w:r>
          </w:p>
        </w:tc>
        <w:tc>
          <w:tcPr>
            <w:tcW w:w="3900" w:type="dxa"/>
            <w:tcBorders>
              <w:top w:val="nil"/>
              <w:left w:val="nil"/>
              <w:bottom w:val="single" w:color="auto" w:sz="4" w:space="0"/>
              <w:right w:val="single" w:color="auto" w:sz="4" w:space="0"/>
            </w:tcBorders>
            <w:shd w:val="clear" w:color="auto" w:fill="auto"/>
            <w:vAlign w:val="center"/>
            <w:hideMark/>
          </w:tcPr>
          <w:p w:rsidRPr="00DE0E1D" w:rsidR="00AD018C" w:rsidP="0037197C" w:rsidRDefault="00AD018C" w14:paraId="0543DBD5" w14:textId="77777777">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val="en-IN" w:eastAsia="en-IN"/>
              </w:rPr>
              <w:t xml:space="preserve">Select the location </w:t>
            </w:r>
          </w:p>
        </w:tc>
      </w:tr>
      <w:tr w:rsidRPr="00DE0E1D" w:rsidR="00AD018C" w:rsidTr="0037197C" w14:paraId="16D87B5A" w14:textId="77777777">
        <w:trPr>
          <w:trHeight w:val="288"/>
        </w:trPr>
        <w:tc>
          <w:tcPr>
            <w:tcW w:w="3400" w:type="dxa"/>
            <w:tcBorders>
              <w:top w:val="nil"/>
              <w:left w:val="single" w:color="auto" w:sz="4" w:space="0"/>
              <w:bottom w:val="single" w:color="auto" w:sz="4" w:space="0"/>
              <w:right w:val="single" w:color="auto" w:sz="4" w:space="0"/>
            </w:tcBorders>
            <w:shd w:val="clear" w:color="auto" w:fill="auto"/>
            <w:vAlign w:val="center"/>
            <w:hideMark/>
          </w:tcPr>
          <w:p w:rsidRPr="00DE0E1D" w:rsidR="00AD018C" w:rsidP="0037197C" w:rsidRDefault="00AD018C" w14:paraId="3BB5A63F" w14:textId="77777777">
            <w:pPr>
              <w:spacing w:after="0" w:line="240" w:lineRule="auto"/>
              <w:jc w:val="center"/>
              <w:rPr>
                <w:rFonts w:ascii="Calibri" w:hAnsi="Calibri" w:eastAsia="Times New Roman" w:cs="Calibri"/>
                <w:color w:val="000000"/>
                <w:lang w:val="en-IN" w:eastAsia="en-IN"/>
              </w:rPr>
            </w:pPr>
            <w:r w:rsidRPr="00DE0E1D">
              <w:rPr>
                <w:rFonts w:ascii="Calibri" w:hAnsi="Calibri" w:eastAsia="Times New Roman" w:cs="Calibri"/>
                <w:color w:val="000000"/>
                <w:lang w:eastAsia="en-IN"/>
              </w:rPr>
              <w:t>Vendor Email</w:t>
            </w:r>
          </w:p>
        </w:tc>
        <w:tc>
          <w:tcPr>
            <w:tcW w:w="3900" w:type="dxa"/>
            <w:tcBorders>
              <w:top w:val="nil"/>
              <w:left w:val="nil"/>
              <w:bottom w:val="single" w:color="auto" w:sz="4" w:space="0"/>
              <w:right w:val="single" w:color="auto" w:sz="4" w:space="0"/>
            </w:tcBorders>
            <w:shd w:val="clear" w:color="auto" w:fill="auto"/>
            <w:vAlign w:val="center"/>
            <w:hideMark/>
          </w:tcPr>
          <w:p w:rsidRPr="00DE0E1D" w:rsidR="00AD018C" w:rsidP="0037197C" w:rsidRDefault="00AD018C" w14:paraId="42B78E3C" w14:textId="77777777">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val="en-IN" w:eastAsia="en-IN"/>
              </w:rPr>
              <w:t>Enter the external email</w:t>
            </w:r>
          </w:p>
        </w:tc>
      </w:tr>
    </w:tbl>
    <w:p w:rsidR="00AD018C" w:rsidP="00AD018C" w:rsidRDefault="00AD018C" w14:paraId="0A00E039" w14:textId="77777777"/>
    <w:p w:rsidRPr="005B38AA" w:rsidR="00AD018C" w:rsidP="00AD018C" w:rsidRDefault="00AD018C" w14:paraId="3AF50CE4" w14:textId="77777777">
      <w:pPr>
        <w:pStyle w:val="Heading3"/>
      </w:pPr>
      <w:bookmarkStart w:name="_Toc33292551" w:id="36"/>
      <w:r w:rsidRPr="005B38AA">
        <w:lastRenderedPageBreak/>
        <w:t>Non-Employee Conversion: Contractor to Employee -Possibility 1</w:t>
      </w:r>
      <w:bookmarkEnd w:id="36"/>
    </w:p>
    <w:p w:rsidR="00AD018C" w:rsidP="00424C0E" w:rsidRDefault="00AD018C" w14:paraId="65FC5A4C" w14:textId="2B493277">
      <w:r>
        <w:rPr>
          <w:rFonts w:ascii="Calibri" w:hAnsi="Calibri" w:eastAsia="Calibri" w:cs="Calibri"/>
        </w:rPr>
        <w:t xml:space="preserve">The contractor is converted to employee. the pic </w:t>
      </w:r>
      <w:r w:rsidRPr="005B38AA">
        <w:rPr>
          <w:rFonts w:ascii="Calibri" w:hAnsi="Calibri" w:eastAsia="Calibri" w:cs="Calibri"/>
        </w:rPr>
        <w:t>he</w:t>
      </w:r>
      <w:r>
        <w:rPr>
          <w:rFonts w:ascii="Calibri" w:hAnsi="Calibri" w:eastAsia="Calibri" w:cs="Calibri"/>
        </w:rPr>
        <w:t xml:space="preserve"> uses while </w:t>
      </w:r>
      <w:r w:rsidRPr="005B38AA">
        <w:rPr>
          <w:rFonts w:ascii="Calibri" w:hAnsi="Calibri" w:eastAsia="Calibri" w:cs="Calibri"/>
        </w:rPr>
        <w:t>he is</w:t>
      </w:r>
      <w:r>
        <w:rPr>
          <w:rFonts w:ascii="Calibri" w:hAnsi="Calibri" w:eastAsia="Calibri" w:cs="Calibri"/>
        </w:rPr>
        <w:t xml:space="preserve"> a contractor and if HR assigns same pic to source while </w:t>
      </w:r>
      <w:r w:rsidRPr="005B38AA">
        <w:rPr>
          <w:rFonts w:ascii="Calibri" w:hAnsi="Calibri" w:eastAsia="Calibri" w:cs="Calibri"/>
        </w:rPr>
        <w:t>he</w:t>
      </w:r>
      <w:r>
        <w:rPr>
          <w:rFonts w:ascii="Calibri" w:hAnsi="Calibri" w:eastAsia="Calibri" w:cs="Calibri"/>
        </w:rPr>
        <w:t xml:space="preserve"> is hired.</w:t>
      </w:r>
      <w:r>
        <w:t xml:space="preserve">      </w:t>
      </w:r>
    </w:p>
    <w:p w:rsidR="00AD018C" w:rsidP="00AD018C" w:rsidRDefault="00AD018C" w14:paraId="1D20FCCA" w14:textId="21964620">
      <w:pPr>
        <w:pStyle w:val="ListParagraph"/>
        <w:numPr>
          <w:ilvl w:val="0"/>
          <w:numId w:val="31"/>
        </w:numPr>
      </w:pPr>
      <w:r w:rsidRPr="00AC339D">
        <w:rPr>
          <w:rFonts w:ascii="Calibri" w:hAnsi="Calibri" w:eastAsia="Calibri" w:cs="Calibri"/>
        </w:rPr>
        <w:t xml:space="preserve">All User record will be picked up from the view </w:t>
      </w:r>
      <w:r>
        <w:rPr>
          <w:rFonts w:ascii="Calibri" w:hAnsi="Calibri" w:eastAsia="Calibri" w:cs="Calibri"/>
        </w:rPr>
        <w:t>VW_</w:t>
      </w:r>
      <w:r w:rsidR="00120727">
        <w:rPr>
          <w:rFonts w:ascii="Calibri" w:hAnsi="Calibri" w:eastAsia="Calibri" w:cs="Calibri"/>
        </w:rPr>
        <w:t>SAVIYNT</w:t>
      </w:r>
      <w:r>
        <w:rPr>
          <w:rFonts w:ascii="Calibri" w:hAnsi="Calibri" w:eastAsia="Calibri" w:cs="Calibri"/>
        </w:rPr>
        <w:t>_SAP_RECON/VW_</w:t>
      </w:r>
      <w:r w:rsidR="00120727">
        <w:rPr>
          <w:rFonts w:ascii="Calibri" w:hAnsi="Calibri" w:eastAsia="Calibri" w:cs="Calibri"/>
        </w:rPr>
        <w:t>SAVIYNT</w:t>
      </w:r>
      <w:r>
        <w:rPr>
          <w:rFonts w:ascii="Calibri" w:hAnsi="Calibri" w:eastAsia="Calibri" w:cs="Calibri"/>
        </w:rPr>
        <w:t>_SAP_RECON_INCREMENTAL.</w:t>
      </w:r>
    </w:p>
    <w:p w:rsidR="00AD018C" w:rsidP="00AD018C" w:rsidRDefault="00AD018C" w14:paraId="158E896F" w14:textId="77777777">
      <w:pPr>
        <w:pStyle w:val="ListParagraph"/>
        <w:numPr>
          <w:ilvl w:val="0"/>
          <w:numId w:val="31"/>
        </w:numPr>
        <w:rPr>
          <w:rFonts w:ascii="Calibri" w:hAnsi="Calibri" w:eastAsia="Calibri" w:cs="Calibri"/>
        </w:rPr>
      </w:pPr>
      <w:r w:rsidRPr="4F508AAB">
        <w:rPr>
          <w:rFonts w:ascii="Calibri" w:hAnsi="Calibri" w:eastAsia="Calibri" w:cs="Calibri"/>
        </w:rPr>
        <w:t>As per the code logic the taken record is searched with employee no in HOLD_EMPL_CURRENT_TABLE if not found then.</w:t>
      </w:r>
    </w:p>
    <w:p w:rsidR="00AD018C" w:rsidP="00AD018C" w:rsidRDefault="00AD018C" w14:paraId="183B15B5" w14:textId="18F5B650">
      <w:pPr>
        <w:pStyle w:val="ListParagraph"/>
        <w:numPr>
          <w:ilvl w:val="0"/>
          <w:numId w:val="31"/>
        </w:numPr>
        <w:rPr>
          <w:rFonts w:ascii="Calibri" w:hAnsi="Calibri" w:eastAsia="Calibri" w:cs="Calibri"/>
        </w:rPr>
      </w:pPr>
      <w:r w:rsidRPr="4F508AAB">
        <w:rPr>
          <w:rFonts w:ascii="Calibri" w:hAnsi="Calibri" w:eastAsia="Calibri" w:cs="Calibri"/>
        </w:rPr>
        <w:t xml:space="preserve">The same record is searched in </w:t>
      </w:r>
      <w:r w:rsidR="00120727">
        <w:rPr>
          <w:rFonts w:ascii="Calibri" w:hAnsi="Calibri" w:eastAsia="Calibri" w:cs="Calibri"/>
        </w:rPr>
        <w:t>Saviynt</w:t>
      </w:r>
      <w:r w:rsidRPr="4F508AAB">
        <w:rPr>
          <w:rFonts w:ascii="Calibri" w:hAnsi="Calibri" w:eastAsia="Calibri" w:cs="Calibri"/>
        </w:rPr>
        <w:t xml:space="preserve"> table with the combination of Lastname, Birthdate, SSN if all 3 matches with the source record.</w:t>
      </w:r>
    </w:p>
    <w:p w:rsidRPr="00100130" w:rsidR="00AD018C" w:rsidP="00AD018C" w:rsidRDefault="00AD018C" w14:paraId="2DBC84F1" w14:textId="6E4817E4">
      <w:pPr>
        <w:pStyle w:val="ListParagraph"/>
        <w:numPr>
          <w:ilvl w:val="0"/>
          <w:numId w:val="31"/>
        </w:numPr>
        <w:rPr>
          <w:rFonts w:ascii="Calibri" w:hAnsi="Calibri" w:eastAsia="Calibri" w:cs="Calibri"/>
        </w:rPr>
      </w:pPr>
      <w:r>
        <w:rPr>
          <w:rFonts w:ascii="Calibri" w:hAnsi="Calibri" w:eastAsia="Calibri" w:cs="Calibri"/>
        </w:rPr>
        <w:t xml:space="preserve">And the pic from the same source record is compared with the </w:t>
      </w:r>
      <w:r w:rsidR="00120727">
        <w:rPr>
          <w:rFonts w:ascii="Calibri" w:hAnsi="Calibri" w:eastAsia="Calibri" w:cs="Calibri"/>
        </w:rPr>
        <w:t>Saviynt</w:t>
      </w:r>
      <w:r>
        <w:rPr>
          <w:rFonts w:ascii="Calibri" w:hAnsi="Calibri" w:eastAsia="Calibri" w:cs="Calibri"/>
        </w:rPr>
        <w:t xml:space="preserve"> ,if the above combination and the pic matches for the same user, then this is considered as correct record.</w:t>
      </w:r>
    </w:p>
    <w:p w:rsidRPr="00952AA3" w:rsidR="00AD018C" w:rsidP="00AD018C" w:rsidRDefault="00AD018C" w14:paraId="3444D044" w14:textId="74C5CB9D">
      <w:pPr>
        <w:pStyle w:val="ListParagraph"/>
        <w:numPr>
          <w:ilvl w:val="0"/>
          <w:numId w:val="31"/>
        </w:numPr>
      </w:pPr>
      <w:r w:rsidRPr="00952AA3">
        <w:rPr>
          <w:rFonts w:ascii="Calibri" w:hAnsi="Calibri" w:eastAsia="Calibri" w:cs="Calibri"/>
        </w:rPr>
        <w:t xml:space="preserve">then this record is updated   in   </w:t>
      </w:r>
      <w:r w:rsidRPr="00952AA3">
        <w:rPr>
          <w:rFonts w:ascii="Calibri" w:hAnsi="Calibri" w:eastAsia="Calibri" w:cs="Calibri"/>
          <w:b/>
          <w:bCs/>
        </w:rPr>
        <w:t>HOLD_EMPL_CURRENT</w:t>
      </w:r>
      <w:r w:rsidRPr="00952AA3">
        <w:rPr>
          <w:rFonts w:ascii="Calibri" w:hAnsi="Calibri" w:eastAsia="Calibri" w:cs="Calibri"/>
        </w:rPr>
        <w:t xml:space="preserve"> table with pic from </w:t>
      </w:r>
      <w:r w:rsidR="00120727">
        <w:rPr>
          <w:rFonts w:ascii="Calibri" w:hAnsi="Calibri" w:eastAsia="Calibri" w:cs="Calibri"/>
        </w:rPr>
        <w:t>Saviynt</w:t>
      </w:r>
      <w:r w:rsidRPr="00952AA3">
        <w:rPr>
          <w:rFonts w:ascii="Calibri" w:hAnsi="Calibri" w:eastAsia="Calibri" w:cs="Calibri"/>
        </w:rPr>
        <w:t xml:space="preserve"> and the same record is inserted in </w:t>
      </w:r>
      <w:r w:rsidRPr="00952AA3">
        <w:rPr>
          <w:rFonts w:ascii="Calibri" w:hAnsi="Calibri" w:eastAsia="Calibri" w:cs="Calibri"/>
          <w:b/>
          <w:bCs/>
        </w:rPr>
        <w:t>mpc_</w:t>
      </w:r>
      <w:r w:rsidR="00120727">
        <w:rPr>
          <w:rFonts w:ascii="Calibri" w:hAnsi="Calibri" w:eastAsia="Calibri" w:cs="Calibri"/>
          <w:b/>
          <w:bCs/>
        </w:rPr>
        <w:t>Saviynt</w:t>
      </w:r>
      <w:r w:rsidRPr="00952AA3">
        <w:rPr>
          <w:rFonts w:ascii="Calibri" w:hAnsi="Calibri" w:eastAsia="Calibri" w:cs="Calibri"/>
          <w:b/>
          <w:bCs/>
        </w:rPr>
        <w:t xml:space="preserve">stagetable </w:t>
      </w:r>
      <w:r w:rsidRPr="00952AA3">
        <w:rPr>
          <w:rFonts w:ascii="Calibri" w:hAnsi="Calibri" w:eastAsia="Calibri" w:cs="Calibri"/>
        </w:rPr>
        <w:t>as employee.</w:t>
      </w:r>
    </w:p>
    <w:p w:rsidRPr="00AD70BA" w:rsidR="00AD018C" w:rsidP="00AD018C" w:rsidRDefault="00AD018C" w14:paraId="4EF69BD1" w14:textId="30947134">
      <w:pPr>
        <w:pStyle w:val="ListParagraph"/>
        <w:numPr>
          <w:ilvl w:val="0"/>
          <w:numId w:val="31"/>
        </w:numPr>
      </w:pPr>
      <w:r w:rsidRPr="00952AA3">
        <w:rPr>
          <w:rFonts w:ascii="Calibri" w:hAnsi="Calibri" w:eastAsia="Calibri" w:cs="Calibri"/>
        </w:rPr>
        <w:t>Then</w:t>
      </w:r>
      <w:r w:rsidRPr="00952AA3">
        <w:rPr>
          <w:rFonts w:ascii="Calibri" w:hAnsi="Calibri" w:eastAsia="Calibri" w:cs="Calibri"/>
          <w:b/>
          <w:bCs/>
        </w:rPr>
        <w:t xml:space="preserve"> </w:t>
      </w:r>
      <w:r>
        <w:rPr>
          <w:rFonts w:ascii="Calibri" w:hAnsi="Calibri" w:eastAsia="Calibri" w:cs="Calibri"/>
          <w:b/>
          <w:color w:val="000000" w:themeColor="text1"/>
          <w:sz w:val="24"/>
          <w:szCs w:val="24"/>
        </w:rPr>
        <w:t>HRSAPTRUSTEDRECON</w:t>
      </w:r>
      <w:r w:rsidRPr="00714C43">
        <w:rPr>
          <w:rFonts w:ascii="Calibri" w:hAnsi="Calibri" w:eastAsia="Calibri" w:cs="Calibri"/>
          <w:color w:val="000000" w:themeColor="text1"/>
          <w:sz w:val="24"/>
          <w:szCs w:val="24"/>
        </w:rPr>
        <w:t xml:space="preserve"> </w:t>
      </w:r>
      <w:r w:rsidRPr="00952AA3">
        <w:rPr>
          <w:rFonts w:ascii="Calibri" w:hAnsi="Calibri" w:eastAsia="Calibri" w:cs="Calibri"/>
          <w:color w:val="000000" w:themeColor="text1"/>
          <w:sz w:val="24"/>
          <w:szCs w:val="24"/>
        </w:rPr>
        <w:t xml:space="preserve">job runs and updates the contractor with employee for corresponding   pic in </w:t>
      </w:r>
      <w:r w:rsidR="00120727">
        <w:rPr>
          <w:rFonts w:ascii="Calibri" w:hAnsi="Calibri" w:eastAsia="Calibri" w:cs="Calibri"/>
          <w:color w:val="000000" w:themeColor="text1"/>
          <w:sz w:val="24"/>
          <w:szCs w:val="24"/>
        </w:rPr>
        <w:t>Saviynt</w:t>
      </w:r>
      <w:r w:rsidRPr="00952AA3">
        <w:rPr>
          <w:rFonts w:ascii="Calibri" w:hAnsi="Calibri" w:eastAsia="Calibri" w:cs="Calibri"/>
          <w:color w:val="000000" w:themeColor="text1"/>
          <w:sz w:val="24"/>
          <w:szCs w:val="24"/>
        </w:rPr>
        <w:t xml:space="preserve"> table.</w:t>
      </w:r>
      <w:r>
        <w:t xml:space="preserve">     </w:t>
      </w:r>
    </w:p>
    <w:p w:rsidRPr="005B38AA" w:rsidR="00AD018C" w:rsidP="00AD018C" w:rsidRDefault="00AD018C" w14:paraId="3CEE8B27" w14:textId="77777777">
      <w:pPr>
        <w:pStyle w:val="Heading3"/>
      </w:pPr>
      <w:bookmarkStart w:name="_Toc33292552" w:id="37"/>
      <w:r w:rsidRPr="005B38AA">
        <w:t>Non-Employee Conversion: Contractor to Employee -Possibility 2</w:t>
      </w:r>
      <w:bookmarkEnd w:id="37"/>
    </w:p>
    <w:p w:rsidR="00AD018C" w:rsidP="00485F0B" w:rsidRDefault="00AD018C" w14:paraId="265D2BC4" w14:textId="43F5F473">
      <w:pPr>
        <w:rPr>
          <w:rFonts w:ascii="Calibri" w:hAnsi="Calibri" w:eastAsia="Calibri" w:cs="Calibri"/>
        </w:rPr>
      </w:pPr>
      <w:r w:rsidRPr="4F508AAB">
        <w:rPr>
          <w:rFonts w:ascii="Calibri" w:hAnsi="Calibri" w:eastAsia="Calibri" w:cs="Calibri"/>
        </w:rPr>
        <w:t xml:space="preserve">The contractor is converted to employee. </w:t>
      </w:r>
      <w:r w:rsidRPr="005B38AA">
        <w:rPr>
          <w:rFonts w:ascii="Calibri" w:hAnsi="Calibri" w:eastAsia="Calibri" w:cs="Calibri"/>
        </w:rPr>
        <w:t xml:space="preserve">he </w:t>
      </w:r>
      <w:r w:rsidRPr="4F508AAB">
        <w:rPr>
          <w:rFonts w:ascii="Calibri" w:hAnsi="Calibri" w:eastAsia="Calibri" w:cs="Calibri"/>
        </w:rPr>
        <w:t xml:space="preserve">has a pic while </w:t>
      </w:r>
      <w:r w:rsidRPr="005B38AA">
        <w:rPr>
          <w:rFonts w:ascii="Calibri" w:hAnsi="Calibri" w:eastAsia="Calibri" w:cs="Calibri"/>
        </w:rPr>
        <w:t xml:space="preserve">he </w:t>
      </w:r>
      <w:r w:rsidRPr="4F508AAB">
        <w:rPr>
          <w:rFonts w:ascii="Calibri" w:hAnsi="Calibri" w:eastAsia="Calibri" w:cs="Calibri"/>
        </w:rPr>
        <w:t xml:space="preserve">is a contractor and if HR didn’t assign pic to source while </w:t>
      </w:r>
      <w:r w:rsidRPr="005B38AA">
        <w:rPr>
          <w:rFonts w:ascii="Calibri" w:hAnsi="Calibri" w:eastAsia="Calibri" w:cs="Calibri"/>
        </w:rPr>
        <w:t xml:space="preserve">he </w:t>
      </w:r>
      <w:r w:rsidRPr="4F508AAB">
        <w:rPr>
          <w:rFonts w:ascii="Calibri" w:hAnsi="Calibri" w:eastAsia="Calibri" w:cs="Calibri"/>
        </w:rPr>
        <w:t>is hired.</w:t>
      </w:r>
    </w:p>
    <w:p w:rsidR="00AD018C" w:rsidP="00AD018C" w:rsidRDefault="00AD018C" w14:paraId="5F64B473" w14:textId="139A2074">
      <w:pPr>
        <w:pStyle w:val="ListParagraph"/>
        <w:numPr>
          <w:ilvl w:val="0"/>
          <w:numId w:val="32"/>
        </w:numPr>
      </w:pPr>
      <w:r w:rsidRPr="00AC339D">
        <w:rPr>
          <w:rFonts w:ascii="Calibri" w:hAnsi="Calibri" w:eastAsia="Calibri" w:cs="Calibri"/>
        </w:rPr>
        <w:t xml:space="preserve">All User record will be picked up from the view </w:t>
      </w:r>
      <w:r>
        <w:rPr>
          <w:rFonts w:ascii="Calibri" w:hAnsi="Calibri" w:eastAsia="Calibri" w:cs="Calibri"/>
        </w:rPr>
        <w:t>VW_</w:t>
      </w:r>
      <w:r w:rsidR="00120727">
        <w:rPr>
          <w:rFonts w:ascii="Calibri" w:hAnsi="Calibri" w:eastAsia="Calibri" w:cs="Calibri"/>
        </w:rPr>
        <w:t>SAVIYNT</w:t>
      </w:r>
      <w:r>
        <w:rPr>
          <w:rFonts w:ascii="Calibri" w:hAnsi="Calibri" w:eastAsia="Calibri" w:cs="Calibri"/>
        </w:rPr>
        <w:t>_SAP_RECON/VW_</w:t>
      </w:r>
      <w:r w:rsidR="00120727">
        <w:rPr>
          <w:rFonts w:ascii="Calibri" w:hAnsi="Calibri" w:eastAsia="Calibri" w:cs="Calibri"/>
        </w:rPr>
        <w:t>SAVIYNT</w:t>
      </w:r>
      <w:r>
        <w:rPr>
          <w:rFonts w:ascii="Calibri" w:hAnsi="Calibri" w:eastAsia="Calibri" w:cs="Calibri"/>
        </w:rPr>
        <w:t>_SAP_RECON_INCREMENTAL.</w:t>
      </w:r>
    </w:p>
    <w:p w:rsidR="00AD018C" w:rsidP="00AD018C" w:rsidRDefault="00AD018C" w14:paraId="356B8D19" w14:textId="77777777">
      <w:pPr>
        <w:pStyle w:val="ListParagraph"/>
        <w:numPr>
          <w:ilvl w:val="0"/>
          <w:numId w:val="32"/>
        </w:numPr>
        <w:rPr>
          <w:rFonts w:ascii="Calibri" w:hAnsi="Calibri" w:eastAsia="Calibri" w:cs="Calibri"/>
        </w:rPr>
      </w:pPr>
      <w:r w:rsidRPr="4F508AAB">
        <w:rPr>
          <w:rFonts w:ascii="Calibri" w:hAnsi="Calibri" w:eastAsia="Calibri" w:cs="Calibri"/>
        </w:rPr>
        <w:t>As per the code logic the taken record is searched with employee no in HOLD_EMPL_CURRENT_TABLE if not found then.</w:t>
      </w:r>
    </w:p>
    <w:p w:rsidR="00AD018C" w:rsidP="00AD018C" w:rsidRDefault="00AD018C" w14:paraId="7A10D271" w14:textId="7C48C3BF">
      <w:pPr>
        <w:pStyle w:val="ListParagraph"/>
        <w:numPr>
          <w:ilvl w:val="0"/>
          <w:numId w:val="32"/>
        </w:numPr>
        <w:rPr>
          <w:rFonts w:ascii="Calibri" w:hAnsi="Calibri" w:eastAsia="Calibri" w:cs="Calibri"/>
        </w:rPr>
      </w:pPr>
      <w:r w:rsidRPr="4F508AAB">
        <w:rPr>
          <w:rFonts w:ascii="Calibri" w:hAnsi="Calibri" w:eastAsia="Calibri" w:cs="Calibri"/>
        </w:rPr>
        <w:t xml:space="preserve">The same record is searched in </w:t>
      </w:r>
      <w:r w:rsidR="00120727">
        <w:rPr>
          <w:rFonts w:ascii="Calibri" w:hAnsi="Calibri" w:eastAsia="Calibri" w:cs="Calibri"/>
        </w:rPr>
        <w:t>Saviynt</w:t>
      </w:r>
      <w:r w:rsidRPr="4F508AAB">
        <w:rPr>
          <w:rFonts w:ascii="Calibri" w:hAnsi="Calibri" w:eastAsia="Calibri" w:cs="Calibri"/>
        </w:rPr>
        <w:t xml:space="preserve"> table with the combination of Lastname, Birthdate, SSN if all 3 matches with the source record.</w:t>
      </w:r>
    </w:p>
    <w:p w:rsidR="00AD018C" w:rsidP="00AD018C" w:rsidRDefault="00AD018C" w14:paraId="72663B80" w14:textId="6DDDD417">
      <w:pPr>
        <w:pStyle w:val="ListParagraph"/>
        <w:numPr>
          <w:ilvl w:val="0"/>
          <w:numId w:val="32"/>
        </w:numPr>
        <w:rPr>
          <w:rFonts w:ascii="Calibri" w:hAnsi="Calibri" w:eastAsia="Calibri" w:cs="Calibri"/>
        </w:rPr>
      </w:pPr>
      <w:r w:rsidRPr="4F508AAB">
        <w:rPr>
          <w:rFonts w:ascii="Calibri" w:hAnsi="Calibri" w:eastAsia="Calibri" w:cs="Calibri"/>
        </w:rPr>
        <w:t xml:space="preserve">And if the source record didn’t have the pic, then the pic from the </w:t>
      </w:r>
      <w:r w:rsidR="00120727">
        <w:rPr>
          <w:rFonts w:ascii="Calibri" w:hAnsi="Calibri" w:eastAsia="Calibri" w:cs="Calibri"/>
        </w:rPr>
        <w:t>Saviynt</w:t>
      </w:r>
      <w:r w:rsidRPr="4F508AAB">
        <w:rPr>
          <w:rFonts w:ascii="Calibri" w:hAnsi="Calibri" w:eastAsia="Calibri" w:cs="Calibri"/>
        </w:rPr>
        <w:t xml:space="preserve"> is assigned to the user.</w:t>
      </w:r>
    </w:p>
    <w:p w:rsidRPr="007B2EDF" w:rsidR="00AD018C" w:rsidP="00AD018C" w:rsidRDefault="00AD018C" w14:paraId="5705807B" w14:textId="1E23EE41">
      <w:pPr>
        <w:pStyle w:val="ListParagraph"/>
        <w:numPr>
          <w:ilvl w:val="0"/>
          <w:numId w:val="32"/>
        </w:numPr>
      </w:pPr>
      <w:r w:rsidRPr="007B2EDF">
        <w:rPr>
          <w:rFonts w:ascii="Calibri" w:hAnsi="Calibri" w:eastAsia="Calibri" w:cs="Calibri"/>
        </w:rPr>
        <w:t xml:space="preserve">then this record is   updated   in   </w:t>
      </w:r>
      <w:r w:rsidRPr="007B2EDF">
        <w:rPr>
          <w:rFonts w:ascii="Calibri" w:hAnsi="Calibri" w:eastAsia="Calibri" w:cs="Calibri"/>
          <w:b/>
        </w:rPr>
        <w:t>HOLD_EMPL_CURRENT</w:t>
      </w:r>
      <w:r w:rsidRPr="007B2EDF">
        <w:rPr>
          <w:rFonts w:ascii="Calibri" w:hAnsi="Calibri" w:eastAsia="Calibri" w:cs="Calibri"/>
        </w:rPr>
        <w:t xml:space="preserve"> table with pic from </w:t>
      </w:r>
      <w:r w:rsidR="00120727">
        <w:rPr>
          <w:rFonts w:ascii="Calibri" w:hAnsi="Calibri" w:eastAsia="Calibri" w:cs="Calibri"/>
        </w:rPr>
        <w:t>Saviynt</w:t>
      </w:r>
      <w:r w:rsidRPr="007B2EDF">
        <w:rPr>
          <w:rFonts w:ascii="Calibri" w:hAnsi="Calibri" w:eastAsia="Calibri" w:cs="Calibri"/>
        </w:rPr>
        <w:t xml:space="preserve"> and the same record is inserted in </w:t>
      </w:r>
      <w:r w:rsidRPr="007B2EDF">
        <w:rPr>
          <w:rFonts w:ascii="Calibri" w:hAnsi="Calibri" w:eastAsia="Calibri" w:cs="Calibri"/>
          <w:b/>
        </w:rPr>
        <w:t>mpc_</w:t>
      </w:r>
      <w:r w:rsidR="00120727">
        <w:rPr>
          <w:rFonts w:ascii="Calibri" w:hAnsi="Calibri" w:eastAsia="Calibri" w:cs="Calibri"/>
          <w:b/>
        </w:rPr>
        <w:t>Saviynt</w:t>
      </w:r>
      <w:r w:rsidRPr="007B2EDF">
        <w:rPr>
          <w:rFonts w:ascii="Calibri" w:hAnsi="Calibri" w:eastAsia="Calibri" w:cs="Calibri"/>
          <w:b/>
        </w:rPr>
        <w:t xml:space="preserve">stagetable </w:t>
      </w:r>
      <w:r w:rsidRPr="007B2EDF">
        <w:rPr>
          <w:rFonts w:ascii="Calibri" w:hAnsi="Calibri" w:eastAsia="Calibri" w:cs="Calibri"/>
        </w:rPr>
        <w:t>as employee.</w:t>
      </w:r>
    </w:p>
    <w:p w:rsidRPr="007B2EDF" w:rsidR="00AD018C" w:rsidP="00AD018C" w:rsidRDefault="00AD018C" w14:paraId="091EC694" w14:textId="2923CD79">
      <w:pPr>
        <w:pStyle w:val="ListParagraph"/>
        <w:numPr>
          <w:ilvl w:val="0"/>
          <w:numId w:val="32"/>
        </w:numPr>
      </w:pPr>
      <w:r w:rsidRPr="007B2EDF">
        <w:rPr>
          <w:rFonts w:ascii="Calibri" w:hAnsi="Calibri" w:eastAsia="Calibri" w:cs="Calibri"/>
        </w:rPr>
        <w:t>Then</w:t>
      </w:r>
      <w:r w:rsidRPr="007B2EDF">
        <w:rPr>
          <w:rFonts w:ascii="Calibri" w:hAnsi="Calibri" w:eastAsia="Calibri" w:cs="Calibri"/>
          <w:b/>
          <w:bCs/>
        </w:rPr>
        <w:t xml:space="preserve"> </w:t>
      </w:r>
      <w:r>
        <w:rPr>
          <w:rFonts w:ascii="Calibri" w:hAnsi="Calibri" w:eastAsia="Calibri" w:cs="Calibri"/>
          <w:b/>
          <w:color w:val="000000" w:themeColor="text1"/>
          <w:sz w:val="24"/>
          <w:szCs w:val="24"/>
        </w:rPr>
        <w:t>HRSAPTRUSTEDRECON</w:t>
      </w:r>
      <w:r w:rsidRPr="00714C43">
        <w:rPr>
          <w:rFonts w:ascii="Calibri" w:hAnsi="Calibri" w:eastAsia="Calibri" w:cs="Calibri"/>
          <w:color w:val="000000" w:themeColor="text1"/>
          <w:sz w:val="24"/>
          <w:szCs w:val="24"/>
        </w:rPr>
        <w:t xml:space="preserve"> </w:t>
      </w:r>
      <w:r w:rsidRPr="007B2EDF">
        <w:rPr>
          <w:rFonts w:ascii="Calibri" w:hAnsi="Calibri" w:eastAsia="Calibri" w:cs="Calibri"/>
          <w:color w:val="000000" w:themeColor="text1"/>
          <w:sz w:val="24"/>
          <w:szCs w:val="24"/>
        </w:rPr>
        <w:t xml:space="preserve">job runs and updates the contractor with employee for corresponding   pic in </w:t>
      </w:r>
      <w:r w:rsidR="00120727">
        <w:rPr>
          <w:rFonts w:ascii="Calibri" w:hAnsi="Calibri" w:eastAsia="Calibri" w:cs="Calibri"/>
          <w:color w:val="000000" w:themeColor="text1"/>
          <w:sz w:val="24"/>
          <w:szCs w:val="24"/>
        </w:rPr>
        <w:t>Saviynt</w:t>
      </w:r>
      <w:r w:rsidRPr="007B2EDF">
        <w:rPr>
          <w:rFonts w:ascii="Calibri" w:hAnsi="Calibri" w:eastAsia="Calibri" w:cs="Calibri"/>
          <w:color w:val="000000" w:themeColor="text1"/>
          <w:sz w:val="24"/>
          <w:szCs w:val="24"/>
        </w:rPr>
        <w:t xml:space="preserve"> table.</w:t>
      </w:r>
    </w:p>
    <w:p w:rsidRPr="005B38AA" w:rsidR="00AD018C" w:rsidP="00AD018C" w:rsidRDefault="00AD018C" w14:paraId="3FDE2AEE" w14:textId="77777777">
      <w:pPr>
        <w:pStyle w:val="Heading3"/>
      </w:pPr>
      <w:bookmarkStart w:name="_Toc33292553" w:id="38"/>
      <w:r w:rsidRPr="005B38AA">
        <w:t>Non-Employee Conversion: Contractor to Employee -Possibility 3</w:t>
      </w:r>
      <w:bookmarkEnd w:id="38"/>
    </w:p>
    <w:p w:rsidR="00AD018C" w:rsidP="00AD018C" w:rsidRDefault="00AD018C" w14:paraId="4921B105" w14:textId="31292FEA">
      <w:pPr>
        <w:rPr>
          <w:rFonts w:ascii="Calibri" w:hAnsi="Calibri" w:eastAsia="Calibri" w:cs="Calibri"/>
        </w:rPr>
      </w:pPr>
      <w:r w:rsidRPr="4F508AAB">
        <w:rPr>
          <w:rFonts w:ascii="Calibri" w:hAnsi="Calibri" w:eastAsia="Calibri" w:cs="Calibri"/>
        </w:rPr>
        <w:t>The contractor is converted to employee</w:t>
      </w:r>
      <w:r w:rsidR="009B6834">
        <w:rPr>
          <w:rFonts w:ascii="Calibri" w:hAnsi="Calibri" w:eastAsia="Calibri" w:cs="Calibri"/>
        </w:rPr>
        <w:t>,</w:t>
      </w:r>
      <w:r w:rsidRPr="4F508AAB">
        <w:rPr>
          <w:rFonts w:ascii="Calibri" w:hAnsi="Calibri" w:eastAsia="Calibri" w:cs="Calibri"/>
        </w:rPr>
        <w:t xml:space="preserve"> the pic </w:t>
      </w:r>
      <w:r w:rsidRPr="005B38AA">
        <w:rPr>
          <w:rFonts w:ascii="Calibri" w:hAnsi="Calibri" w:eastAsia="Calibri" w:cs="Calibri"/>
        </w:rPr>
        <w:t xml:space="preserve">he </w:t>
      </w:r>
      <w:r w:rsidRPr="4F508AAB">
        <w:rPr>
          <w:rFonts w:ascii="Calibri" w:hAnsi="Calibri" w:eastAsia="Calibri" w:cs="Calibri"/>
        </w:rPr>
        <w:t xml:space="preserve">uses while he is a contractor and if HR assigns different pic to source while </w:t>
      </w:r>
      <w:r w:rsidRPr="005B38AA">
        <w:rPr>
          <w:rFonts w:ascii="Calibri" w:hAnsi="Calibri" w:eastAsia="Calibri" w:cs="Calibri"/>
        </w:rPr>
        <w:t xml:space="preserve">he </w:t>
      </w:r>
      <w:r w:rsidRPr="4F508AAB">
        <w:rPr>
          <w:rFonts w:ascii="Calibri" w:hAnsi="Calibri" w:eastAsia="Calibri" w:cs="Calibri"/>
        </w:rPr>
        <w:t>is hired.</w:t>
      </w:r>
    </w:p>
    <w:p w:rsidR="00AD018C" w:rsidP="00AD018C" w:rsidRDefault="00AD018C" w14:paraId="2C90EE60" w14:textId="11A61A73">
      <w:pPr>
        <w:pStyle w:val="ListParagraph"/>
        <w:numPr>
          <w:ilvl w:val="0"/>
          <w:numId w:val="33"/>
        </w:numPr>
      </w:pPr>
      <w:r>
        <w:rPr>
          <w:rFonts w:ascii="Calibri" w:hAnsi="Calibri" w:eastAsia="Calibri" w:cs="Calibri"/>
        </w:rPr>
        <w:lastRenderedPageBreak/>
        <w:t xml:space="preserve"> </w:t>
      </w:r>
      <w:r w:rsidRPr="00AC339D">
        <w:rPr>
          <w:rFonts w:ascii="Calibri" w:hAnsi="Calibri" w:eastAsia="Calibri" w:cs="Calibri"/>
        </w:rPr>
        <w:t xml:space="preserve">All User record will be picked up from the view </w:t>
      </w:r>
      <w:r>
        <w:rPr>
          <w:rFonts w:ascii="Calibri" w:hAnsi="Calibri" w:eastAsia="Calibri" w:cs="Calibri"/>
        </w:rPr>
        <w:t>VW_</w:t>
      </w:r>
      <w:r w:rsidR="00120727">
        <w:rPr>
          <w:rFonts w:ascii="Calibri" w:hAnsi="Calibri" w:eastAsia="Calibri" w:cs="Calibri"/>
        </w:rPr>
        <w:t>SAVIYNT</w:t>
      </w:r>
      <w:r>
        <w:rPr>
          <w:rFonts w:ascii="Calibri" w:hAnsi="Calibri" w:eastAsia="Calibri" w:cs="Calibri"/>
        </w:rPr>
        <w:t>_SAP_RECON/VW_</w:t>
      </w:r>
      <w:r w:rsidR="00120727">
        <w:rPr>
          <w:rFonts w:ascii="Calibri" w:hAnsi="Calibri" w:eastAsia="Calibri" w:cs="Calibri"/>
        </w:rPr>
        <w:t>SAVIYNT</w:t>
      </w:r>
      <w:r>
        <w:rPr>
          <w:rFonts w:ascii="Calibri" w:hAnsi="Calibri" w:eastAsia="Calibri" w:cs="Calibri"/>
        </w:rPr>
        <w:t>_SAP_RECON_INCREMENTAL.</w:t>
      </w:r>
    </w:p>
    <w:p w:rsidR="00AD018C" w:rsidP="00AD018C" w:rsidRDefault="00AD018C" w14:paraId="4F159F62" w14:textId="77777777">
      <w:pPr>
        <w:pStyle w:val="ListParagraph"/>
        <w:numPr>
          <w:ilvl w:val="0"/>
          <w:numId w:val="33"/>
        </w:numPr>
        <w:rPr>
          <w:rFonts w:ascii="Calibri" w:hAnsi="Calibri" w:eastAsia="Calibri" w:cs="Calibri"/>
        </w:rPr>
      </w:pPr>
      <w:r w:rsidRPr="4F508AAB">
        <w:rPr>
          <w:rFonts w:ascii="Calibri" w:hAnsi="Calibri" w:eastAsia="Calibri" w:cs="Calibri"/>
        </w:rPr>
        <w:t>As per the code logic the taken record is searched with employee no in HOLD_EMPL_CURRENT_TABLE if not found then.</w:t>
      </w:r>
    </w:p>
    <w:p w:rsidR="00AD018C" w:rsidP="00AD018C" w:rsidRDefault="00AD018C" w14:paraId="0B904986" w14:textId="4860540B">
      <w:pPr>
        <w:pStyle w:val="ListParagraph"/>
        <w:numPr>
          <w:ilvl w:val="0"/>
          <w:numId w:val="33"/>
        </w:numPr>
        <w:rPr>
          <w:rFonts w:ascii="Calibri" w:hAnsi="Calibri" w:eastAsia="Calibri" w:cs="Calibri"/>
        </w:rPr>
      </w:pPr>
      <w:r w:rsidRPr="4F508AAB">
        <w:rPr>
          <w:rFonts w:ascii="Calibri" w:hAnsi="Calibri" w:eastAsia="Calibri" w:cs="Calibri"/>
        </w:rPr>
        <w:t xml:space="preserve">The same record is searched in </w:t>
      </w:r>
      <w:r w:rsidR="00120727">
        <w:rPr>
          <w:rFonts w:ascii="Calibri" w:hAnsi="Calibri" w:eastAsia="Calibri" w:cs="Calibri"/>
        </w:rPr>
        <w:t>Saviynt</w:t>
      </w:r>
      <w:r w:rsidRPr="4F508AAB">
        <w:rPr>
          <w:rFonts w:ascii="Calibri" w:hAnsi="Calibri" w:eastAsia="Calibri" w:cs="Calibri"/>
        </w:rPr>
        <w:t xml:space="preserve"> table with the combination of Lastname, Birthdate, SSN if all 3 matches with the source record.</w:t>
      </w:r>
    </w:p>
    <w:p w:rsidRPr="00100130" w:rsidR="00AD018C" w:rsidP="00AD018C" w:rsidRDefault="00AD018C" w14:paraId="396141C4" w14:textId="163691C2">
      <w:pPr>
        <w:pStyle w:val="ListParagraph"/>
        <w:numPr>
          <w:ilvl w:val="0"/>
          <w:numId w:val="33"/>
        </w:numPr>
        <w:rPr>
          <w:rFonts w:ascii="Calibri" w:hAnsi="Calibri" w:eastAsia="Calibri" w:cs="Calibri"/>
        </w:rPr>
      </w:pPr>
      <w:r>
        <w:rPr>
          <w:rFonts w:ascii="Calibri" w:hAnsi="Calibri" w:eastAsia="Calibri" w:cs="Calibri"/>
        </w:rPr>
        <w:t xml:space="preserve">And the pic from the same source record is compared with the </w:t>
      </w:r>
      <w:r w:rsidR="00120727">
        <w:rPr>
          <w:rFonts w:ascii="Calibri" w:hAnsi="Calibri" w:eastAsia="Calibri" w:cs="Calibri"/>
        </w:rPr>
        <w:t>Saviynt</w:t>
      </w:r>
      <w:r>
        <w:rPr>
          <w:rFonts w:ascii="Calibri" w:hAnsi="Calibri" w:eastAsia="Calibri" w:cs="Calibri"/>
        </w:rPr>
        <w:t>, if the above combination and the pic didn’t match for the same user, then this is considered as exceptional record.</w:t>
      </w:r>
    </w:p>
    <w:p w:rsidR="00AD018C" w:rsidP="00AD018C" w:rsidRDefault="00AD018C" w14:paraId="6324DCDC" w14:textId="52743E5C">
      <w:pPr>
        <w:pStyle w:val="ListParagraph"/>
        <w:numPr>
          <w:ilvl w:val="0"/>
          <w:numId w:val="33"/>
        </w:numPr>
        <w:rPr>
          <w:rFonts w:ascii="Calibri" w:hAnsi="Calibri" w:eastAsia="Calibri" w:cs="Calibri"/>
        </w:rPr>
      </w:pPr>
      <w:r w:rsidRPr="00AD678B">
        <w:rPr>
          <w:rFonts w:ascii="Calibri" w:hAnsi="Calibri" w:eastAsia="Calibri" w:cs="Calibri"/>
        </w:rPr>
        <w:t xml:space="preserve">then this record is updated in </w:t>
      </w:r>
      <w:r w:rsidRPr="00AD678B">
        <w:rPr>
          <w:rFonts w:ascii="Calibri" w:hAnsi="Calibri" w:eastAsia="Calibri" w:cs="Calibri"/>
          <w:b/>
          <w:bCs/>
        </w:rPr>
        <w:t>HOLD_EMPL_CURRENT</w:t>
      </w:r>
      <w:r w:rsidRPr="00AD678B">
        <w:rPr>
          <w:rFonts w:ascii="Calibri" w:hAnsi="Calibri" w:eastAsia="Calibri" w:cs="Calibri"/>
        </w:rPr>
        <w:t xml:space="preserve"> table with pic from </w:t>
      </w:r>
      <w:r w:rsidR="00120727">
        <w:rPr>
          <w:rFonts w:ascii="Calibri" w:hAnsi="Calibri" w:eastAsia="Calibri" w:cs="Calibri"/>
        </w:rPr>
        <w:t>Saviynt</w:t>
      </w:r>
      <w:r w:rsidRPr="00AD678B">
        <w:rPr>
          <w:rFonts w:ascii="Calibri" w:hAnsi="Calibri" w:eastAsia="Calibri" w:cs="Calibri"/>
        </w:rPr>
        <w:t xml:space="preserve"> and the same record is inserted in </w:t>
      </w:r>
      <w:r w:rsidRPr="00AD678B">
        <w:rPr>
          <w:rFonts w:ascii="Calibri" w:hAnsi="Calibri" w:eastAsia="Calibri" w:cs="Calibri"/>
          <w:b/>
          <w:bCs/>
        </w:rPr>
        <w:t>mpc_</w:t>
      </w:r>
      <w:r w:rsidR="00120727">
        <w:rPr>
          <w:rFonts w:ascii="Calibri" w:hAnsi="Calibri" w:eastAsia="Calibri" w:cs="Calibri"/>
          <w:b/>
          <w:bCs/>
        </w:rPr>
        <w:t>Saviynt</w:t>
      </w:r>
      <w:r w:rsidRPr="00AD678B">
        <w:rPr>
          <w:rFonts w:ascii="Calibri" w:hAnsi="Calibri" w:eastAsia="Calibri" w:cs="Calibri"/>
          <w:b/>
          <w:bCs/>
        </w:rPr>
        <w:t xml:space="preserve">stagetable </w:t>
      </w:r>
      <w:r w:rsidRPr="00AD678B">
        <w:rPr>
          <w:rFonts w:ascii="Calibri" w:hAnsi="Calibri" w:eastAsia="Calibri" w:cs="Calibri"/>
        </w:rPr>
        <w:t>as employee with exception flag=1.</w:t>
      </w:r>
    </w:p>
    <w:p w:rsidRPr="00AD678B" w:rsidR="00AD018C" w:rsidP="00B828C0" w:rsidRDefault="00AD018C" w14:paraId="7C035E8F" w14:textId="46827739">
      <w:pPr>
        <w:pStyle w:val="ListParagraph"/>
        <w:numPr>
          <w:ilvl w:val="0"/>
          <w:numId w:val="33"/>
        </w:numPr>
      </w:pPr>
      <w:r w:rsidRPr="00EF7B20">
        <w:rPr>
          <w:rFonts w:ascii="Calibri" w:hAnsi="Calibri" w:eastAsia="Calibri" w:cs="Calibri"/>
        </w:rPr>
        <w:t>Then</w:t>
      </w:r>
      <w:r w:rsidRPr="00EF7B20">
        <w:rPr>
          <w:rFonts w:ascii="Calibri" w:hAnsi="Calibri" w:eastAsia="Calibri" w:cs="Calibri"/>
          <w:b/>
        </w:rPr>
        <w:t xml:space="preserve"> </w:t>
      </w:r>
      <w:r w:rsidRPr="00EF7B20">
        <w:rPr>
          <w:rFonts w:ascii="Calibri" w:hAnsi="Calibri" w:eastAsia="Calibri" w:cs="Calibri"/>
          <w:b/>
          <w:color w:val="000000" w:themeColor="text1"/>
          <w:sz w:val="24"/>
          <w:szCs w:val="24"/>
        </w:rPr>
        <w:t>HRSAPTRUSTEDRECON</w:t>
      </w:r>
      <w:r w:rsidRPr="00EF7B20">
        <w:rPr>
          <w:rFonts w:ascii="Calibri" w:hAnsi="Calibri" w:eastAsia="Calibri" w:cs="Calibri"/>
          <w:color w:val="000000" w:themeColor="text1"/>
          <w:sz w:val="24"/>
          <w:szCs w:val="24"/>
        </w:rPr>
        <w:t xml:space="preserve"> job runs this record is not loaded into </w:t>
      </w:r>
      <w:r w:rsidRPr="00EF7B20" w:rsidR="00120727">
        <w:rPr>
          <w:rFonts w:ascii="Calibri" w:hAnsi="Calibri" w:eastAsia="Calibri" w:cs="Calibri"/>
          <w:color w:val="000000" w:themeColor="text1"/>
          <w:sz w:val="24"/>
          <w:szCs w:val="24"/>
        </w:rPr>
        <w:t>Saviynt</w:t>
      </w:r>
      <w:r w:rsidRPr="00EF7B20">
        <w:rPr>
          <w:rFonts w:ascii="Calibri" w:hAnsi="Calibri" w:eastAsia="Calibri" w:cs="Calibri"/>
          <w:color w:val="000000" w:themeColor="text1"/>
          <w:sz w:val="24"/>
          <w:szCs w:val="24"/>
        </w:rPr>
        <w:t xml:space="preserve"> table since this is </w:t>
      </w:r>
      <w:r w:rsidRPr="00EF7B20" w:rsidR="00072C22">
        <w:rPr>
          <w:rFonts w:ascii="Calibri" w:hAnsi="Calibri" w:eastAsia="Calibri" w:cs="Calibri"/>
          <w:color w:val="000000" w:themeColor="text1"/>
          <w:sz w:val="24"/>
          <w:szCs w:val="24"/>
        </w:rPr>
        <w:t>exceptional,</w:t>
      </w:r>
      <w:r w:rsidRPr="00EF7B20">
        <w:rPr>
          <w:rFonts w:ascii="Calibri" w:hAnsi="Calibri" w:eastAsia="Calibri" w:cs="Calibri"/>
          <w:color w:val="000000" w:themeColor="text1"/>
          <w:sz w:val="24"/>
          <w:szCs w:val="24"/>
        </w:rPr>
        <w:t xml:space="preserve"> and it is sent in email as a report.</w:t>
      </w:r>
      <w:r w:rsidRPr="00EF7B20">
        <w:rPr>
          <w:rFonts w:ascii="Calibri" w:hAnsi="Calibri" w:eastAsia="Calibri" w:cs="Calibri"/>
        </w:rPr>
        <w:t xml:space="preserve"> </w:t>
      </w:r>
    </w:p>
    <w:p w:rsidRPr="005B38AA" w:rsidR="00AD018C" w:rsidP="00AD018C" w:rsidRDefault="00AD018C" w14:paraId="284F8445" w14:textId="77777777">
      <w:pPr>
        <w:pStyle w:val="Heading3"/>
      </w:pPr>
      <w:bookmarkStart w:name="_Toc33292554" w:id="39"/>
      <w:r w:rsidRPr="005B38AA">
        <w:t>Non-Employee Conversion: Contractor to Employee -Possibility 4</w:t>
      </w:r>
      <w:bookmarkEnd w:id="39"/>
    </w:p>
    <w:p w:rsidR="00AD018C" w:rsidP="00AD018C" w:rsidRDefault="00AD018C" w14:paraId="0D920956" w14:textId="7E86F316">
      <w:pPr>
        <w:rPr>
          <w:rFonts w:ascii="Calibri" w:hAnsi="Calibri" w:eastAsia="Calibri" w:cs="Calibri"/>
        </w:rPr>
      </w:pPr>
      <w:r>
        <w:t xml:space="preserve"> </w:t>
      </w:r>
      <w:r w:rsidRPr="4F508AAB">
        <w:rPr>
          <w:rFonts w:ascii="Calibri" w:hAnsi="Calibri" w:eastAsia="Calibri" w:cs="Calibri"/>
        </w:rPr>
        <w:t xml:space="preserve">The contractor is converted to employee. </w:t>
      </w:r>
      <w:r w:rsidRPr="4F508AAB" w:rsidR="00881B29">
        <w:rPr>
          <w:rFonts w:ascii="Calibri" w:hAnsi="Calibri" w:eastAsia="Calibri" w:cs="Calibri"/>
        </w:rPr>
        <w:t>H</w:t>
      </w:r>
      <w:r w:rsidRPr="4F508AAB">
        <w:rPr>
          <w:rFonts w:ascii="Calibri" w:hAnsi="Calibri" w:eastAsia="Calibri" w:cs="Calibri"/>
        </w:rPr>
        <w:t xml:space="preserve">e has a pic while </w:t>
      </w:r>
      <w:r w:rsidRPr="005B38AA">
        <w:rPr>
          <w:rFonts w:ascii="Calibri" w:hAnsi="Calibri" w:eastAsia="Calibri" w:cs="Calibri"/>
        </w:rPr>
        <w:t>he</w:t>
      </w:r>
      <w:r w:rsidRPr="4F508AAB">
        <w:rPr>
          <w:rFonts w:ascii="Calibri" w:hAnsi="Calibri" w:eastAsia="Calibri" w:cs="Calibri"/>
        </w:rPr>
        <w:t xml:space="preserve"> is a contractor and if HR didn’t assign pic to source while </w:t>
      </w:r>
      <w:r w:rsidRPr="005B38AA">
        <w:rPr>
          <w:rFonts w:ascii="Calibri" w:hAnsi="Calibri" w:eastAsia="Calibri" w:cs="Calibri"/>
        </w:rPr>
        <w:t>he</w:t>
      </w:r>
      <w:r w:rsidRPr="4F508AAB">
        <w:rPr>
          <w:rFonts w:ascii="Calibri" w:hAnsi="Calibri" w:eastAsia="Calibri" w:cs="Calibri"/>
        </w:rPr>
        <w:t xml:space="preserve"> is hired.</w:t>
      </w:r>
    </w:p>
    <w:p w:rsidR="00AD018C" w:rsidP="00AD018C" w:rsidRDefault="00AD018C" w14:paraId="367CD98C" w14:textId="5948881E">
      <w:pPr>
        <w:pStyle w:val="ListParagraph"/>
        <w:numPr>
          <w:ilvl w:val="0"/>
          <w:numId w:val="36"/>
        </w:numPr>
      </w:pPr>
      <w:r w:rsidRPr="00AC339D">
        <w:rPr>
          <w:rFonts w:ascii="Calibri" w:hAnsi="Calibri" w:eastAsia="Calibri" w:cs="Calibri"/>
        </w:rPr>
        <w:t xml:space="preserve">All User record will be picked up from the view </w:t>
      </w:r>
      <w:r>
        <w:rPr>
          <w:rFonts w:ascii="Calibri" w:hAnsi="Calibri" w:eastAsia="Calibri" w:cs="Calibri"/>
        </w:rPr>
        <w:t>VW_</w:t>
      </w:r>
      <w:r w:rsidR="00120727">
        <w:rPr>
          <w:rFonts w:ascii="Calibri" w:hAnsi="Calibri" w:eastAsia="Calibri" w:cs="Calibri"/>
        </w:rPr>
        <w:t>SAVIYNT</w:t>
      </w:r>
      <w:r>
        <w:rPr>
          <w:rFonts w:ascii="Calibri" w:hAnsi="Calibri" w:eastAsia="Calibri" w:cs="Calibri"/>
        </w:rPr>
        <w:t>_SAP_RECON/VW_</w:t>
      </w:r>
      <w:r w:rsidR="00120727">
        <w:rPr>
          <w:rFonts w:ascii="Calibri" w:hAnsi="Calibri" w:eastAsia="Calibri" w:cs="Calibri"/>
        </w:rPr>
        <w:t>SAVIYNT</w:t>
      </w:r>
      <w:r>
        <w:rPr>
          <w:rFonts w:ascii="Calibri" w:hAnsi="Calibri" w:eastAsia="Calibri" w:cs="Calibri"/>
        </w:rPr>
        <w:t>_SAP_RECON_INCREMENTAL.</w:t>
      </w:r>
    </w:p>
    <w:p w:rsidR="00AD018C" w:rsidP="00AD018C" w:rsidRDefault="00AD018C" w14:paraId="6EB29743" w14:textId="77777777">
      <w:pPr>
        <w:pStyle w:val="ListParagraph"/>
        <w:numPr>
          <w:ilvl w:val="0"/>
          <w:numId w:val="36"/>
        </w:numPr>
        <w:rPr>
          <w:rFonts w:ascii="Calibri" w:hAnsi="Calibri" w:eastAsia="Calibri" w:cs="Calibri"/>
        </w:rPr>
      </w:pPr>
      <w:r w:rsidRPr="4F508AAB">
        <w:rPr>
          <w:rFonts w:ascii="Calibri" w:hAnsi="Calibri" w:eastAsia="Calibri" w:cs="Calibri"/>
        </w:rPr>
        <w:t>As per the code logic the taken record is searched with employee no in HOLD_EMPL_CURRENT_TABLE if not found then.</w:t>
      </w:r>
    </w:p>
    <w:p w:rsidR="00AD018C" w:rsidP="00AD018C" w:rsidRDefault="00AD018C" w14:paraId="5461E983" w14:textId="253F3D89">
      <w:pPr>
        <w:pStyle w:val="ListParagraph"/>
        <w:numPr>
          <w:ilvl w:val="0"/>
          <w:numId w:val="36"/>
        </w:numPr>
        <w:rPr>
          <w:rFonts w:ascii="Calibri" w:hAnsi="Calibri" w:eastAsia="Calibri" w:cs="Calibri"/>
        </w:rPr>
      </w:pPr>
      <w:r>
        <w:rPr>
          <w:rFonts w:ascii="Calibri" w:hAnsi="Calibri" w:eastAsia="Calibri" w:cs="Calibri"/>
        </w:rPr>
        <w:t xml:space="preserve">The same record is searched in </w:t>
      </w:r>
      <w:r w:rsidR="00120727">
        <w:rPr>
          <w:rFonts w:ascii="Calibri" w:hAnsi="Calibri" w:eastAsia="Calibri" w:cs="Calibri"/>
        </w:rPr>
        <w:t>Saviynt</w:t>
      </w:r>
      <w:r>
        <w:rPr>
          <w:rFonts w:ascii="Calibri" w:hAnsi="Calibri" w:eastAsia="Calibri" w:cs="Calibri"/>
        </w:rPr>
        <w:t xml:space="preserve"> table with the combination of Lastname, Birthdate, SSN if not found.</w:t>
      </w:r>
    </w:p>
    <w:p w:rsidRPr="00100130" w:rsidR="00AD018C" w:rsidP="00AD018C" w:rsidRDefault="00AD018C" w14:paraId="4B483050" w14:textId="748B78DB">
      <w:pPr>
        <w:pStyle w:val="ListParagraph"/>
        <w:numPr>
          <w:ilvl w:val="0"/>
          <w:numId w:val="36"/>
        </w:numPr>
        <w:rPr>
          <w:rFonts w:ascii="Calibri" w:hAnsi="Calibri" w:eastAsia="Calibri" w:cs="Calibri"/>
        </w:rPr>
      </w:pPr>
      <w:r>
        <w:rPr>
          <w:rFonts w:ascii="Calibri" w:hAnsi="Calibri" w:eastAsia="Calibri" w:cs="Calibri"/>
        </w:rPr>
        <w:t xml:space="preserve">The same record is searched in </w:t>
      </w:r>
      <w:r w:rsidR="00120727">
        <w:rPr>
          <w:rFonts w:ascii="Calibri" w:hAnsi="Calibri" w:eastAsia="Calibri" w:cs="Calibri"/>
        </w:rPr>
        <w:t>Saviynt</w:t>
      </w:r>
      <w:r>
        <w:rPr>
          <w:rFonts w:ascii="Calibri" w:hAnsi="Calibri" w:eastAsia="Calibri" w:cs="Calibri"/>
        </w:rPr>
        <w:t xml:space="preserve"> table with the combination of Lastname, birthdate and if found then this is considered as exceptional record.</w:t>
      </w:r>
    </w:p>
    <w:p w:rsidRPr="00F60699" w:rsidR="00AD018C" w:rsidP="00AD018C" w:rsidRDefault="00AD018C" w14:paraId="2B725238" w14:textId="1A289C0A">
      <w:pPr>
        <w:pStyle w:val="ListParagraph"/>
        <w:numPr>
          <w:ilvl w:val="0"/>
          <w:numId w:val="36"/>
        </w:numPr>
      </w:pPr>
      <w:r w:rsidRPr="00F60699">
        <w:rPr>
          <w:rFonts w:ascii="Calibri" w:hAnsi="Calibri" w:eastAsia="Calibri" w:cs="Calibri"/>
        </w:rPr>
        <w:t xml:space="preserve">then this record is updated in </w:t>
      </w:r>
      <w:r w:rsidRPr="00F60699">
        <w:rPr>
          <w:rFonts w:ascii="Calibri" w:hAnsi="Calibri" w:eastAsia="Calibri" w:cs="Calibri"/>
          <w:b/>
          <w:bCs/>
        </w:rPr>
        <w:t>HOLD_EMPL_CURRENT</w:t>
      </w:r>
      <w:r w:rsidRPr="00F60699">
        <w:rPr>
          <w:rFonts w:ascii="Calibri" w:hAnsi="Calibri" w:eastAsia="Calibri" w:cs="Calibri"/>
        </w:rPr>
        <w:t xml:space="preserve"> table with pic from </w:t>
      </w:r>
      <w:r w:rsidR="00120727">
        <w:rPr>
          <w:rFonts w:ascii="Calibri" w:hAnsi="Calibri" w:eastAsia="Calibri" w:cs="Calibri"/>
        </w:rPr>
        <w:t>Saviynt</w:t>
      </w:r>
      <w:r w:rsidRPr="00F60699">
        <w:rPr>
          <w:rFonts w:ascii="Calibri" w:hAnsi="Calibri" w:eastAsia="Calibri" w:cs="Calibri"/>
        </w:rPr>
        <w:t xml:space="preserve"> and the same record is inserted in </w:t>
      </w:r>
      <w:r w:rsidRPr="00F60699">
        <w:rPr>
          <w:rFonts w:ascii="Calibri" w:hAnsi="Calibri" w:eastAsia="Calibri" w:cs="Calibri"/>
          <w:b/>
          <w:bCs/>
        </w:rPr>
        <w:t>mpc_</w:t>
      </w:r>
      <w:r w:rsidR="00120727">
        <w:rPr>
          <w:rFonts w:ascii="Calibri" w:hAnsi="Calibri" w:eastAsia="Calibri" w:cs="Calibri"/>
          <w:b/>
          <w:bCs/>
        </w:rPr>
        <w:t>Saviynt</w:t>
      </w:r>
      <w:r w:rsidRPr="00F60699">
        <w:rPr>
          <w:rFonts w:ascii="Calibri" w:hAnsi="Calibri" w:eastAsia="Calibri" w:cs="Calibri"/>
          <w:b/>
          <w:bCs/>
        </w:rPr>
        <w:t xml:space="preserve">stagetable </w:t>
      </w:r>
      <w:r w:rsidRPr="00F60699">
        <w:rPr>
          <w:rFonts w:ascii="Calibri" w:hAnsi="Calibri" w:eastAsia="Calibri" w:cs="Calibri"/>
        </w:rPr>
        <w:t>as employee with exception flag=1.</w:t>
      </w:r>
    </w:p>
    <w:p w:rsidR="00AD018C" w:rsidP="003B4A27" w:rsidRDefault="00AD018C" w14:paraId="379EC1B1" w14:textId="656708F5">
      <w:pPr>
        <w:pStyle w:val="ListParagraph"/>
        <w:numPr>
          <w:ilvl w:val="0"/>
          <w:numId w:val="36"/>
        </w:numPr>
      </w:pPr>
      <w:r w:rsidRPr="00661875">
        <w:rPr>
          <w:rFonts w:ascii="Calibri" w:hAnsi="Calibri" w:eastAsia="Calibri" w:cs="Calibri"/>
        </w:rPr>
        <w:t>Then</w:t>
      </w:r>
      <w:r w:rsidRPr="00661875">
        <w:rPr>
          <w:rFonts w:ascii="Calibri" w:hAnsi="Calibri" w:eastAsia="Calibri" w:cs="Calibri"/>
          <w:b/>
        </w:rPr>
        <w:t xml:space="preserve"> </w:t>
      </w:r>
      <w:r w:rsidRPr="00661875">
        <w:rPr>
          <w:rFonts w:ascii="Calibri" w:hAnsi="Calibri" w:eastAsia="Calibri" w:cs="Calibri"/>
          <w:b/>
          <w:color w:val="000000" w:themeColor="text1"/>
          <w:sz w:val="24"/>
          <w:szCs w:val="24"/>
        </w:rPr>
        <w:t>HRSAPTRUSTEDRECON</w:t>
      </w:r>
      <w:r w:rsidRPr="00661875">
        <w:rPr>
          <w:rFonts w:ascii="Calibri" w:hAnsi="Calibri" w:eastAsia="Calibri" w:cs="Calibri"/>
          <w:color w:val="000000" w:themeColor="text1"/>
          <w:sz w:val="24"/>
          <w:szCs w:val="24"/>
        </w:rPr>
        <w:t xml:space="preserve"> job runs this record is not loaded into  </w:t>
      </w:r>
      <w:r w:rsidRPr="00661875" w:rsidR="00120727">
        <w:rPr>
          <w:rFonts w:ascii="Calibri" w:hAnsi="Calibri" w:eastAsia="Calibri" w:cs="Calibri"/>
          <w:color w:val="000000" w:themeColor="text1"/>
          <w:sz w:val="24"/>
          <w:szCs w:val="24"/>
        </w:rPr>
        <w:t>Saviynt</w:t>
      </w:r>
      <w:r w:rsidRPr="00661875">
        <w:rPr>
          <w:rFonts w:ascii="Calibri" w:hAnsi="Calibri" w:eastAsia="Calibri" w:cs="Calibri"/>
          <w:color w:val="000000" w:themeColor="text1"/>
          <w:sz w:val="24"/>
          <w:szCs w:val="24"/>
        </w:rPr>
        <w:t xml:space="preserve"> table since this is </w:t>
      </w:r>
      <w:r w:rsidRPr="00661875" w:rsidR="00661875">
        <w:rPr>
          <w:rFonts w:ascii="Calibri" w:hAnsi="Calibri" w:eastAsia="Calibri" w:cs="Calibri"/>
          <w:color w:val="000000" w:themeColor="text1"/>
          <w:sz w:val="24"/>
          <w:szCs w:val="24"/>
        </w:rPr>
        <w:t>exceptional,</w:t>
      </w:r>
      <w:r w:rsidRPr="00661875">
        <w:rPr>
          <w:rFonts w:ascii="Calibri" w:hAnsi="Calibri" w:eastAsia="Calibri" w:cs="Calibri"/>
          <w:color w:val="000000" w:themeColor="text1"/>
          <w:sz w:val="24"/>
          <w:szCs w:val="24"/>
        </w:rPr>
        <w:t xml:space="preserve"> and it is sent in email as a report.</w:t>
      </w:r>
    </w:p>
    <w:p w:rsidR="00F17FE0" w:rsidP="00507A77" w:rsidRDefault="00507A77" w14:paraId="39A99CB6" w14:textId="00D06079">
      <w:pPr>
        <w:pStyle w:val="Heading1"/>
      </w:pPr>
      <w:bookmarkStart w:name="_Toc33292555" w:id="40"/>
      <w:r>
        <w:t xml:space="preserve">Target </w:t>
      </w:r>
      <w:r w:rsidR="00F17FE0">
        <w:t>System</w:t>
      </w:r>
      <w:bookmarkEnd w:id="40"/>
    </w:p>
    <w:p w:rsidRPr="005B38AA" w:rsidR="00507A77" w:rsidP="00F17FE0" w:rsidRDefault="00A41FB8" w14:paraId="744AE958" w14:textId="672BAF75">
      <w:pPr>
        <w:pStyle w:val="Heading2"/>
      </w:pPr>
      <w:bookmarkStart w:name="_Toc33292556" w:id="41"/>
      <w:r w:rsidRPr="005B38AA">
        <w:t>Active Directory</w:t>
      </w:r>
      <w:r w:rsidRPr="005B38AA" w:rsidR="00255A39">
        <w:t xml:space="preserve"> </w:t>
      </w:r>
      <w:bookmarkEnd w:id="41"/>
    </w:p>
    <w:p w:rsidR="00507A77" w:rsidP="00507A77" w:rsidRDefault="4E42E0AA" w14:paraId="5117DDF2" w14:textId="152DF071">
      <w:r>
        <w:t xml:space="preserve">MPC has one instances of the Active Directory systems. This application would be considered as the Target systems which would be enabled for the Account reconciliation and Account Provisioning / de-Provisioning. </w:t>
      </w:r>
    </w:p>
    <w:p w:rsidR="00507A77" w:rsidP="00507A77" w:rsidRDefault="4E42E0AA" w14:paraId="464B5BAC" w14:textId="6423C972">
      <w:r>
        <w:t xml:space="preserve">SSM uses the Active Directory OOTB connector for the Account reconciliation.       </w:t>
      </w:r>
    </w:p>
    <w:p w:rsidRPr="005B38AA" w:rsidR="00255A39" w:rsidP="00255A39" w:rsidRDefault="009821BB" w14:paraId="14F34438" w14:textId="74DAA6F4">
      <w:pPr>
        <w:pStyle w:val="Heading3"/>
      </w:pPr>
      <w:bookmarkStart w:name="_Toc33292557" w:id="42"/>
      <w:r w:rsidRPr="005B38AA">
        <w:lastRenderedPageBreak/>
        <w:t>Integration Design</w:t>
      </w:r>
      <w:bookmarkEnd w:id="42"/>
    </w:p>
    <w:p w:rsidR="31081C8F" w:rsidP="31081C8F" w:rsidRDefault="31081C8F" w14:paraId="4AF5F66C" w14:textId="37630F96">
      <w:r w:rsidR="31081C8F">
        <w:drawing>
          <wp:inline wp14:editId="5CFE70F5" wp14:anchorId="6665BF9D">
            <wp:extent cx="5924548" cy="2258734"/>
            <wp:effectExtent l="0" t="0" r="0" b="0"/>
            <wp:docPr id="1510118946" name="Picture 574589966" title=""/>
            <wp:cNvGraphicFramePr>
              <a:graphicFrameLocks noChangeAspect="1"/>
            </wp:cNvGraphicFramePr>
            <a:graphic>
              <a:graphicData uri="http://schemas.openxmlformats.org/drawingml/2006/picture">
                <pic:pic>
                  <pic:nvPicPr>
                    <pic:cNvPr id="0" name="Picture 574589966"/>
                    <pic:cNvPicPr/>
                  </pic:nvPicPr>
                  <pic:blipFill>
                    <a:blip r:embed="R5c73134b614045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24548" cy="2258734"/>
                    </a:xfrm>
                    <a:prstGeom prst="rect">
                      <a:avLst/>
                    </a:prstGeom>
                  </pic:spPr>
                </pic:pic>
              </a:graphicData>
            </a:graphic>
          </wp:inline>
        </w:drawing>
      </w:r>
    </w:p>
    <w:p w:rsidRPr="005B38AA" w:rsidR="4E42E0AA" w:rsidP="4E42E0AA" w:rsidRDefault="00541876" w14:paraId="4DDBFFB8" w14:textId="2F9F5CF5">
      <w:pPr>
        <w:pStyle w:val="Heading3"/>
      </w:pPr>
      <w:bookmarkStart w:name="_Toc33292558" w:id="43"/>
      <w:r w:rsidRPr="005B38AA">
        <w:t>Connection details</w:t>
      </w:r>
      <w:bookmarkEnd w:id="43"/>
    </w:p>
    <w:p w:rsidRPr="0023638B" w:rsidR="4E42E0AA" w:rsidP="00791B27" w:rsidRDefault="0023638B" w14:paraId="729CCAF7" w14:textId="0C9766DB">
      <w:pPr>
        <w:ind w:left="720"/>
      </w:pPr>
      <w:r w:rsidRPr="0023638B">
        <w:t xml:space="preserve">This is the connection details </w:t>
      </w:r>
      <w:r w:rsidRPr="0023638B" w:rsidR="4E42E0AA">
        <w:t>for the Active Directory connector.</w:t>
      </w:r>
    </w:p>
    <w:tbl>
      <w:tblPr>
        <w:tblW w:w="8853"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828"/>
        <w:gridCol w:w="6025"/>
      </w:tblGrid>
      <w:tr w:rsidR="0023638B" w:rsidTr="00791B27" w14:paraId="066710DD" w14:textId="77777777">
        <w:tc>
          <w:tcPr>
            <w:tcW w:w="2828" w:type="dxa"/>
            <w:shd w:val="clear" w:color="auto" w:fill="FF0066"/>
          </w:tcPr>
          <w:p w:rsidRPr="003A5A84" w:rsidR="0023638B" w:rsidP="00D901AA" w:rsidRDefault="0023638B" w14:paraId="47BD0E52" w14:textId="77777777">
            <w:pPr>
              <w:jc w:val="center"/>
              <w:rPr>
                <w:color w:val="FFFFFF" w:themeColor="background1"/>
              </w:rPr>
            </w:pPr>
            <w:r w:rsidRPr="003A5A84">
              <w:rPr>
                <w:color w:val="FFFFFF" w:themeColor="background1"/>
              </w:rPr>
              <w:t>Connection Properties</w:t>
            </w:r>
          </w:p>
        </w:tc>
        <w:tc>
          <w:tcPr>
            <w:tcW w:w="6025" w:type="dxa"/>
            <w:shd w:val="clear" w:color="auto" w:fill="FF0066"/>
          </w:tcPr>
          <w:p w:rsidRPr="0023638B" w:rsidR="0023638B" w:rsidP="00D901AA" w:rsidRDefault="0023638B" w14:paraId="3ADB3402" w14:textId="06CA8636">
            <w:pPr>
              <w:tabs>
                <w:tab w:val="center" w:pos="2215"/>
              </w:tabs>
              <w:jc w:val="center"/>
              <w:rPr>
                <w:color w:val="FF0000"/>
              </w:rPr>
            </w:pPr>
            <w:r w:rsidRPr="003A5A84">
              <w:rPr>
                <w:color w:val="FFFFFF" w:themeColor="background1"/>
              </w:rPr>
              <w:t>Value</w:t>
            </w:r>
          </w:p>
        </w:tc>
      </w:tr>
      <w:tr w:rsidR="0023638B" w:rsidTr="00791B27" w14:paraId="0CFF0978" w14:textId="77777777">
        <w:tc>
          <w:tcPr>
            <w:tcW w:w="2828" w:type="dxa"/>
            <w:vAlign w:val="bottom"/>
          </w:tcPr>
          <w:p w:rsidR="0023638B" w:rsidP="0023638B" w:rsidRDefault="0023638B" w14:paraId="3AFEA37C" w14:textId="6C8C764B">
            <w:r w:rsidRPr="4E42E0AA">
              <w:rPr>
                <w:rFonts w:ascii="Arial" w:hAnsi="Arial" w:cs="Arial"/>
                <w:color w:val="000000" w:themeColor="text1"/>
                <w:sz w:val="20"/>
                <w:szCs w:val="20"/>
              </w:rPr>
              <w:t>URL</w:t>
            </w:r>
          </w:p>
        </w:tc>
        <w:tc>
          <w:tcPr>
            <w:tcW w:w="6025" w:type="dxa"/>
            <w:vAlign w:val="bottom"/>
          </w:tcPr>
          <w:p w:rsidR="0023638B" w:rsidP="005B38AA" w:rsidRDefault="0023638B" w14:paraId="63A30950" w14:textId="77777777">
            <w:pPr>
              <w:ind w:left="720"/>
            </w:pPr>
            <w:r w:rsidRPr="4E42E0AA">
              <w:rPr>
                <w:rFonts w:ascii="Calibri" w:hAnsi="Calibri" w:cs="Calibri"/>
                <w:color w:val="000000" w:themeColor="text1"/>
              </w:rPr>
              <w:t>ldap://&lt;Hostname&gt;:&lt;port&gt;</w:t>
            </w:r>
          </w:p>
          <w:p w:rsidR="0023638B" w:rsidP="005B38AA" w:rsidRDefault="0023638B" w14:paraId="55D2A489" w14:textId="00A93BD3">
            <w:r w:rsidRPr="4E42E0AA">
              <w:rPr>
                <w:rFonts w:ascii="Calibri" w:hAnsi="Calibri" w:eastAsia="Calibri" w:cs="Calibri"/>
              </w:rPr>
              <w:t>ldaps://MTS1000.MTESTNET.COM:636</w:t>
            </w:r>
          </w:p>
        </w:tc>
      </w:tr>
      <w:tr w:rsidR="0023638B" w:rsidTr="00791B27" w14:paraId="709CED61" w14:textId="77777777">
        <w:tc>
          <w:tcPr>
            <w:tcW w:w="2828" w:type="dxa"/>
            <w:vAlign w:val="bottom"/>
          </w:tcPr>
          <w:p w:rsidR="0023638B" w:rsidP="0023638B" w:rsidRDefault="0023638B" w14:paraId="2F1AF113" w14:textId="7768C77E">
            <w:r>
              <w:rPr>
                <w:rFonts w:ascii="Arial" w:hAnsi="Arial" w:cs="Arial"/>
                <w:color w:val="000000"/>
                <w:sz w:val="20"/>
                <w:szCs w:val="20"/>
              </w:rPr>
              <w:t>USERNAME</w:t>
            </w:r>
          </w:p>
        </w:tc>
        <w:tc>
          <w:tcPr>
            <w:tcW w:w="6025" w:type="dxa"/>
            <w:vAlign w:val="bottom"/>
          </w:tcPr>
          <w:p w:rsidR="0023638B" w:rsidP="005B38AA" w:rsidRDefault="0023638B" w14:paraId="09BA35AC" w14:textId="77777777">
            <w:r w:rsidRPr="31081C8F">
              <w:rPr>
                <w:rFonts w:ascii="Calibri" w:hAnsi="Calibri" w:cs="Calibri"/>
                <w:color w:val="000000" w:themeColor="text1"/>
              </w:rPr>
              <w:t>Service Username</w:t>
            </w:r>
          </w:p>
          <w:p w:rsidR="0023638B" w:rsidP="005B38AA" w:rsidRDefault="0023638B" w14:paraId="379F2D63" w14:textId="47A9C11B">
            <w:r w:rsidRPr="31081C8F">
              <w:rPr>
                <w:rFonts w:ascii="Calibri" w:hAnsi="Calibri" w:eastAsia="Calibri" w:cs="Calibri"/>
              </w:rPr>
              <w:t>CN=IAM_AD,OU=Batch,OU=Security,DC=mtestnet,DC=com</w:t>
            </w:r>
          </w:p>
        </w:tc>
      </w:tr>
      <w:tr w:rsidR="0023638B" w:rsidTr="00791B27" w14:paraId="6ACEAD69" w14:textId="77777777">
        <w:tc>
          <w:tcPr>
            <w:tcW w:w="2828" w:type="dxa"/>
            <w:vAlign w:val="bottom"/>
          </w:tcPr>
          <w:p w:rsidR="0023638B" w:rsidP="0023638B" w:rsidRDefault="0023638B" w14:paraId="4F4B87D7" w14:textId="5661F66F">
            <w:r>
              <w:rPr>
                <w:rFonts w:ascii="Arial" w:hAnsi="Arial" w:cs="Arial"/>
                <w:color w:val="000000"/>
                <w:sz w:val="20"/>
                <w:szCs w:val="20"/>
              </w:rPr>
              <w:t>LDAP_OR_AD</w:t>
            </w:r>
          </w:p>
        </w:tc>
        <w:tc>
          <w:tcPr>
            <w:tcW w:w="6025" w:type="dxa"/>
            <w:vAlign w:val="bottom"/>
          </w:tcPr>
          <w:p w:rsidR="0023638B" w:rsidP="005B38AA" w:rsidRDefault="0023638B" w14:paraId="0737E10F" w14:textId="77777777">
            <w:r w:rsidRPr="31081C8F">
              <w:rPr>
                <w:rFonts w:ascii="Calibri" w:hAnsi="Calibri" w:cs="Calibri"/>
                <w:color w:val="000000" w:themeColor="text1"/>
              </w:rPr>
              <w:t>AD</w:t>
            </w:r>
          </w:p>
          <w:p w:rsidR="0023638B" w:rsidP="005B38AA" w:rsidRDefault="0023638B" w14:paraId="1FA728A3" w14:textId="05C1C309">
            <w:r w:rsidRPr="31081C8F">
              <w:rPr>
                <w:rFonts w:ascii="Calibri" w:hAnsi="Calibri" w:cs="Calibri"/>
                <w:color w:val="000000" w:themeColor="text1"/>
              </w:rPr>
              <w:t>AD</w:t>
            </w:r>
          </w:p>
        </w:tc>
      </w:tr>
      <w:tr w:rsidR="0023638B" w:rsidTr="00791B27" w14:paraId="05AE6BB5" w14:textId="77777777">
        <w:tc>
          <w:tcPr>
            <w:tcW w:w="2828" w:type="dxa"/>
            <w:vAlign w:val="bottom"/>
          </w:tcPr>
          <w:p w:rsidR="0023638B" w:rsidP="005B38AA" w:rsidRDefault="0023638B" w14:paraId="15DF77D4" w14:textId="7563E7CA">
            <w:r>
              <w:rPr>
                <w:rFonts w:ascii="Arial" w:hAnsi="Arial" w:cs="Arial"/>
                <w:color w:val="000000"/>
                <w:sz w:val="20"/>
                <w:szCs w:val="20"/>
              </w:rPr>
              <w:t>SEARCHFILTER</w:t>
            </w:r>
          </w:p>
        </w:tc>
        <w:tc>
          <w:tcPr>
            <w:tcW w:w="6025" w:type="dxa"/>
            <w:vAlign w:val="bottom"/>
          </w:tcPr>
          <w:p w:rsidR="0023638B" w:rsidP="005B38AA" w:rsidRDefault="0023638B" w14:paraId="14C02114" w14:textId="77777777">
            <w:r w:rsidRPr="31081C8F">
              <w:rPr>
                <w:rFonts w:ascii="Calibri" w:hAnsi="Calibri" w:cs="Calibri"/>
                <w:color w:val="000000" w:themeColor="text1"/>
              </w:rPr>
              <w:t>&lt;LDAP OU for the user and group search&gt;</w:t>
            </w:r>
          </w:p>
          <w:p w:rsidR="0023638B" w:rsidP="005B38AA" w:rsidRDefault="0023638B" w14:paraId="3904BC09" w14:textId="29C1B6F0">
            <w:r w:rsidRPr="31081C8F">
              <w:rPr>
                <w:rFonts w:ascii="Calibri" w:hAnsi="Calibri" w:eastAsia="Calibri" w:cs="Calibri"/>
              </w:rPr>
              <w:t>DC=mtestnet,DC=com</w:t>
            </w:r>
          </w:p>
        </w:tc>
      </w:tr>
      <w:tr w:rsidR="0023638B" w:rsidTr="00791B27" w14:paraId="03C272A2" w14:textId="77777777">
        <w:tc>
          <w:tcPr>
            <w:tcW w:w="2828" w:type="dxa"/>
            <w:vAlign w:val="bottom"/>
          </w:tcPr>
          <w:p w:rsidR="0023638B" w:rsidP="005B38AA" w:rsidRDefault="0023638B" w14:paraId="0F66A858" w14:textId="0793D149">
            <w:r>
              <w:rPr>
                <w:rFonts w:ascii="Arial" w:hAnsi="Arial" w:cs="Arial"/>
                <w:color w:val="000000"/>
                <w:sz w:val="20"/>
                <w:szCs w:val="20"/>
              </w:rPr>
              <w:t>OBJECTFILTER</w:t>
            </w:r>
          </w:p>
        </w:tc>
        <w:tc>
          <w:tcPr>
            <w:tcW w:w="6025" w:type="dxa"/>
            <w:vAlign w:val="bottom"/>
          </w:tcPr>
          <w:p w:rsidR="0023638B" w:rsidP="005B38AA" w:rsidRDefault="0023638B" w14:paraId="4CD0848F" w14:textId="77777777">
            <w:r w:rsidRPr="31081C8F">
              <w:rPr>
                <w:rFonts w:ascii="Calibri" w:hAnsi="Calibri" w:cs="Calibri"/>
                <w:color w:val="000000" w:themeColor="text1"/>
              </w:rPr>
              <w:t>&lt;Any filter&gt;</w:t>
            </w:r>
          </w:p>
          <w:p w:rsidR="0023638B" w:rsidP="005B38AA" w:rsidRDefault="0023638B" w14:paraId="7054E42C" w14:textId="767A2DC6">
            <w:r w:rsidRPr="31081C8F">
              <w:rPr>
                <w:rFonts w:ascii="Calibri" w:hAnsi="Calibri" w:eastAsia="Calibri" w:cs="Calibri"/>
              </w:rPr>
              <w:t>(&amp;(objectClass=person)(objectClass=user)(sAMAccountName=*))</w:t>
            </w:r>
          </w:p>
        </w:tc>
      </w:tr>
      <w:tr w:rsidR="0023638B" w:rsidTr="00791B27" w14:paraId="42F833DE" w14:textId="77777777">
        <w:tc>
          <w:tcPr>
            <w:tcW w:w="2828" w:type="dxa"/>
            <w:vAlign w:val="bottom"/>
          </w:tcPr>
          <w:p w:rsidRPr="6E986E48" w:rsidR="0023638B" w:rsidP="0023638B" w:rsidRDefault="0023638B" w14:paraId="55B47410" w14:textId="483AFE3D">
            <w:pPr>
              <w:rPr>
                <w:rFonts w:ascii="Calibri" w:hAnsi="Calibri" w:eastAsia="Calibri" w:cs="Calibri"/>
                <w:color w:val="000000" w:themeColor="text1"/>
              </w:rPr>
            </w:pPr>
            <w:r>
              <w:rPr>
                <w:rFonts w:ascii="Arial" w:hAnsi="Arial" w:cs="Arial"/>
                <w:color w:val="000000"/>
                <w:sz w:val="20"/>
                <w:szCs w:val="20"/>
              </w:rPr>
              <w:t>ACCOUNT_ATTRIBUTE</w:t>
            </w:r>
          </w:p>
        </w:tc>
        <w:tc>
          <w:tcPr>
            <w:tcW w:w="6025" w:type="dxa"/>
          </w:tcPr>
          <w:p w:rsidR="0023638B" w:rsidP="005B38AA" w:rsidRDefault="0023638B" w14:paraId="1A384700" w14:textId="77777777">
            <w:r>
              <w:t>Attribute Mapping.</w:t>
            </w:r>
          </w:p>
          <w:p w:rsidR="0023638B" w:rsidP="005B38AA" w:rsidRDefault="0023638B" w14:paraId="7C08807F" w14:textId="77777777">
            <w:r w:rsidRPr="31081C8F">
              <w:rPr>
                <w:rFonts w:ascii="Calibri" w:hAnsi="Calibri" w:eastAsia="Calibri" w:cs="Calibri"/>
              </w:rPr>
              <w:t>[CUSTOMPROPERTY1::cn#String,</w:t>
            </w:r>
          </w:p>
          <w:p w:rsidR="0023638B" w:rsidP="005B38AA" w:rsidRDefault="0023638B" w14:paraId="6D367C7F" w14:textId="77777777">
            <w:r w:rsidRPr="31081C8F">
              <w:rPr>
                <w:rFonts w:ascii="Calibri" w:hAnsi="Calibri" w:eastAsia="Calibri" w:cs="Calibri"/>
              </w:rPr>
              <w:lastRenderedPageBreak/>
              <w:t xml:space="preserve">STATUS::userAccountControl#number, </w:t>
            </w:r>
          </w:p>
          <w:p w:rsidR="0023638B" w:rsidP="005B38AA" w:rsidRDefault="0023638B" w14:paraId="5E5317C9" w14:textId="77777777">
            <w:r w:rsidRPr="31081C8F">
              <w:rPr>
                <w:rFonts w:ascii="Calibri" w:hAnsi="Calibri" w:eastAsia="Calibri" w:cs="Calibri"/>
              </w:rPr>
              <w:t>CUSTOMPROPERTY30::userAccountControl#String,</w:t>
            </w:r>
          </w:p>
          <w:p w:rsidR="0023638B" w:rsidP="005B38AA" w:rsidRDefault="0023638B" w14:paraId="34C45967" w14:textId="77777777">
            <w:r w:rsidRPr="31081C8F">
              <w:rPr>
                <w:rFonts w:ascii="Calibri" w:hAnsi="Calibri" w:eastAsia="Calibri" w:cs="Calibri"/>
              </w:rPr>
              <w:t>CUSTOMPROPERTY2::userPrincipalName#String,</w:t>
            </w:r>
          </w:p>
          <w:p w:rsidR="0023638B" w:rsidP="005B38AA" w:rsidRDefault="0023638B" w14:paraId="6BA6A705" w14:textId="77777777">
            <w:r w:rsidRPr="31081C8F">
              <w:rPr>
                <w:rFonts w:ascii="Calibri" w:hAnsi="Calibri" w:eastAsia="Calibri" w:cs="Calibri"/>
              </w:rPr>
              <w:t>CUSTOMPROPERTY28::primaryGroupID#String,</w:t>
            </w:r>
          </w:p>
          <w:p w:rsidR="0023638B" w:rsidP="005B38AA" w:rsidRDefault="0023638B" w14:paraId="73626C84" w14:textId="77777777">
            <w:r w:rsidRPr="31081C8F">
              <w:rPr>
                <w:rFonts w:ascii="Calibri" w:hAnsi="Calibri" w:eastAsia="Calibri" w:cs="Calibri"/>
              </w:rPr>
              <w:t>LASTLOGONDATE::lastLogon#millisec,</w:t>
            </w:r>
          </w:p>
          <w:p w:rsidR="0023638B" w:rsidP="005B38AA" w:rsidRDefault="0023638B" w14:paraId="21E9EDFB" w14:textId="77777777">
            <w:r w:rsidRPr="31081C8F">
              <w:rPr>
                <w:rFonts w:ascii="Calibri" w:hAnsi="Calibri" w:eastAsia="Calibri" w:cs="Calibri"/>
              </w:rPr>
              <w:t>DISPLAYNAME::name#String,</w:t>
            </w:r>
          </w:p>
          <w:p w:rsidR="0023638B" w:rsidP="005B38AA" w:rsidRDefault="0023638B" w14:paraId="265B6A8F" w14:textId="77777777">
            <w:r w:rsidRPr="31081C8F">
              <w:rPr>
                <w:rFonts w:ascii="Calibri" w:hAnsi="Calibri" w:eastAsia="Calibri" w:cs="Calibri"/>
              </w:rPr>
              <w:t>CUSTOMPROPERTY25::company#String,</w:t>
            </w:r>
          </w:p>
          <w:p w:rsidR="0023638B" w:rsidP="005B38AA" w:rsidRDefault="0023638B" w14:paraId="1C13C884" w14:textId="77777777">
            <w:r w:rsidRPr="31081C8F">
              <w:rPr>
                <w:rFonts w:ascii="Calibri" w:hAnsi="Calibri" w:eastAsia="Calibri" w:cs="Calibri"/>
              </w:rPr>
              <w:t>CUSTOMPROPERTY20::employeeID#String,</w:t>
            </w:r>
          </w:p>
          <w:p w:rsidR="0023638B" w:rsidP="005B38AA" w:rsidRDefault="0023638B" w14:paraId="3E003E41" w14:textId="77777777">
            <w:r w:rsidRPr="31081C8F">
              <w:rPr>
                <w:rFonts w:ascii="Calibri" w:hAnsi="Calibri" w:eastAsia="Calibri" w:cs="Calibri"/>
              </w:rPr>
              <w:t>CUSTOMPROPERTY3::sn#String,</w:t>
            </w:r>
          </w:p>
          <w:p w:rsidR="0023638B" w:rsidP="005B38AA" w:rsidRDefault="0023638B" w14:paraId="2A611656" w14:textId="77777777">
            <w:r w:rsidRPr="31081C8F">
              <w:rPr>
                <w:rFonts w:ascii="Calibri" w:hAnsi="Calibri" w:eastAsia="Calibri" w:cs="Calibri"/>
              </w:rPr>
              <w:t>COMMENTS::distinguishedName#String,</w:t>
            </w:r>
          </w:p>
          <w:p w:rsidR="0023638B" w:rsidP="005B38AA" w:rsidRDefault="0023638B" w14:paraId="69A2A919" w14:textId="77777777">
            <w:r w:rsidRPr="31081C8F">
              <w:rPr>
                <w:rFonts w:ascii="Calibri" w:hAnsi="Calibri" w:eastAsia="Calibri" w:cs="Calibri"/>
              </w:rPr>
              <w:t>CUSTOMPROPERTY4::homeDirectory#String,</w:t>
            </w:r>
          </w:p>
          <w:p w:rsidR="0023638B" w:rsidP="005B38AA" w:rsidRDefault="0023638B" w14:paraId="203E0557" w14:textId="77777777">
            <w:r w:rsidRPr="31081C8F">
              <w:rPr>
                <w:rFonts w:ascii="Calibri" w:hAnsi="Calibri" w:eastAsia="Calibri" w:cs="Calibri"/>
              </w:rPr>
              <w:t>LASTPASSWORDCHANGE::pwdLastSet#millisec,</w:t>
            </w:r>
          </w:p>
          <w:p w:rsidR="0023638B" w:rsidP="005B38AA" w:rsidRDefault="0023638B" w14:paraId="065FAB9B" w14:textId="77777777">
            <w:r w:rsidRPr="31081C8F">
              <w:rPr>
                <w:rFonts w:ascii="Calibri" w:hAnsi="Calibri" w:eastAsia="Calibri" w:cs="Calibri"/>
              </w:rPr>
              <w:t>CUSTOMPROPERTY5::co#String,</w:t>
            </w:r>
          </w:p>
          <w:p w:rsidR="0023638B" w:rsidP="005B38AA" w:rsidRDefault="0023638B" w14:paraId="1F471A59" w14:textId="77777777">
            <w:r w:rsidRPr="31081C8F">
              <w:rPr>
                <w:rFonts w:ascii="Calibri" w:hAnsi="Calibri" w:eastAsia="Calibri" w:cs="Calibri"/>
              </w:rPr>
              <w:t>CUSTOMPROPERTY6::employeeNumber#String,</w:t>
            </w:r>
          </w:p>
          <w:p w:rsidR="0023638B" w:rsidP="005B38AA" w:rsidRDefault="0023638B" w14:paraId="05CA954A" w14:textId="77777777">
            <w:r w:rsidRPr="31081C8F">
              <w:rPr>
                <w:rFonts w:ascii="Calibri" w:hAnsi="Calibri" w:eastAsia="Calibri" w:cs="Calibri"/>
              </w:rPr>
              <w:t>CUSTOMPROPERTY7::givenName#String,</w:t>
            </w:r>
          </w:p>
          <w:p w:rsidR="0023638B" w:rsidP="005B38AA" w:rsidRDefault="0023638B" w14:paraId="47CDD9E6" w14:textId="77777777">
            <w:r w:rsidRPr="31081C8F">
              <w:rPr>
                <w:rFonts w:ascii="Calibri" w:hAnsi="Calibri" w:eastAsia="Calibri" w:cs="Calibri"/>
              </w:rPr>
              <w:t>CUSTOMPROPERTY8::title#String,</w:t>
            </w:r>
          </w:p>
          <w:p w:rsidR="0023638B" w:rsidP="005B38AA" w:rsidRDefault="0023638B" w14:paraId="3F2D383A" w14:textId="77777777">
            <w:r w:rsidRPr="31081C8F">
              <w:rPr>
                <w:rFonts w:ascii="Calibri" w:hAnsi="Calibri" w:eastAsia="Calibri" w:cs="Calibri"/>
              </w:rPr>
              <w:t>CUSTOMPROPERTY9::telephoneNumber#String,</w:t>
            </w:r>
          </w:p>
          <w:p w:rsidR="0023638B" w:rsidP="005B38AA" w:rsidRDefault="0023638B" w14:paraId="44D2E395" w14:textId="77777777">
            <w:r w:rsidRPr="31081C8F">
              <w:rPr>
                <w:rFonts w:ascii="Calibri" w:hAnsi="Calibri" w:eastAsia="Calibri" w:cs="Calibri"/>
              </w:rPr>
              <w:t>CUSTOMPROPERTY10::c#String,</w:t>
            </w:r>
          </w:p>
          <w:p w:rsidR="0023638B" w:rsidP="005B38AA" w:rsidRDefault="0023638B" w14:paraId="6971B526" w14:textId="77777777">
            <w:r w:rsidRPr="31081C8F">
              <w:rPr>
                <w:rFonts w:ascii="Calibri" w:hAnsi="Calibri" w:eastAsia="Calibri" w:cs="Calibri"/>
              </w:rPr>
              <w:t>DESCRIPTION::description#String,</w:t>
            </w:r>
          </w:p>
          <w:p w:rsidR="0023638B" w:rsidP="005B38AA" w:rsidRDefault="0023638B" w14:paraId="4A3F73D5" w14:textId="77777777">
            <w:r w:rsidRPr="31081C8F">
              <w:rPr>
                <w:rFonts w:ascii="Calibri" w:hAnsi="Calibri" w:eastAsia="Calibri" w:cs="Calibri"/>
              </w:rPr>
              <w:t>CUSTOMPROPERTY11::uSNCreated#String,</w:t>
            </w:r>
          </w:p>
          <w:p w:rsidR="0023638B" w:rsidP="005B38AA" w:rsidRDefault="0023638B" w14:paraId="7F4B83F9" w14:textId="77777777">
            <w:r w:rsidRPr="31081C8F">
              <w:rPr>
                <w:rFonts w:ascii="Calibri" w:hAnsi="Calibri" w:eastAsia="Calibri" w:cs="Calibri"/>
              </w:rPr>
              <w:t>VALIDTHROUGH::accountExpires#millisec,</w:t>
            </w:r>
          </w:p>
          <w:p w:rsidR="0023638B" w:rsidP="005B38AA" w:rsidRDefault="0023638B" w14:paraId="0F12E03F" w14:textId="77777777">
            <w:r w:rsidRPr="31081C8F">
              <w:rPr>
                <w:rFonts w:ascii="Calibri" w:hAnsi="Calibri" w:eastAsia="Calibri" w:cs="Calibri"/>
              </w:rPr>
              <w:t>CUSTOMPROPERTY12::logonCount#String,</w:t>
            </w:r>
          </w:p>
          <w:p w:rsidR="0023638B" w:rsidP="005B38AA" w:rsidRDefault="0023638B" w14:paraId="62317CDE" w14:textId="77777777">
            <w:r w:rsidRPr="31081C8F">
              <w:rPr>
                <w:rFonts w:ascii="Calibri" w:hAnsi="Calibri" w:eastAsia="Calibri" w:cs="Calibri"/>
              </w:rPr>
              <w:t>CUSTOMPROPERTY13::physicalDeliveryOfficeName#String,</w:t>
            </w:r>
          </w:p>
          <w:p w:rsidR="0023638B" w:rsidP="005B38AA" w:rsidRDefault="00FA5A40" w14:paraId="1F904264" w14:textId="2B3DA48C">
            <w:r w:rsidRPr="31081C8F">
              <w:rPr>
                <w:rFonts w:ascii="Calibri" w:hAnsi="Calibri" w:eastAsia="Calibri" w:cs="Calibri"/>
              </w:rPr>
              <w:lastRenderedPageBreak/>
              <w:t>UPDATEDATE:</w:t>
            </w:r>
            <w:r w:rsidRPr="31081C8F" w:rsidR="0023638B">
              <w:rPr>
                <w:rFonts w:ascii="Calibri" w:hAnsi="Calibri" w:eastAsia="Calibri" w:cs="Calibri"/>
              </w:rPr>
              <w:t>whenChanged#date,</w:t>
            </w:r>
          </w:p>
          <w:p w:rsidR="0023638B" w:rsidP="005B38AA" w:rsidRDefault="0023638B" w14:paraId="7C4FC5D3" w14:textId="77777777">
            <w:r w:rsidRPr="31081C8F">
              <w:rPr>
                <w:rFonts w:ascii="Calibri" w:hAnsi="Calibri" w:eastAsia="Calibri" w:cs="Calibri"/>
              </w:rPr>
              <w:t>CUSTOMPROPERTY14::extensionAttribute1#String,</w:t>
            </w:r>
          </w:p>
          <w:p w:rsidR="0023638B" w:rsidP="005B38AA" w:rsidRDefault="0023638B" w14:paraId="1B652524" w14:textId="77777777">
            <w:r w:rsidRPr="31081C8F">
              <w:rPr>
                <w:rFonts w:ascii="Calibri" w:hAnsi="Calibri" w:eastAsia="Calibri" w:cs="Calibri"/>
              </w:rPr>
              <w:t>CUSTOMPROPERTY15::extensionAttribute2#String,</w:t>
            </w:r>
          </w:p>
          <w:p w:rsidR="0023638B" w:rsidP="005B38AA" w:rsidRDefault="0023638B" w14:paraId="124EA8BA" w14:textId="77777777">
            <w:r w:rsidRPr="31081C8F">
              <w:rPr>
                <w:rFonts w:ascii="Calibri" w:hAnsi="Calibri" w:eastAsia="Calibri" w:cs="Calibri"/>
              </w:rPr>
              <w:t>CUSTOMPROPERTY16::streetAddress#String,</w:t>
            </w:r>
          </w:p>
          <w:p w:rsidR="0023638B" w:rsidP="005B38AA" w:rsidRDefault="0023638B" w14:paraId="6EABA875" w14:textId="77777777">
            <w:r w:rsidRPr="31081C8F">
              <w:rPr>
                <w:rFonts w:ascii="Calibri" w:hAnsi="Calibri" w:eastAsia="Calibri" w:cs="Calibri"/>
              </w:rPr>
              <w:t>CUSTOMPROPERTY17::mailNickname#String,</w:t>
            </w:r>
          </w:p>
          <w:p w:rsidR="0023638B" w:rsidP="005B38AA" w:rsidRDefault="0023638B" w14:paraId="4A6A75E2" w14:textId="77777777">
            <w:r w:rsidRPr="31081C8F">
              <w:rPr>
                <w:rFonts w:ascii="Calibri" w:hAnsi="Calibri" w:eastAsia="Calibri" w:cs="Calibri"/>
              </w:rPr>
              <w:t>CUSTOMPROPERTY18::department#String,</w:t>
            </w:r>
          </w:p>
          <w:p w:rsidR="0023638B" w:rsidP="005B38AA" w:rsidRDefault="0023638B" w14:paraId="71392FCC" w14:textId="77777777">
            <w:r w:rsidRPr="31081C8F">
              <w:rPr>
                <w:rFonts w:ascii="Calibri" w:hAnsi="Calibri" w:eastAsia="Calibri" w:cs="Calibri"/>
              </w:rPr>
              <w:t>CUSTOMPROPERTY19::countryCode#String,</w:t>
            </w:r>
          </w:p>
          <w:p w:rsidR="0023638B" w:rsidP="005B38AA" w:rsidRDefault="00FA5A40" w14:paraId="39EB9700" w14:textId="4A6F6EB6">
            <w:r w:rsidRPr="31081C8F">
              <w:rPr>
                <w:rFonts w:ascii="Calibri" w:hAnsi="Calibri" w:eastAsia="Calibri" w:cs="Calibri"/>
              </w:rPr>
              <w:t>NAME:</w:t>
            </w:r>
            <w:r w:rsidRPr="31081C8F" w:rsidR="0023638B">
              <w:rPr>
                <w:rFonts w:ascii="Calibri" w:hAnsi="Calibri" w:eastAsia="Calibri" w:cs="Calibri"/>
              </w:rPr>
              <w:t>sAMAccountName#String,</w:t>
            </w:r>
          </w:p>
          <w:p w:rsidR="0023638B" w:rsidP="005B38AA" w:rsidRDefault="0023638B" w14:paraId="1E0CB870" w14:textId="77777777">
            <w:r w:rsidRPr="31081C8F">
              <w:rPr>
                <w:rFonts w:ascii="Calibri" w:hAnsi="Calibri" w:eastAsia="Calibri" w:cs="Calibri"/>
              </w:rPr>
              <w:t>CUSTOMPROPERTY21::manager#String,</w:t>
            </w:r>
          </w:p>
          <w:p w:rsidR="0023638B" w:rsidP="005B38AA" w:rsidRDefault="0023638B" w14:paraId="690C6791" w14:textId="77777777">
            <w:r w:rsidRPr="31081C8F">
              <w:rPr>
                <w:rFonts w:ascii="Calibri" w:hAnsi="Calibri" w:eastAsia="Calibri" w:cs="Calibri"/>
              </w:rPr>
              <w:t>CUSTOMPROPERTY22::homePhone#String,</w:t>
            </w:r>
          </w:p>
          <w:p w:rsidR="0023638B" w:rsidP="005B38AA" w:rsidRDefault="0023638B" w14:paraId="1BEE1F70" w14:textId="77777777">
            <w:r w:rsidRPr="31081C8F">
              <w:rPr>
                <w:rFonts w:ascii="Calibri" w:hAnsi="Calibri" w:eastAsia="Calibri" w:cs="Calibri"/>
              </w:rPr>
              <w:t>CUSTOMPROPERTY23::mobile#String,</w:t>
            </w:r>
          </w:p>
          <w:p w:rsidR="0023638B" w:rsidP="005B38AA" w:rsidRDefault="0023638B" w14:paraId="1938C589" w14:textId="77777777">
            <w:r w:rsidRPr="31081C8F">
              <w:rPr>
                <w:rFonts w:ascii="Calibri" w:hAnsi="Calibri" w:eastAsia="Calibri" w:cs="Calibri"/>
              </w:rPr>
              <w:t>CREATED_ON::whenCreated#date,</w:t>
            </w:r>
          </w:p>
          <w:p w:rsidR="0023638B" w:rsidP="005B38AA" w:rsidRDefault="0023638B" w14:paraId="31FED4F0" w14:textId="77777777">
            <w:r w:rsidRPr="31081C8F">
              <w:rPr>
                <w:rFonts w:ascii="Calibri" w:hAnsi="Calibri" w:eastAsia="Calibri" w:cs="Calibri"/>
              </w:rPr>
              <w:t>ACCOUNTCLASS::objectClass#String,</w:t>
            </w:r>
          </w:p>
          <w:p w:rsidR="0023638B" w:rsidP="005B38AA" w:rsidRDefault="0023638B" w14:paraId="183BCF8F" w14:textId="77777777">
            <w:r w:rsidRPr="31081C8F">
              <w:rPr>
                <w:rFonts w:ascii="Calibri" w:hAnsi="Calibri" w:eastAsia="Calibri" w:cs="Calibri"/>
              </w:rPr>
              <w:t>ACCOUNTID::distinguishedName#String,</w:t>
            </w:r>
          </w:p>
          <w:p w:rsidR="0023638B" w:rsidP="005B38AA" w:rsidRDefault="0023638B" w14:paraId="499668A8" w14:textId="77777777">
            <w:r w:rsidRPr="31081C8F">
              <w:rPr>
                <w:rFonts w:ascii="Calibri" w:hAnsi="Calibri" w:eastAsia="Calibri" w:cs="Calibri"/>
              </w:rPr>
              <w:t>CUSTOMPROPERTY24::userAccountControl#String,</w:t>
            </w:r>
          </w:p>
          <w:p w:rsidR="0023638B" w:rsidP="005B38AA" w:rsidRDefault="0023638B" w14:paraId="2A39C85A" w14:textId="77777777">
            <w:r w:rsidRPr="31081C8F">
              <w:rPr>
                <w:rFonts w:ascii="Calibri" w:hAnsi="Calibri" w:eastAsia="Calibri" w:cs="Calibri"/>
              </w:rPr>
              <w:t>CUSTOMPROPERTY27::objectSid#Binary,</w:t>
            </w:r>
          </w:p>
          <w:p w:rsidR="0023638B" w:rsidP="005B38AA" w:rsidRDefault="0023638B" w14:paraId="05C7FDF0" w14:textId="77777777">
            <w:r w:rsidRPr="31081C8F">
              <w:rPr>
                <w:rFonts w:ascii="Calibri" w:hAnsi="Calibri" w:eastAsia="Calibri" w:cs="Calibri"/>
              </w:rPr>
              <w:t>RECONCILATION_FIELD::CUSTOMPROPERTY26,</w:t>
            </w:r>
          </w:p>
          <w:p w:rsidR="0023638B" w:rsidP="005B38AA" w:rsidRDefault="0023638B" w14:paraId="6465A079" w14:textId="77777777">
            <w:r w:rsidRPr="31081C8F">
              <w:rPr>
                <w:rFonts w:ascii="Calibri" w:hAnsi="Calibri" w:eastAsia="Calibri" w:cs="Calibri"/>
              </w:rPr>
              <w:t>CUSTOMPROPERTY26::objectGUID#Binary,</w:t>
            </w:r>
          </w:p>
          <w:p w:rsidRPr="003A473F" w:rsidR="0023638B" w:rsidP="005B38AA" w:rsidRDefault="0023638B" w14:paraId="06D56108" w14:textId="29CA3C51">
            <w:pPr>
              <w:rPr>
                <w:rFonts w:ascii="Calibri" w:hAnsi="Calibri" w:eastAsia="Calibri" w:cs="Calibri"/>
                <w:color w:val="000000" w:themeColor="text1"/>
              </w:rPr>
            </w:pPr>
            <w:r w:rsidRPr="31081C8F">
              <w:rPr>
                <w:rFonts w:ascii="Calibri" w:hAnsi="Calibri" w:eastAsia="Calibri" w:cs="Calibri"/>
              </w:rPr>
              <w:t>CUSTOMPROPERTY29::st#String]</w:t>
            </w:r>
          </w:p>
        </w:tc>
      </w:tr>
      <w:tr w:rsidR="0023638B" w:rsidTr="00791B27" w14:paraId="67E6EE42" w14:textId="77777777">
        <w:tc>
          <w:tcPr>
            <w:tcW w:w="2828" w:type="dxa"/>
            <w:vAlign w:val="bottom"/>
          </w:tcPr>
          <w:p w:rsidR="0023638B" w:rsidP="005B38AA" w:rsidRDefault="0023638B" w14:paraId="1D5B1E96" w14:textId="214F4234">
            <w:pPr>
              <w:rPr>
                <w:rFonts w:ascii="Arial" w:hAnsi="Arial" w:cs="Arial"/>
                <w:color w:val="000000"/>
                <w:sz w:val="20"/>
                <w:szCs w:val="20"/>
              </w:rPr>
            </w:pPr>
            <w:r>
              <w:rPr>
                <w:rFonts w:ascii="Arial" w:hAnsi="Arial" w:cs="Arial"/>
                <w:color w:val="000000"/>
                <w:sz w:val="20"/>
                <w:szCs w:val="20"/>
              </w:rPr>
              <w:lastRenderedPageBreak/>
              <w:t>ENTITLEMENT_ATTRIBUTE</w:t>
            </w:r>
          </w:p>
        </w:tc>
        <w:tc>
          <w:tcPr>
            <w:tcW w:w="6025" w:type="dxa"/>
          </w:tcPr>
          <w:p w:rsidR="0023638B" w:rsidP="005B38AA" w:rsidRDefault="0023638B" w14:paraId="4BB13263" w14:textId="78AB91C4">
            <w:r>
              <w:rPr>
                <w:rFonts w:ascii="Calibri" w:hAnsi="Calibri" w:cs="Calibri"/>
                <w:color w:val="000000"/>
              </w:rPr>
              <w:t>memberOf</w:t>
            </w:r>
          </w:p>
        </w:tc>
      </w:tr>
    </w:tbl>
    <w:p w:rsidR="0023638B" w:rsidP="4E42E0AA" w:rsidRDefault="0023638B" w14:paraId="0E9D6875" w14:textId="19318DD6">
      <w:pPr>
        <w:ind w:firstLine="720"/>
      </w:pPr>
    </w:p>
    <w:p w:rsidR="00507A77" w:rsidP="00507A77" w:rsidRDefault="00507A77" w14:paraId="5F7B6B68" w14:textId="1D1B075D"/>
    <w:p w:rsidRPr="005B38AA" w:rsidR="00334663" w:rsidP="00EE22BA" w:rsidRDefault="4E42E0AA" w14:paraId="03FE46BF" w14:textId="2947063C">
      <w:pPr>
        <w:pStyle w:val="Heading3"/>
      </w:pPr>
      <w:bookmarkStart w:name="_Toc33292559" w:id="44"/>
      <w:r w:rsidRPr="005B38AA">
        <w:lastRenderedPageBreak/>
        <w:t>Attribute mapping</w:t>
      </w:r>
      <w:bookmarkEnd w:id="44"/>
    </w:p>
    <w:p w:rsidR="00D901AA" w:rsidP="00D901AA" w:rsidRDefault="00D901AA" w14:paraId="2AE06B09" w14:textId="440D7721">
      <w:r>
        <w:t xml:space="preserve">This is the current attribute mapping from </w:t>
      </w:r>
      <w:r w:rsidR="00120727">
        <w:t>Saviynt</w:t>
      </w:r>
      <w:r>
        <w:t xml:space="preserve"> to target</w:t>
      </w:r>
    </w:p>
    <w:tbl>
      <w:tblPr>
        <w:tblW w:w="7209"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480"/>
        <w:gridCol w:w="2729"/>
      </w:tblGrid>
      <w:tr w:rsidRPr="003A5A84" w:rsidR="00D901AA" w:rsidTr="00263E20" w14:paraId="3F57E78A" w14:textId="77777777">
        <w:trPr>
          <w:trHeight w:val="300"/>
        </w:trPr>
        <w:tc>
          <w:tcPr>
            <w:tcW w:w="4480" w:type="dxa"/>
            <w:shd w:val="clear" w:color="auto" w:fill="FF0066"/>
            <w:noWrap/>
            <w:vAlign w:val="center"/>
            <w:hideMark/>
          </w:tcPr>
          <w:p w:rsidRPr="003A5A84" w:rsidR="00D901AA" w:rsidP="00992434" w:rsidRDefault="00120727" w14:paraId="536E02A4" w14:textId="3DBCBE7B">
            <w:pPr>
              <w:spacing w:after="0" w:line="240" w:lineRule="auto"/>
              <w:jc w:val="center"/>
              <w:rPr>
                <w:rFonts w:ascii="Calibri" w:hAnsi="Calibri" w:eastAsia="Times New Roman" w:cs="Calibri"/>
                <w:color w:val="FFFFFF" w:themeColor="background1"/>
                <w:lang w:val="en-IN" w:eastAsia="en-IN"/>
              </w:rPr>
            </w:pPr>
            <w:r>
              <w:rPr>
                <w:rFonts w:ascii="Calibri" w:hAnsi="Calibri" w:eastAsia="Times New Roman" w:cs="Calibri"/>
                <w:color w:val="FFFFFF" w:themeColor="background1"/>
                <w:lang w:val="en-IN" w:eastAsia="en-IN"/>
              </w:rPr>
              <w:t>Saviynt</w:t>
            </w:r>
            <w:r w:rsidRPr="003A5A84" w:rsidR="00D901AA">
              <w:rPr>
                <w:rFonts w:ascii="Calibri" w:hAnsi="Calibri" w:eastAsia="Times New Roman" w:cs="Calibri"/>
                <w:color w:val="FFFFFF" w:themeColor="background1"/>
                <w:lang w:val="en-IN" w:eastAsia="en-IN"/>
              </w:rPr>
              <w:t xml:space="preserve"> Attributes</w:t>
            </w:r>
          </w:p>
        </w:tc>
        <w:tc>
          <w:tcPr>
            <w:tcW w:w="2729" w:type="dxa"/>
            <w:shd w:val="clear" w:color="auto" w:fill="FF0066"/>
            <w:noWrap/>
            <w:vAlign w:val="center"/>
            <w:hideMark/>
          </w:tcPr>
          <w:p w:rsidRPr="003A5A84" w:rsidR="00D901AA" w:rsidP="00992434" w:rsidRDefault="00D901AA" w14:paraId="3E6838CD" w14:textId="78A25602">
            <w:pPr>
              <w:spacing w:after="0" w:line="240" w:lineRule="auto"/>
              <w:jc w:val="center"/>
              <w:rPr>
                <w:rFonts w:ascii="Calibri" w:hAnsi="Calibri" w:eastAsia="Times New Roman" w:cs="Calibri"/>
                <w:color w:val="FFFFFF" w:themeColor="background1"/>
                <w:lang w:val="en-IN" w:eastAsia="en-IN"/>
              </w:rPr>
            </w:pPr>
            <w:r w:rsidRPr="00D901AA">
              <w:rPr>
                <w:rFonts w:ascii="Calibri" w:hAnsi="Calibri" w:eastAsia="Times New Roman" w:cs="Calibri"/>
                <w:color w:val="FFFFFF" w:themeColor="background1"/>
                <w:lang w:val="en-IN" w:eastAsia="en-IN"/>
              </w:rPr>
              <w:t>Active Directory Attributes</w:t>
            </w:r>
          </w:p>
        </w:tc>
      </w:tr>
      <w:tr w:rsidRPr="00147A4E" w:rsidR="000605CF" w:rsidTr="00263E20" w14:paraId="27DBB7A9" w14:textId="77777777">
        <w:trPr>
          <w:trHeight w:val="288"/>
        </w:trPr>
        <w:tc>
          <w:tcPr>
            <w:tcW w:w="4480" w:type="dxa"/>
            <w:shd w:val="clear" w:color="auto" w:fill="auto"/>
            <w:noWrap/>
          </w:tcPr>
          <w:p w:rsidRPr="00147A4E" w:rsidR="000605CF" w:rsidP="000605CF" w:rsidRDefault="00214F22" w14:paraId="2A5A7585" w14:textId="13309F87">
            <w:pPr>
              <w:spacing w:after="0" w:line="240" w:lineRule="auto"/>
              <w:rPr>
                <w:rFonts w:ascii="Calibri" w:hAnsi="Calibri" w:eastAsia="Times New Roman" w:cs="Calibri"/>
                <w:color w:val="000000"/>
                <w:lang w:val="en-IN" w:eastAsia="en-IN"/>
              </w:rPr>
            </w:pPr>
            <w:r>
              <w:t>user login</w:t>
            </w:r>
          </w:p>
        </w:tc>
        <w:tc>
          <w:tcPr>
            <w:tcW w:w="2729" w:type="dxa"/>
            <w:shd w:val="clear" w:color="auto" w:fill="auto"/>
            <w:noWrap/>
          </w:tcPr>
          <w:p w:rsidRPr="00147A4E" w:rsidR="000605CF" w:rsidP="000605CF" w:rsidRDefault="00214F22" w14:paraId="6B5B47BB" w14:textId="6FB07BDC">
            <w:pPr>
              <w:spacing w:after="0" w:line="240" w:lineRule="auto"/>
              <w:rPr>
                <w:rFonts w:ascii="Calibri" w:hAnsi="Calibri" w:eastAsia="Times New Roman" w:cs="Calibri"/>
                <w:color w:val="000000"/>
                <w:lang w:val="en-IN" w:eastAsia="en-IN"/>
              </w:rPr>
            </w:pPr>
            <w:r>
              <w:t>cn</w:t>
            </w:r>
          </w:p>
        </w:tc>
      </w:tr>
      <w:tr w:rsidRPr="00147A4E" w:rsidR="000605CF" w:rsidTr="00263E20" w14:paraId="69A08E3B" w14:textId="77777777">
        <w:trPr>
          <w:trHeight w:val="288"/>
        </w:trPr>
        <w:tc>
          <w:tcPr>
            <w:tcW w:w="4480" w:type="dxa"/>
            <w:shd w:val="clear" w:color="auto" w:fill="auto"/>
            <w:noWrap/>
          </w:tcPr>
          <w:p w:rsidRPr="00147A4E" w:rsidR="000605CF" w:rsidP="000605CF" w:rsidRDefault="00214F22" w14:paraId="3321A96F" w14:textId="0B2B9408">
            <w:pPr>
              <w:spacing w:after="0" w:line="240" w:lineRule="auto"/>
              <w:rPr>
                <w:rFonts w:ascii="Calibri" w:hAnsi="Calibri" w:eastAsia="Times New Roman" w:cs="Calibri"/>
                <w:color w:val="000000"/>
                <w:lang w:val="en-IN" w:eastAsia="en-IN"/>
              </w:rPr>
            </w:pPr>
            <w:r w:rsidRPr="64A70FAE">
              <w:rPr>
                <w:rFonts w:ascii="Calibri" w:hAnsi="Calibri" w:eastAsia="Calibri" w:cs="Calibri"/>
              </w:rPr>
              <w:t>firstname or preferredfirstname</w:t>
            </w:r>
          </w:p>
        </w:tc>
        <w:tc>
          <w:tcPr>
            <w:tcW w:w="2729" w:type="dxa"/>
            <w:shd w:val="clear" w:color="auto" w:fill="auto"/>
            <w:noWrap/>
          </w:tcPr>
          <w:p w:rsidRPr="00147A4E" w:rsidR="000605CF" w:rsidP="000605CF" w:rsidRDefault="00214F22" w14:paraId="2D6DD567" w14:textId="5FF4BEAC">
            <w:pPr>
              <w:spacing w:after="0" w:line="240" w:lineRule="auto"/>
              <w:rPr>
                <w:rFonts w:ascii="Calibri" w:hAnsi="Calibri" w:eastAsia="Times New Roman" w:cs="Calibri"/>
                <w:color w:val="000000"/>
                <w:lang w:val="en-IN" w:eastAsia="en-IN"/>
              </w:rPr>
            </w:pPr>
            <w:r>
              <w:t>givenname</w:t>
            </w:r>
          </w:p>
        </w:tc>
      </w:tr>
      <w:tr w:rsidRPr="00147A4E" w:rsidR="000605CF" w:rsidTr="00263E20" w14:paraId="063CF30F" w14:textId="77777777">
        <w:trPr>
          <w:trHeight w:val="288"/>
        </w:trPr>
        <w:tc>
          <w:tcPr>
            <w:tcW w:w="4480" w:type="dxa"/>
            <w:shd w:val="clear" w:color="auto" w:fill="auto"/>
            <w:noWrap/>
          </w:tcPr>
          <w:p w:rsidRPr="00147A4E" w:rsidR="000605CF" w:rsidP="000605CF" w:rsidRDefault="00214F22" w14:paraId="4F7D6804" w14:textId="00B1C8E7">
            <w:pPr>
              <w:spacing w:after="0" w:line="240" w:lineRule="auto"/>
              <w:rPr>
                <w:rFonts w:ascii="Calibri" w:hAnsi="Calibri" w:eastAsia="Times New Roman" w:cs="Calibri"/>
                <w:color w:val="000000"/>
                <w:lang w:val="en-IN" w:eastAsia="en-IN"/>
              </w:rPr>
            </w:pPr>
            <w:r>
              <w:t>last name</w:t>
            </w:r>
          </w:p>
        </w:tc>
        <w:tc>
          <w:tcPr>
            <w:tcW w:w="2729" w:type="dxa"/>
            <w:shd w:val="clear" w:color="auto" w:fill="auto"/>
            <w:noWrap/>
          </w:tcPr>
          <w:p w:rsidRPr="00147A4E" w:rsidR="000605CF" w:rsidP="000605CF" w:rsidRDefault="00214F22" w14:paraId="190C4197" w14:textId="0393A042">
            <w:pPr>
              <w:spacing w:after="0" w:line="240" w:lineRule="auto"/>
              <w:rPr>
                <w:rFonts w:ascii="Calibri" w:hAnsi="Calibri" w:eastAsia="Times New Roman" w:cs="Calibri"/>
                <w:color w:val="000000"/>
                <w:lang w:val="en-IN" w:eastAsia="en-IN"/>
              </w:rPr>
            </w:pPr>
            <w:r>
              <w:t>sn</w:t>
            </w:r>
          </w:p>
        </w:tc>
      </w:tr>
      <w:tr w:rsidRPr="00147A4E" w:rsidR="000605CF" w:rsidTr="00263E20" w14:paraId="42D28EED" w14:textId="77777777">
        <w:trPr>
          <w:trHeight w:val="288"/>
        </w:trPr>
        <w:tc>
          <w:tcPr>
            <w:tcW w:w="4480" w:type="dxa"/>
            <w:shd w:val="clear" w:color="auto" w:fill="auto"/>
            <w:noWrap/>
          </w:tcPr>
          <w:p w:rsidRPr="00147A4E" w:rsidR="000605CF" w:rsidP="000605CF" w:rsidRDefault="00214F22" w14:paraId="6B453893" w14:textId="7A805AE5">
            <w:pPr>
              <w:spacing w:after="0" w:line="240" w:lineRule="auto"/>
              <w:rPr>
                <w:rFonts w:ascii="Calibri" w:hAnsi="Calibri" w:eastAsia="Times New Roman" w:cs="Calibri"/>
                <w:color w:val="000000"/>
                <w:lang w:val="en-IN" w:eastAsia="en-IN"/>
              </w:rPr>
            </w:pPr>
            <w:r>
              <w:t>middle name</w:t>
            </w:r>
          </w:p>
        </w:tc>
        <w:tc>
          <w:tcPr>
            <w:tcW w:w="2729" w:type="dxa"/>
            <w:shd w:val="clear" w:color="auto" w:fill="auto"/>
            <w:noWrap/>
          </w:tcPr>
          <w:p w:rsidRPr="00147A4E" w:rsidR="000605CF" w:rsidP="000605CF" w:rsidRDefault="00214F22" w14:paraId="59984D19" w14:textId="155AB02B">
            <w:pPr>
              <w:spacing w:after="0" w:line="240" w:lineRule="auto"/>
              <w:rPr>
                <w:rFonts w:ascii="Calibri" w:hAnsi="Calibri" w:eastAsia="Times New Roman" w:cs="Calibri"/>
                <w:color w:val="000000"/>
                <w:lang w:val="en-IN" w:eastAsia="en-IN"/>
              </w:rPr>
            </w:pPr>
            <w:r>
              <w:t>middlename</w:t>
            </w:r>
          </w:p>
        </w:tc>
      </w:tr>
      <w:tr w:rsidRPr="00147A4E" w:rsidR="000605CF" w:rsidTr="00263E20" w14:paraId="77E1ED19" w14:textId="77777777">
        <w:trPr>
          <w:trHeight w:val="288"/>
        </w:trPr>
        <w:tc>
          <w:tcPr>
            <w:tcW w:w="4480" w:type="dxa"/>
            <w:shd w:val="clear" w:color="auto" w:fill="auto"/>
            <w:noWrap/>
          </w:tcPr>
          <w:p w:rsidRPr="00147A4E" w:rsidR="000605CF" w:rsidP="000605CF" w:rsidRDefault="00214F22" w14:paraId="22C1E195" w14:textId="548CA4E0">
            <w:pPr>
              <w:spacing w:after="0" w:line="240" w:lineRule="auto"/>
              <w:rPr>
                <w:rFonts w:ascii="Calibri" w:hAnsi="Calibri" w:eastAsia="Times New Roman" w:cs="Calibri"/>
                <w:color w:val="000000"/>
                <w:lang w:val="en-IN" w:eastAsia="en-IN"/>
              </w:rPr>
            </w:pPr>
            <w:r>
              <w:t>password</w:t>
            </w:r>
          </w:p>
        </w:tc>
        <w:tc>
          <w:tcPr>
            <w:tcW w:w="2729" w:type="dxa"/>
            <w:shd w:val="clear" w:color="auto" w:fill="auto"/>
            <w:noWrap/>
          </w:tcPr>
          <w:p w:rsidRPr="00147A4E" w:rsidR="000605CF" w:rsidP="000605CF" w:rsidRDefault="00214F22" w14:paraId="02F7CF8C" w14:textId="766DE372">
            <w:pPr>
              <w:spacing w:after="0" w:line="240" w:lineRule="auto"/>
              <w:rPr>
                <w:rFonts w:ascii="Calibri" w:hAnsi="Calibri" w:eastAsia="Times New Roman" w:cs="Calibri"/>
                <w:color w:val="000000"/>
                <w:lang w:val="en-IN" w:eastAsia="en-IN"/>
              </w:rPr>
            </w:pPr>
            <w:r w:rsidRPr="32792032">
              <w:rPr>
                <w:rFonts w:ascii="Calibri" w:hAnsi="Calibri" w:eastAsia="Calibri" w:cs="Calibri"/>
              </w:rPr>
              <w:t>unicodepwd</w:t>
            </w:r>
          </w:p>
        </w:tc>
      </w:tr>
      <w:tr w:rsidRPr="00147A4E" w:rsidR="000605CF" w:rsidTr="00263E20" w14:paraId="70C37A69" w14:textId="77777777">
        <w:trPr>
          <w:trHeight w:val="288"/>
        </w:trPr>
        <w:tc>
          <w:tcPr>
            <w:tcW w:w="4480" w:type="dxa"/>
            <w:shd w:val="clear" w:color="auto" w:fill="auto"/>
            <w:noWrap/>
          </w:tcPr>
          <w:p w:rsidRPr="00147A4E" w:rsidR="000605CF" w:rsidP="000605CF" w:rsidRDefault="00214F22" w14:paraId="3151BD9D" w14:textId="64C989D5">
            <w:pPr>
              <w:spacing w:after="0" w:line="240" w:lineRule="auto"/>
              <w:rPr>
                <w:rFonts w:ascii="Calibri" w:hAnsi="Calibri" w:eastAsia="Times New Roman" w:cs="Calibri"/>
                <w:color w:val="000000"/>
                <w:lang w:val="en-IN" w:eastAsia="en-IN"/>
              </w:rPr>
            </w:pPr>
            <w:r w:rsidRPr="1F161619">
              <w:rPr>
                <w:rFonts w:ascii="Calibri" w:hAnsi="Calibri" w:eastAsia="Calibri" w:cs="Calibri"/>
              </w:rPr>
              <w:t>displayname</w:t>
            </w:r>
          </w:p>
        </w:tc>
        <w:tc>
          <w:tcPr>
            <w:tcW w:w="2729" w:type="dxa"/>
            <w:shd w:val="clear" w:color="auto" w:fill="auto"/>
            <w:noWrap/>
          </w:tcPr>
          <w:p w:rsidRPr="00147A4E" w:rsidR="000605CF" w:rsidP="000605CF" w:rsidRDefault="00214F22" w14:paraId="27E3FF3C" w14:textId="45CCB76D">
            <w:pPr>
              <w:spacing w:after="0" w:line="240" w:lineRule="auto"/>
              <w:rPr>
                <w:rFonts w:ascii="Calibri" w:hAnsi="Calibri" w:eastAsia="Times New Roman" w:cs="Calibri"/>
                <w:color w:val="000000"/>
                <w:lang w:val="en-IN" w:eastAsia="en-IN"/>
              </w:rPr>
            </w:pPr>
            <w:r w:rsidRPr="32792032">
              <w:rPr>
                <w:rFonts w:ascii="Calibri" w:hAnsi="Calibri" w:eastAsia="Calibri" w:cs="Calibri"/>
              </w:rPr>
              <w:t>displayname</w:t>
            </w:r>
          </w:p>
        </w:tc>
      </w:tr>
      <w:tr w:rsidRPr="00147A4E" w:rsidR="000605CF" w:rsidTr="00263E20" w14:paraId="7044E80B" w14:textId="77777777">
        <w:trPr>
          <w:trHeight w:val="288"/>
        </w:trPr>
        <w:tc>
          <w:tcPr>
            <w:tcW w:w="4480" w:type="dxa"/>
            <w:shd w:val="clear" w:color="auto" w:fill="auto"/>
            <w:noWrap/>
          </w:tcPr>
          <w:p w:rsidRPr="00147A4E" w:rsidR="000605CF" w:rsidP="000605CF" w:rsidRDefault="00214F22" w14:paraId="163BF147" w14:textId="430FA1CB">
            <w:pPr>
              <w:spacing w:after="0" w:line="240" w:lineRule="auto"/>
              <w:rPr>
                <w:rFonts w:ascii="Calibri" w:hAnsi="Calibri" w:eastAsia="Times New Roman" w:cs="Calibri"/>
                <w:color w:val="000000"/>
                <w:lang w:val="en-IN" w:eastAsia="en-IN"/>
              </w:rPr>
            </w:pPr>
            <w:r w:rsidRPr="61F621CF">
              <w:rPr>
                <w:rFonts w:ascii="Calibri" w:hAnsi="Calibri" w:eastAsia="Calibri" w:cs="Calibri"/>
              </w:rPr>
              <w:t>mailenabled (customproperty36)</w:t>
            </w:r>
          </w:p>
        </w:tc>
        <w:tc>
          <w:tcPr>
            <w:tcW w:w="2729" w:type="dxa"/>
            <w:shd w:val="clear" w:color="auto" w:fill="auto"/>
            <w:noWrap/>
          </w:tcPr>
          <w:p w:rsidRPr="00147A4E" w:rsidR="000605CF" w:rsidP="000605CF" w:rsidRDefault="00214F22" w14:paraId="14A3F043" w14:textId="335BE746">
            <w:pPr>
              <w:spacing w:after="0" w:line="240" w:lineRule="auto"/>
              <w:rPr>
                <w:rFonts w:ascii="Calibri" w:hAnsi="Calibri" w:eastAsia="Times New Roman" w:cs="Calibri"/>
                <w:color w:val="000000"/>
                <w:lang w:val="en-IN" w:eastAsia="en-IN"/>
              </w:rPr>
            </w:pPr>
            <w:r w:rsidRPr="32792032">
              <w:rPr>
                <w:rFonts w:ascii="Calibri" w:hAnsi="Calibri" w:eastAsia="Calibri" w:cs="Calibri"/>
              </w:rPr>
              <w:t>extentionattribute13</w:t>
            </w:r>
          </w:p>
        </w:tc>
      </w:tr>
      <w:tr w:rsidRPr="00147A4E" w:rsidR="000605CF" w:rsidTr="00263E20" w14:paraId="32A2E8F1" w14:textId="77777777">
        <w:trPr>
          <w:trHeight w:val="288"/>
        </w:trPr>
        <w:tc>
          <w:tcPr>
            <w:tcW w:w="4480" w:type="dxa"/>
            <w:shd w:val="clear" w:color="auto" w:fill="auto"/>
            <w:noWrap/>
          </w:tcPr>
          <w:p w:rsidRPr="00147A4E" w:rsidR="000605CF" w:rsidP="000605CF" w:rsidRDefault="00214F22" w14:paraId="1E86E68F" w14:textId="6C3E049F">
            <w:pPr>
              <w:spacing w:after="0" w:line="240" w:lineRule="auto"/>
              <w:rPr>
                <w:rFonts w:ascii="Calibri" w:hAnsi="Calibri" w:eastAsia="Times New Roman" w:cs="Calibri"/>
                <w:color w:val="000000"/>
                <w:lang w:val="en-IN" w:eastAsia="en-IN"/>
              </w:rPr>
            </w:pPr>
            <w:r>
              <w:t>primaryou</w:t>
            </w:r>
          </w:p>
        </w:tc>
        <w:tc>
          <w:tcPr>
            <w:tcW w:w="2729" w:type="dxa"/>
            <w:shd w:val="clear" w:color="auto" w:fill="auto"/>
            <w:noWrap/>
          </w:tcPr>
          <w:p w:rsidRPr="00147A4E" w:rsidR="000605CF" w:rsidP="000605CF" w:rsidRDefault="00214F22" w14:paraId="3847B977" w14:textId="2B8D59E6">
            <w:pPr>
              <w:spacing w:after="0" w:line="240" w:lineRule="auto"/>
              <w:rPr>
                <w:rFonts w:ascii="Calibri" w:hAnsi="Calibri" w:eastAsia="Times New Roman" w:cs="Calibri"/>
                <w:color w:val="000000"/>
                <w:lang w:val="en-IN" w:eastAsia="en-IN"/>
              </w:rPr>
            </w:pPr>
            <w:r w:rsidRPr="32792032">
              <w:rPr>
                <w:rFonts w:ascii="Calibri" w:hAnsi="Calibri" w:eastAsia="Calibri" w:cs="Calibri"/>
              </w:rPr>
              <w:t>ou</w:t>
            </w:r>
          </w:p>
        </w:tc>
      </w:tr>
      <w:tr w:rsidRPr="00147A4E" w:rsidR="000605CF" w:rsidTr="00263E20" w14:paraId="3EC01D22" w14:textId="77777777">
        <w:trPr>
          <w:trHeight w:val="288"/>
        </w:trPr>
        <w:tc>
          <w:tcPr>
            <w:tcW w:w="4480" w:type="dxa"/>
            <w:shd w:val="clear" w:color="auto" w:fill="auto"/>
            <w:noWrap/>
          </w:tcPr>
          <w:p w:rsidRPr="00147A4E" w:rsidR="000605CF" w:rsidP="000605CF" w:rsidRDefault="00375782" w14:paraId="2ECF2FCE" w14:textId="743BEB49">
            <w:pPr>
              <w:spacing w:after="0" w:line="240" w:lineRule="auto"/>
              <w:rPr>
                <w:rFonts w:ascii="Calibri" w:hAnsi="Calibri" w:eastAsia="Times New Roman" w:cs="Calibri"/>
                <w:color w:val="000000"/>
                <w:lang w:val="en-IN" w:eastAsia="en-IN"/>
              </w:rPr>
            </w:pPr>
            <w:hyperlink r:id="rId21">
              <w:r w:rsidRPr="61F621CF" w:rsidR="00214F22">
                <w:rPr>
                  <w:rStyle w:val="Hyperlink"/>
                  <w:rFonts w:ascii="Calibri" w:hAnsi="Calibri" w:eastAsia="Calibri" w:cs="Calibri"/>
                </w:rPr>
                <w:t>username@mgroupnet.com</w:t>
              </w:r>
            </w:hyperlink>
          </w:p>
        </w:tc>
        <w:tc>
          <w:tcPr>
            <w:tcW w:w="2729" w:type="dxa"/>
            <w:shd w:val="clear" w:color="auto" w:fill="auto"/>
            <w:noWrap/>
          </w:tcPr>
          <w:p w:rsidRPr="00147A4E" w:rsidR="000605CF" w:rsidP="000605CF" w:rsidRDefault="00214F22" w14:paraId="5D69CBE6" w14:textId="5192C595">
            <w:pPr>
              <w:spacing w:after="0" w:line="240" w:lineRule="auto"/>
              <w:rPr>
                <w:rFonts w:ascii="Calibri" w:hAnsi="Calibri" w:eastAsia="Times New Roman" w:cs="Calibri"/>
                <w:color w:val="000000"/>
                <w:lang w:val="en-IN" w:eastAsia="en-IN"/>
              </w:rPr>
            </w:pPr>
            <w:r w:rsidRPr="32792032">
              <w:rPr>
                <w:rFonts w:ascii="Calibri" w:hAnsi="Calibri" w:eastAsia="Calibri" w:cs="Calibri"/>
              </w:rPr>
              <w:t>userprinciplename</w:t>
            </w:r>
          </w:p>
        </w:tc>
      </w:tr>
      <w:tr w:rsidRPr="00147A4E" w:rsidR="000605CF" w:rsidTr="00263E20" w14:paraId="0CA8B81F" w14:textId="77777777">
        <w:trPr>
          <w:trHeight w:val="288"/>
        </w:trPr>
        <w:tc>
          <w:tcPr>
            <w:tcW w:w="4480" w:type="dxa"/>
            <w:shd w:val="clear" w:color="auto" w:fill="auto"/>
            <w:noWrap/>
          </w:tcPr>
          <w:p w:rsidRPr="00147A4E" w:rsidR="000605CF" w:rsidP="000605CF" w:rsidRDefault="00214F22" w14:paraId="6B2A6E60" w14:textId="122423F8">
            <w:pPr>
              <w:spacing w:after="0" w:line="240" w:lineRule="auto"/>
              <w:rPr>
                <w:rFonts w:ascii="Calibri" w:hAnsi="Calibri" w:eastAsia="Times New Roman" w:cs="Calibri"/>
                <w:color w:val="000000"/>
                <w:lang w:val="en-IN" w:eastAsia="en-IN"/>
              </w:rPr>
            </w:pPr>
            <w:r w:rsidRPr="61F621CF">
              <w:rPr>
                <w:rFonts w:ascii="Calibri" w:hAnsi="Calibri" w:eastAsia="Calibri" w:cs="Calibri"/>
              </w:rPr>
              <w:t>username</w:t>
            </w:r>
          </w:p>
        </w:tc>
        <w:tc>
          <w:tcPr>
            <w:tcW w:w="2729" w:type="dxa"/>
            <w:shd w:val="clear" w:color="auto" w:fill="auto"/>
            <w:noWrap/>
          </w:tcPr>
          <w:p w:rsidRPr="00147A4E" w:rsidR="000605CF" w:rsidP="000605CF" w:rsidRDefault="00214F22" w14:paraId="55D94E96" w14:textId="6B3362FF">
            <w:pPr>
              <w:spacing w:after="0" w:line="240" w:lineRule="auto"/>
              <w:rPr>
                <w:rFonts w:ascii="Calibri" w:hAnsi="Calibri" w:eastAsia="Times New Roman" w:cs="Calibri"/>
                <w:color w:val="000000"/>
                <w:lang w:val="en-IN" w:eastAsia="en-IN"/>
              </w:rPr>
            </w:pPr>
            <w:r w:rsidRPr="32792032">
              <w:rPr>
                <w:rFonts w:ascii="Calibri" w:hAnsi="Calibri" w:eastAsia="Calibri" w:cs="Calibri"/>
              </w:rPr>
              <w:t>samaccountname</w:t>
            </w:r>
          </w:p>
        </w:tc>
      </w:tr>
      <w:tr w:rsidRPr="00147A4E" w:rsidR="000605CF" w:rsidTr="00263E20" w14:paraId="19739C92" w14:textId="77777777">
        <w:trPr>
          <w:trHeight w:val="288"/>
        </w:trPr>
        <w:tc>
          <w:tcPr>
            <w:tcW w:w="4480" w:type="dxa"/>
            <w:shd w:val="clear" w:color="auto" w:fill="auto"/>
            <w:noWrap/>
          </w:tcPr>
          <w:p w:rsidRPr="00147A4E" w:rsidR="000605CF" w:rsidP="000605CF" w:rsidRDefault="00E22A2F" w14:paraId="3FAC38C1" w14:textId="6FF026D1">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val="en-IN" w:eastAsia="en-IN"/>
              </w:rPr>
              <w:t>Set as 0 (User must change Password at Next logon)</w:t>
            </w:r>
          </w:p>
        </w:tc>
        <w:tc>
          <w:tcPr>
            <w:tcW w:w="2729" w:type="dxa"/>
            <w:shd w:val="clear" w:color="auto" w:fill="auto"/>
            <w:noWrap/>
          </w:tcPr>
          <w:p w:rsidRPr="00147A4E" w:rsidR="000605CF" w:rsidP="000605CF" w:rsidRDefault="00214F22" w14:paraId="4D0A267E" w14:textId="4ADA6F57">
            <w:pPr>
              <w:spacing w:after="0" w:line="240" w:lineRule="auto"/>
              <w:rPr>
                <w:rFonts w:ascii="Calibri" w:hAnsi="Calibri" w:eastAsia="Times New Roman" w:cs="Calibri"/>
                <w:color w:val="000000"/>
                <w:lang w:val="en-IN" w:eastAsia="en-IN"/>
              </w:rPr>
            </w:pPr>
            <w:r w:rsidRPr="32792032">
              <w:rPr>
                <w:rFonts w:ascii="Calibri" w:hAnsi="Calibri" w:eastAsia="Calibri" w:cs="Calibri"/>
              </w:rPr>
              <w:t>pwdlastset</w:t>
            </w:r>
          </w:p>
        </w:tc>
      </w:tr>
      <w:tr w:rsidRPr="00147A4E" w:rsidR="000605CF" w:rsidTr="00263E20" w14:paraId="23C3D6F9" w14:textId="77777777">
        <w:trPr>
          <w:trHeight w:val="288"/>
        </w:trPr>
        <w:tc>
          <w:tcPr>
            <w:tcW w:w="4480" w:type="dxa"/>
            <w:shd w:val="clear" w:color="auto" w:fill="auto"/>
            <w:noWrap/>
          </w:tcPr>
          <w:p w:rsidRPr="00147A4E" w:rsidR="000605CF" w:rsidP="000605CF" w:rsidRDefault="00214F22" w14:paraId="034A5CFE" w14:textId="240AB7D7">
            <w:pPr>
              <w:spacing w:after="0" w:line="240" w:lineRule="auto"/>
              <w:rPr>
                <w:rFonts w:ascii="Calibri" w:hAnsi="Calibri" w:eastAsia="Times New Roman" w:cs="Calibri"/>
                <w:color w:val="000000"/>
                <w:lang w:val="en-IN" w:eastAsia="en-IN"/>
              </w:rPr>
            </w:pPr>
            <w:r w:rsidRPr="32792032">
              <w:rPr>
                <w:rFonts w:ascii="Calibri" w:hAnsi="Calibri" w:eastAsia="Calibri" w:cs="Calibri"/>
              </w:rPr>
              <w:t>manageraccount?.accountid</w:t>
            </w:r>
          </w:p>
        </w:tc>
        <w:tc>
          <w:tcPr>
            <w:tcW w:w="2729" w:type="dxa"/>
            <w:shd w:val="clear" w:color="auto" w:fill="auto"/>
            <w:noWrap/>
          </w:tcPr>
          <w:p w:rsidRPr="00147A4E" w:rsidR="000605CF" w:rsidP="000605CF" w:rsidRDefault="00214F22" w14:paraId="56DE287B" w14:textId="6719EE6C">
            <w:pPr>
              <w:spacing w:after="0" w:line="240" w:lineRule="auto"/>
              <w:rPr>
                <w:rFonts w:ascii="Calibri" w:hAnsi="Calibri" w:eastAsia="Times New Roman" w:cs="Calibri"/>
                <w:color w:val="000000"/>
                <w:lang w:val="en-IN" w:eastAsia="en-IN"/>
              </w:rPr>
            </w:pPr>
            <w:r w:rsidRPr="32792032">
              <w:rPr>
                <w:rFonts w:ascii="Calibri" w:hAnsi="Calibri" w:eastAsia="Calibri" w:cs="Calibri"/>
              </w:rPr>
              <w:t>manager</w:t>
            </w:r>
          </w:p>
        </w:tc>
      </w:tr>
      <w:tr w:rsidRPr="00147A4E" w:rsidR="000605CF" w:rsidTr="00263E20" w14:paraId="046EEC18" w14:textId="77777777">
        <w:trPr>
          <w:trHeight w:val="288"/>
        </w:trPr>
        <w:tc>
          <w:tcPr>
            <w:tcW w:w="4480" w:type="dxa"/>
            <w:shd w:val="clear" w:color="auto" w:fill="auto"/>
            <w:noWrap/>
          </w:tcPr>
          <w:p w:rsidRPr="00147A4E" w:rsidR="000605CF" w:rsidP="000605CF" w:rsidRDefault="00214F22" w14:paraId="2B1AC23C" w14:textId="73702F1B">
            <w:pPr>
              <w:spacing w:after="0" w:line="240" w:lineRule="auto"/>
              <w:rPr>
                <w:rFonts w:ascii="Calibri" w:hAnsi="Calibri" w:eastAsia="Times New Roman" w:cs="Calibri"/>
                <w:color w:val="000000"/>
                <w:lang w:val="en-IN" w:eastAsia="en-IN"/>
              </w:rPr>
            </w:pPr>
            <w:r w:rsidRPr="64A70FAE">
              <w:rPr>
                <w:rFonts w:ascii="Calibri" w:hAnsi="Calibri" w:eastAsia="Calibri" w:cs="Calibri"/>
              </w:rPr>
              <w:t>company name</w:t>
            </w:r>
          </w:p>
        </w:tc>
        <w:tc>
          <w:tcPr>
            <w:tcW w:w="2729" w:type="dxa"/>
            <w:shd w:val="clear" w:color="auto" w:fill="auto"/>
            <w:noWrap/>
          </w:tcPr>
          <w:p w:rsidRPr="00147A4E" w:rsidR="000605CF" w:rsidP="000605CF" w:rsidRDefault="00214F22" w14:paraId="3C9A3EFB" w14:textId="7F66E0E7">
            <w:pPr>
              <w:spacing w:after="0" w:line="240" w:lineRule="auto"/>
              <w:rPr>
                <w:rFonts w:ascii="Calibri" w:hAnsi="Calibri" w:eastAsia="Times New Roman" w:cs="Calibri"/>
                <w:color w:val="000000"/>
                <w:lang w:val="en-IN" w:eastAsia="en-IN"/>
              </w:rPr>
            </w:pPr>
            <w:r w:rsidRPr="64A70FAE">
              <w:rPr>
                <w:rFonts w:ascii="Calibri" w:hAnsi="Calibri" w:eastAsia="Calibri" w:cs="Calibri"/>
              </w:rPr>
              <w:t>company</w:t>
            </w:r>
          </w:p>
        </w:tc>
      </w:tr>
      <w:tr w:rsidRPr="00147A4E" w:rsidR="000605CF" w:rsidTr="00263E20" w14:paraId="0C980EE5" w14:textId="77777777">
        <w:trPr>
          <w:trHeight w:val="288"/>
        </w:trPr>
        <w:tc>
          <w:tcPr>
            <w:tcW w:w="4480" w:type="dxa"/>
            <w:shd w:val="clear" w:color="auto" w:fill="auto"/>
            <w:noWrap/>
          </w:tcPr>
          <w:p w:rsidRPr="00147A4E" w:rsidR="000605CF" w:rsidP="000605CF" w:rsidRDefault="00214F22" w14:paraId="2E63FE15" w14:textId="29A9C98F">
            <w:pPr>
              <w:spacing w:after="0" w:line="240" w:lineRule="auto"/>
              <w:rPr>
                <w:rFonts w:ascii="Calibri" w:hAnsi="Calibri" w:eastAsia="Times New Roman" w:cs="Calibri"/>
                <w:color w:val="000000"/>
                <w:lang w:val="en-IN" w:eastAsia="en-IN"/>
              </w:rPr>
            </w:pPr>
            <w:r w:rsidRPr="64A70FAE">
              <w:rPr>
                <w:rFonts w:ascii="Calibri" w:hAnsi="Calibri" w:eastAsia="Calibri" w:cs="Calibri"/>
              </w:rPr>
              <w:t>department name</w:t>
            </w:r>
          </w:p>
        </w:tc>
        <w:tc>
          <w:tcPr>
            <w:tcW w:w="2729" w:type="dxa"/>
            <w:shd w:val="clear" w:color="auto" w:fill="auto"/>
            <w:noWrap/>
          </w:tcPr>
          <w:p w:rsidRPr="00147A4E" w:rsidR="000605CF" w:rsidP="000605CF" w:rsidRDefault="00214F22" w14:paraId="4D17294B" w14:textId="0EDD8C9C">
            <w:pPr>
              <w:spacing w:after="0" w:line="240" w:lineRule="auto"/>
              <w:rPr>
                <w:rFonts w:ascii="Calibri" w:hAnsi="Calibri" w:eastAsia="Times New Roman" w:cs="Calibri"/>
                <w:color w:val="000000"/>
                <w:lang w:val="en-IN" w:eastAsia="en-IN"/>
              </w:rPr>
            </w:pPr>
            <w:r w:rsidRPr="64A70FAE">
              <w:rPr>
                <w:rFonts w:ascii="Calibri" w:hAnsi="Calibri" w:eastAsia="Calibri" w:cs="Calibri"/>
              </w:rPr>
              <w:t>department</w:t>
            </w:r>
          </w:p>
        </w:tc>
      </w:tr>
      <w:tr w:rsidRPr="00147A4E" w:rsidR="000605CF" w:rsidTr="00263E20" w14:paraId="5C0AFAEC" w14:textId="77777777">
        <w:trPr>
          <w:trHeight w:val="288"/>
        </w:trPr>
        <w:tc>
          <w:tcPr>
            <w:tcW w:w="4480" w:type="dxa"/>
            <w:shd w:val="clear" w:color="auto" w:fill="auto"/>
            <w:noWrap/>
          </w:tcPr>
          <w:p w:rsidRPr="00147A4E" w:rsidR="000605CF" w:rsidP="000605CF" w:rsidRDefault="00214F22" w14:paraId="40802934" w14:textId="01440130">
            <w:pPr>
              <w:spacing w:after="0" w:line="240" w:lineRule="auto"/>
              <w:rPr>
                <w:rFonts w:ascii="Calibri" w:hAnsi="Calibri" w:eastAsia="Times New Roman" w:cs="Calibri"/>
                <w:color w:val="000000"/>
                <w:lang w:val="en-IN" w:eastAsia="en-IN"/>
              </w:rPr>
            </w:pPr>
            <w:r w:rsidRPr="64A70FAE">
              <w:rPr>
                <w:rFonts w:ascii="Calibri" w:hAnsi="Calibri" w:eastAsia="Calibri" w:cs="Calibri"/>
              </w:rPr>
              <w:t>(standard ad field, based on user and ou mapping)</w:t>
            </w:r>
          </w:p>
        </w:tc>
        <w:tc>
          <w:tcPr>
            <w:tcW w:w="2729" w:type="dxa"/>
            <w:shd w:val="clear" w:color="auto" w:fill="auto"/>
            <w:noWrap/>
          </w:tcPr>
          <w:p w:rsidR="000605CF" w:rsidP="000605CF" w:rsidRDefault="00214F22" w14:paraId="3472893F" w14:textId="598B66D9">
            <w:r w:rsidRPr="64A70FAE">
              <w:rPr>
                <w:rFonts w:ascii="Calibri" w:hAnsi="Calibri" w:eastAsia="Calibri" w:cs="Calibri"/>
              </w:rPr>
              <w:t>distinguishedname</w:t>
            </w:r>
          </w:p>
          <w:p w:rsidRPr="00147A4E" w:rsidR="000605CF" w:rsidP="000605CF" w:rsidRDefault="000605CF" w14:paraId="0FB98AB5" w14:textId="7F9C15E9">
            <w:pPr>
              <w:spacing w:after="0" w:line="240" w:lineRule="auto"/>
              <w:rPr>
                <w:rFonts w:ascii="Calibri" w:hAnsi="Calibri" w:eastAsia="Times New Roman" w:cs="Calibri"/>
                <w:color w:val="000000"/>
                <w:lang w:val="en-IN" w:eastAsia="en-IN"/>
              </w:rPr>
            </w:pPr>
          </w:p>
        </w:tc>
      </w:tr>
      <w:tr w:rsidRPr="00147A4E" w:rsidR="000605CF" w:rsidTr="00263E20" w14:paraId="1042ED2A" w14:textId="77777777">
        <w:trPr>
          <w:trHeight w:val="288"/>
        </w:trPr>
        <w:tc>
          <w:tcPr>
            <w:tcW w:w="4480" w:type="dxa"/>
            <w:shd w:val="clear" w:color="auto" w:fill="auto"/>
            <w:noWrap/>
          </w:tcPr>
          <w:p w:rsidRPr="00147A4E" w:rsidR="000605CF" w:rsidP="000605CF" w:rsidRDefault="00214F22" w14:paraId="2C492047" w14:textId="0D26B84A">
            <w:pPr>
              <w:spacing w:after="0" w:line="240" w:lineRule="auto"/>
              <w:rPr>
                <w:rFonts w:ascii="Calibri" w:hAnsi="Calibri" w:eastAsia="Times New Roman" w:cs="Calibri"/>
                <w:color w:val="000000"/>
                <w:lang w:val="en-IN" w:eastAsia="en-IN"/>
              </w:rPr>
            </w:pPr>
            <w:r w:rsidRPr="64A70FAE">
              <w:rPr>
                <w:rFonts w:ascii="Calibri" w:hAnsi="Calibri" w:eastAsia="Calibri" w:cs="Calibri"/>
              </w:rPr>
              <w:t>employeetype</w:t>
            </w:r>
          </w:p>
        </w:tc>
        <w:tc>
          <w:tcPr>
            <w:tcW w:w="2729" w:type="dxa"/>
            <w:shd w:val="clear" w:color="auto" w:fill="auto"/>
            <w:noWrap/>
          </w:tcPr>
          <w:p w:rsidRPr="00147A4E" w:rsidR="000605CF" w:rsidP="000605CF" w:rsidRDefault="00214F22" w14:paraId="0C6816E4" w14:textId="2F7A4CBF">
            <w:pPr>
              <w:spacing w:after="0" w:line="240" w:lineRule="auto"/>
              <w:rPr>
                <w:rFonts w:ascii="Calibri" w:hAnsi="Calibri" w:eastAsia="Times New Roman" w:cs="Calibri"/>
                <w:color w:val="000000"/>
                <w:lang w:val="en-IN" w:eastAsia="en-IN"/>
              </w:rPr>
            </w:pPr>
            <w:r w:rsidRPr="64A70FAE">
              <w:rPr>
                <w:rFonts w:ascii="Calibri" w:hAnsi="Calibri" w:eastAsia="Calibri" w:cs="Calibri"/>
              </w:rPr>
              <w:t>division</w:t>
            </w:r>
          </w:p>
        </w:tc>
      </w:tr>
      <w:tr w:rsidRPr="00147A4E" w:rsidR="000605CF" w:rsidTr="00263E20" w14:paraId="05F4F6E6" w14:textId="77777777">
        <w:trPr>
          <w:trHeight w:val="288"/>
        </w:trPr>
        <w:tc>
          <w:tcPr>
            <w:tcW w:w="4480" w:type="dxa"/>
            <w:shd w:val="clear" w:color="auto" w:fill="auto"/>
            <w:noWrap/>
          </w:tcPr>
          <w:p w:rsidRPr="00147A4E" w:rsidR="000605CF" w:rsidP="000605CF" w:rsidRDefault="00214F22" w14:paraId="729130E8" w14:textId="633606A9">
            <w:pPr>
              <w:spacing w:after="0" w:line="240" w:lineRule="auto"/>
              <w:rPr>
                <w:rFonts w:ascii="Calibri" w:hAnsi="Calibri" w:eastAsia="Times New Roman" w:cs="Calibri"/>
                <w:color w:val="000000"/>
                <w:lang w:val="en-IN" w:eastAsia="en-IN"/>
              </w:rPr>
            </w:pPr>
            <w:r w:rsidRPr="64A70FAE">
              <w:rPr>
                <w:rFonts w:ascii="Calibri" w:hAnsi="Calibri" w:eastAsia="Calibri" w:cs="Calibri"/>
              </w:rPr>
              <w:t>legacyemployeenumber (customproperty24)</w:t>
            </w:r>
          </w:p>
        </w:tc>
        <w:tc>
          <w:tcPr>
            <w:tcW w:w="2729" w:type="dxa"/>
            <w:shd w:val="clear" w:color="auto" w:fill="auto"/>
            <w:noWrap/>
          </w:tcPr>
          <w:p w:rsidRPr="00147A4E" w:rsidR="000605CF" w:rsidP="000605CF" w:rsidRDefault="00214F22" w14:paraId="470E2D84" w14:textId="646F75FD">
            <w:pPr>
              <w:spacing w:after="0" w:line="240" w:lineRule="auto"/>
              <w:rPr>
                <w:rFonts w:ascii="Calibri" w:hAnsi="Calibri" w:eastAsia="Times New Roman" w:cs="Calibri"/>
                <w:color w:val="000000"/>
                <w:lang w:val="en-IN" w:eastAsia="en-IN"/>
              </w:rPr>
            </w:pPr>
            <w:r w:rsidRPr="64A70FAE">
              <w:rPr>
                <w:rFonts w:ascii="Calibri" w:hAnsi="Calibri" w:eastAsia="Calibri" w:cs="Calibri"/>
              </w:rPr>
              <w:t>employeeid</w:t>
            </w:r>
          </w:p>
        </w:tc>
      </w:tr>
      <w:tr w:rsidRPr="00147A4E" w:rsidR="000605CF" w:rsidTr="00263E20" w14:paraId="65B56F05" w14:textId="77777777">
        <w:trPr>
          <w:trHeight w:val="288"/>
        </w:trPr>
        <w:tc>
          <w:tcPr>
            <w:tcW w:w="4480" w:type="dxa"/>
            <w:shd w:val="clear" w:color="auto" w:fill="auto"/>
            <w:noWrap/>
          </w:tcPr>
          <w:p w:rsidRPr="00147A4E" w:rsidR="000605CF" w:rsidP="000605CF" w:rsidRDefault="00214F22" w14:paraId="21B09625" w14:textId="767B9F64">
            <w:pPr>
              <w:spacing w:after="0" w:line="240" w:lineRule="auto"/>
              <w:rPr>
                <w:rFonts w:ascii="Calibri" w:hAnsi="Calibri" w:eastAsia="Times New Roman" w:cs="Calibri"/>
                <w:color w:val="000000"/>
                <w:lang w:val="en-IN" w:eastAsia="en-IN"/>
              </w:rPr>
            </w:pPr>
            <w:r w:rsidRPr="64A70FAE">
              <w:rPr>
                <w:rFonts w:ascii="Calibri" w:hAnsi="Calibri" w:eastAsia="Calibri" w:cs="Calibri"/>
              </w:rPr>
              <w:t>employeenumber (employeeid)</w:t>
            </w:r>
          </w:p>
        </w:tc>
        <w:tc>
          <w:tcPr>
            <w:tcW w:w="2729" w:type="dxa"/>
            <w:shd w:val="clear" w:color="auto" w:fill="auto"/>
            <w:noWrap/>
          </w:tcPr>
          <w:p w:rsidRPr="00147A4E" w:rsidR="000605CF" w:rsidP="000605CF" w:rsidRDefault="00214F22" w14:paraId="0E7CD2F3" w14:textId="0823B65C">
            <w:pPr>
              <w:spacing w:after="0" w:line="240" w:lineRule="auto"/>
              <w:rPr>
                <w:rFonts w:ascii="Calibri" w:hAnsi="Calibri" w:eastAsia="Times New Roman" w:cs="Calibri"/>
                <w:color w:val="000000"/>
                <w:lang w:val="en-IN" w:eastAsia="en-IN"/>
              </w:rPr>
            </w:pPr>
            <w:r w:rsidRPr="64A70FAE">
              <w:rPr>
                <w:rFonts w:ascii="Calibri" w:hAnsi="Calibri" w:eastAsia="Calibri" w:cs="Calibri"/>
              </w:rPr>
              <w:t>employeenumber</w:t>
            </w:r>
          </w:p>
        </w:tc>
      </w:tr>
      <w:tr w:rsidRPr="00147A4E" w:rsidR="000605CF" w:rsidTr="00263E20" w14:paraId="5BC46E30" w14:textId="77777777">
        <w:trPr>
          <w:trHeight w:val="288"/>
        </w:trPr>
        <w:tc>
          <w:tcPr>
            <w:tcW w:w="4480" w:type="dxa"/>
            <w:shd w:val="clear" w:color="auto" w:fill="auto"/>
            <w:noWrap/>
          </w:tcPr>
          <w:p w:rsidRPr="00147A4E" w:rsidR="000605CF" w:rsidP="000605CF" w:rsidRDefault="00214F22" w14:paraId="7C70FC3D" w14:textId="70449CB4">
            <w:pPr>
              <w:spacing w:after="0" w:line="240" w:lineRule="auto"/>
              <w:rPr>
                <w:rFonts w:ascii="Calibri" w:hAnsi="Calibri" w:eastAsia="Times New Roman" w:cs="Calibri"/>
                <w:color w:val="000000"/>
                <w:lang w:val="en-IN" w:eastAsia="en-IN"/>
              </w:rPr>
            </w:pPr>
            <w:r w:rsidRPr="64A70FAE">
              <w:rPr>
                <w:rFonts w:ascii="Calibri" w:hAnsi="Calibri" w:eastAsia="Calibri" w:cs="Calibri"/>
              </w:rPr>
              <w:t>static value after m:\ provisioning</w:t>
            </w:r>
          </w:p>
        </w:tc>
        <w:tc>
          <w:tcPr>
            <w:tcW w:w="2729" w:type="dxa"/>
            <w:shd w:val="clear" w:color="auto" w:fill="auto"/>
            <w:noWrap/>
          </w:tcPr>
          <w:p w:rsidRPr="00147A4E" w:rsidR="000605CF" w:rsidP="000605CF" w:rsidRDefault="00214F22" w14:paraId="15899FCE" w14:textId="1692E206">
            <w:pPr>
              <w:spacing w:after="0" w:line="240" w:lineRule="auto"/>
              <w:rPr>
                <w:rFonts w:ascii="Calibri" w:hAnsi="Calibri" w:eastAsia="Times New Roman" w:cs="Calibri"/>
                <w:color w:val="000000"/>
                <w:lang w:val="en-IN" w:eastAsia="en-IN"/>
              </w:rPr>
            </w:pPr>
            <w:r w:rsidRPr="64A70FAE">
              <w:rPr>
                <w:rFonts w:ascii="Calibri" w:hAnsi="Calibri" w:eastAsia="Calibri" w:cs="Calibri"/>
              </w:rPr>
              <w:t>homedirectory</w:t>
            </w:r>
          </w:p>
        </w:tc>
      </w:tr>
      <w:tr w:rsidRPr="00147A4E" w:rsidR="000605CF" w:rsidTr="00263E20" w14:paraId="5B91697B" w14:textId="77777777">
        <w:trPr>
          <w:trHeight w:val="288"/>
        </w:trPr>
        <w:tc>
          <w:tcPr>
            <w:tcW w:w="4480" w:type="dxa"/>
            <w:shd w:val="clear" w:color="auto" w:fill="auto"/>
            <w:noWrap/>
          </w:tcPr>
          <w:p w:rsidRPr="00147A4E" w:rsidR="000605CF" w:rsidP="000605CF" w:rsidRDefault="000605CF" w14:paraId="19C404CD" w14:textId="6F6260DD">
            <w:pPr>
              <w:spacing w:after="0" w:line="240" w:lineRule="auto"/>
              <w:rPr>
                <w:rFonts w:ascii="Calibri" w:hAnsi="Calibri" w:eastAsia="Times New Roman" w:cs="Calibri"/>
                <w:color w:val="000000"/>
                <w:lang w:val="en-IN" w:eastAsia="en-IN"/>
              </w:rPr>
            </w:pPr>
          </w:p>
        </w:tc>
        <w:tc>
          <w:tcPr>
            <w:tcW w:w="2729" w:type="dxa"/>
            <w:shd w:val="clear" w:color="auto" w:fill="auto"/>
            <w:noWrap/>
          </w:tcPr>
          <w:p w:rsidRPr="00147A4E" w:rsidR="000605CF" w:rsidP="000605CF" w:rsidRDefault="00214F22" w14:paraId="0FF8EC64" w14:textId="3CD75BBF">
            <w:pPr>
              <w:spacing w:after="0" w:line="240" w:lineRule="auto"/>
              <w:rPr>
                <w:rFonts w:ascii="Calibri" w:hAnsi="Calibri" w:eastAsia="Times New Roman" w:cs="Calibri"/>
                <w:color w:val="000000"/>
                <w:lang w:val="en-IN" w:eastAsia="en-IN"/>
              </w:rPr>
            </w:pPr>
            <w:r w:rsidRPr="61F621CF">
              <w:rPr>
                <w:rFonts w:ascii="Calibri" w:hAnsi="Calibri" w:eastAsia="Calibri" w:cs="Calibri"/>
              </w:rPr>
              <w:t>homedrive</w:t>
            </w:r>
          </w:p>
        </w:tc>
      </w:tr>
      <w:tr w:rsidRPr="00147A4E" w:rsidR="000605CF" w:rsidTr="00263E20" w14:paraId="58C9907D" w14:textId="77777777">
        <w:trPr>
          <w:trHeight w:val="288"/>
        </w:trPr>
        <w:tc>
          <w:tcPr>
            <w:tcW w:w="4480" w:type="dxa"/>
            <w:shd w:val="clear" w:color="auto" w:fill="auto"/>
            <w:noWrap/>
          </w:tcPr>
          <w:p w:rsidRPr="00147A4E" w:rsidR="000605CF" w:rsidP="000605CF" w:rsidRDefault="00214F22" w14:paraId="74887384" w14:textId="47C11D7F">
            <w:pPr>
              <w:spacing w:after="0" w:line="240" w:lineRule="auto"/>
              <w:rPr>
                <w:rFonts w:ascii="Calibri" w:hAnsi="Calibri" w:eastAsia="Times New Roman" w:cs="Calibri"/>
                <w:color w:val="000000"/>
                <w:lang w:val="en-IN" w:eastAsia="en-IN"/>
              </w:rPr>
            </w:pPr>
            <w:r w:rsidRPr="61F621CF">
              <w:rPr>
                <w:rFonts w:ascii="Calibri" w:hAnsi="Calibri" w:eastAsia="Calibri" w:cs="Calibri"/>
              </w:rPr>
              <w:t>middlename (middle initial)</w:t>
            </w:r>
          </w:p>
        </w:tc>
        <w:tc>
          <w:tcPr>
            <w:tcW w:w="2729" w:type="dxa"/>
            <w:shd w:val="clear" w:color="auto" w:fill="auto"/>
            <w:noWrap/>
          </w:tcPr>
          <w:p w:rsidRPr="00147A4E" w:rsidR="000605CF" w:rsidP="000605CF" w:rsidRDefault="00214F22" w14:paraId="31C47502" w14:textId="3AB4C755">
            <w:pPr>
              <w:spacing w:after="0" w:line="240" w:lineRule="auto"/>
              <w:rPr>
                <w:rFonts w:ascii="Calibri" w:hAnsi="Calibri" w:eastAsia="Times New Roman" w:cs="Calibri"/>
                <w:color w:val="000000"/>
                <w:lang w:val="en-IN" w:eastAsia="en-IN"/>
              </w:rPr>
            </w:pPr>
            <w:r w:rsidRPr="61F621CF">
              <w:rPr>
                <w:rFonts w:ascii="Calibri" w:hAnsi="Calibri" w:eastAsia="Calibri" w:cs="Calibri"/>
              </w:rPr>
              <w:t>initials</w:t>
            </w:r>
          </w:p>
        </w:tc>
      </w:tr>
      <w:tr w:rsidRPr="00147A4E" w:rsidR="000605CF" w:rsidTr="00263E20" w14:paraId="0DB94AFC" w14:textId="77777777">
        <w:trPr>
          <w:trHeight w:val="288"/>
        </w:trPr>
        <w:tc>
          <w:tcPr>
            <w:tcW w:w="4480" w:type="dxa"/>
            <w:shd w:val="clear" w:color="auto" w:fill="auto"/>
            <w:noWrap/>
          </w:tcPr>
          <w:p w:rsidRPr="00147A4E" w:rsidR="000605CF" w:rsidP="000605CF" w:rsidRDefault="00214F22" w14:paraId="47B8DF2E" w14:textId="473FC544">
            <w:pPr>
              <w:spacing w:after="0" w:line="240" w:lineRule="auto"/>
              <w:rPr>
                <w:rFonts w:ascii="Calibri" w:hAnsi="Calibri" w:eastAsia="Times New Roman" w:cs="Calibri"/>
                <w:color w:val="000000"/>
                <w:lang w:val="en-IN" w:eastAsia="en-IN"/>
              </w:rPr>
            </w:pPr>
            <w:r w:rsidRPr="61F621CF">
              <w:rPr>
                <w:rFonts w:ascii="Calibri" w:hAnsi="Calibri" w:eastAsia="Calibri" w:cs="Calibri"/>
              </w:rPr>
              <w:t>username</w:t>
            </w:r>
          </w:p>
        </w:tc>
        <w:tc>
          <w:tcPr>
            <w:tcW w:w="2729" w:type="dxa"/>
            <w:shd w:val="clear" w:color="auto" w:fill="auto"/>
            <w:noWrap/>
          </w:tcPr>
          <w:p w:rsidRPr="00147A4E" w:rsidR="000605CF" w:rsidP="000605CF" w:rsidRDefault="00214F22" w14:paraId="1A56C466" w14:textId="5F174E50">
            <w:pPr>
              <w:spacing w:after="0" w:line="240" w:lineRule="auto"/>
              <w:rPr>
                <w:rFonts w:ascii="Calibri" w:hAnsi="Calibri" w:eastAsia="Times New Roman" w:cs="Calibri"/>
                <w:color w:val="000000"/>
                <w:lang w:val="en-IN" w:eastAsia="en-IN"/>
              </w:rPr>
            </w:pPr>
            <w:r w:rsidRPr="61F621CF">
              <w:rPr>
                <w:rFonts w:ascii="Calibri" w:hAnsi="Calibri" w:eastAsia="Calibri" w:cs="Calibri"/>
              </w:rPr>
              <w:t>mailnickname</w:t>
            </w:r>
          </w:p>
        </w:tc>
      </w:tr>
      <w:tr w:rsidRPr="00147A4E" w:rsidR="000605CF" w:rsidTr="00263E20" w14:paraId="350805D5" w14:textId="77777777">
        <w:trPr>
          <w:trHeight w:val="288"/>
        </w:trPr>
        <w:tc>
          <w:tcPr>
            <w:tcW w:w="4480" w:type="dxa"/>
            <w:shd w:val="clear" w:color="auto" w:fill="auto"/>
            <w:noWrap/>
          </w:tcPr>
          <w:p w:rsidRPr="00147A4E" w:rsidR="000605CF" w:rsidP="000605CF" w:rsidRDefault="00214F22" w14:paraId="187E556E" w14:textId="349057EF">
            <w:pPr>
              <w:spacing w:after="0" w:line="240" w:lineRule="auto"/>
              <w:rPr>
                <w:rFonts w:ascii="Calibri" w:hAnsi="Calibri" w:eastAsia="Times New Roman" w:cs="Calibri"/>
                <w:color w:val="000000"/>
                <w:lang w:val="en-IN" w:eastAsia="en-IN"/>
              </w:rPr>
            </w:pPr>
            <w:r w:rsidRPr="61F621CF">
              <w:rPr>
                <w:rFonts w:ascii="Calibri" w:hAnsi="Calibri" w:eastAsia="Calibri" w:cs="Calibri"/>
              </w:rPr>
              <w:t>mobilenumber (secondaryphone)</w:t>
            </w:r>
          </w:p>
        </w:tc>
        <w:tc>
          <w:tcPr>
            <w:tcW w:w="2729" w:type="dxa"/>
            <w:shd w:val="clear" w:color="auto" w:fill="auto"/>
            <w:noWrap/>
          </w:tcPr>
          <w:p w:rsidRPr="00147A4E" w:rsidR="000605CF" w:rsidP="000605CF" w:rsidRDefault="00214F22" w14:paraId="41A0130F" w14:textId="71AB32EE">
            <w:pPr>
              <w:spacing w:after="0" w:line="240" w:lineRule="auto"/>
              <w:rPr>
                <w:rFonts w:ascii="Calibri" w:hAnsi="Calibri" w:eastAsia="Times New Roman" w:cs="Calibri"/>
                <w:color w:val="000000"/>
                <w:lang w:val="en-IN" w:eastAsia="en-IN"/>
              </w:rPr>
            </w:pPr>
            <w:r w:rsidRPr="61F621CF">
              <w:rPr>
                <w:rFonts w:ascii="Calibri" w:hAnsi="Calibri" w:eastAsia="Calibri" w:cs="Calibri"/>
              </w:rPr>
              <w:t>mobile</w:t>
            </w:r>
          </w:p>
        </w:tc>
      </w:tr>
      <w:tr w:rsidRPr="00147A4E" w:rsidR="000605CF" w:rsidTr="00263E20" w14:paraId="489C3C0D" w14:textId="77777777">
        <w:trPr>
          <w:trHeight w:val="288"/>
        </w:trPr>
        <w:tc>
          <w:tcPr>
            <w:tcW w:w="4480" w:type="dxa"/>
            <w:shd w:val="clear" w:color="auto" w:fill="auto"/>
            <w:noWrap/>
          </w:tcPr>
          <w:p w:rsidRPr="00147A4E" w:rsidR="000605CF" w:rsidP="000605CF" w:rsidRDefault="00214F22" w14:paraId="0FD49EFD" w14:textId="248CE4B7">
            <w:pPr>
              <w:spacing w:after="0" w:line="240" w:lineRule="auto"/>
              <w:rPr>
                <w:rFonts w:ascii="Calibri" w:hAnsi="Calibri" w:eastAsia="Times New Roman" w:cs="Calibri"/>
                <w:color w:val="000000"/>
                <w:lang w:val="en-IN" w:eastAsia="en-IN"/>
              </w:rPr>
            </w:pPr>
            <w:r w:rsidRPr="61F621CF">
              <w:rPr>
                <w:rFonts w:ascii="Calibri" w:hAnsi="Calibri" w:eastAsia="Calibri" w:cs="Calibri"/>
              </w:rPr>
              <w:t>username</w:t>
            </w:r>
          </w:p>
        </w:tc>
        <w:tc>
          <w:tcPr>
            <w:tcW w:w="2729" w:type="dxa"/>
            <w:shd w:val="clear" w:color="auto" w:fill="auto"/>
            <w:noWrap/>
          </w:tcPr>
          <w:p w:rsidRPr="00147A4E" w:rsidR="000605CF" w:rsidP="000605CF" w:rsidRDefault="00214F22" w14:paraId="6AE404E2" w14:textId="44D83B8F">
            <w:pPr>
              <w:spacing w:after="0" w:line="240" w:lineRule="auto"/>
              <w:rPr>
                <w:rFonts w:ascii="Calibri" w:hAnsi="Calibri" w:eastAsia="Times New Roman" w:cs="Calibri"/>
                <w:color w:val="000000"/>
                <w:lang w:val="en-IN" w:eastAsia="en-IN"/>
              </w:rPr>
            </w:pPr>
            <w:r w:rsidRPr="61F621CF">
              <w:rPr>
                <w:rFonts w:ascii="Calibri" w:hAnsi="Calibri" w:eastAsia="Calibri" w:cs="Calibri"/>
              </w:rPr>
              <w:t>name</w:t>
            </w:r>
          </w:p>
        </w:tc>
      </w:tr>
      <w:tr w:rsidRPr="00147A4E" w:rsidR="000605CF" w:rsidTr="00263E20" w14:paraId="68D58EAE" w14:textId="77777777">
        <w:trPr>
          <w:trHeight w:val="288"/>
        </w:trPr>
        <w:tc>
          <w:tcPr>
            <w:tcW w:w="4480" w:type="dxa"/>
            <w:shd w:val="clear" w:color="auto" w:fill="auto"/>
            <w:noWrap/>
          </w:tcPr>
          <w:p w:rsidRPr="00147A4E" w:rsidR="000605CF" w:rsidP="000605CF" w:rsidRDefault="00214F22" w14:paraId="2CB89292" w14:textId="5E7D0E1D">
            <w:pPr>
              <w:spacing w:after="0" w:line="240" w:lineRule="auto"/>
              <w:rPr>
                <w:rFonts w:ascii="Calibri" w:hAnsi="Calibri" w:eastAsia="Times New Roman" w:cs="Calibri"/>
                <w:color w:val="000000"/>
                <w:lang w:val="en-IN" w:eastAsia="en-IN"/>
              </w:rPr>
            </w:pPr>
            <w:r w:rsidRPr="61F621CF">
              <w:rPr>
                <w:rFonts w:ascii="Calibri" w:hAnsi="Calibri" w:eastAsia="Calibri" w:cs="Calibri"/>
              </w:rPr>
              <w:t>postalcode (customproperty29)</w:t>
            </w:r>
          </w:p>
        </w:tc>
        <w:tc>
          <w:tcPr>
            <w:tcW w:w="2729" w:type="dxa"/>
            <w:shd w:val="clear" w:color="auto" w:fill="auto"/>
            <w:noWrap/>
          </w:tcPr>
          <w:p w:rsidRPr="00147A4E" w:rsidR="000605CF" w:rsidP="000605CF" w:rsidRDefault="00214F22" w14:paraId="3FDBA855" w14:textId="78400383">
            <w:pPr>
              <w:spacing w:after="0" w:line="240" w:lineRule="auto"/>
              <w:rPr>
                <w:rFonts w:ascii="Calibri" w:hAnsi="Calibri" w:eastAsia="Times New Roman" w:cs="Calibri"/>
                <w:color w:val="000000"/>
                <w:lang w:val="en-IN" w:eastAsia="en-IN"/>
              </w:rPr>
            </w:pPr>
            <w:r w:rsidRPr="61F621CF">
              <w:rPr>
                <w:rFonts w:ascii="Calibri" w:hAnsi="Calibri" w:eastAsia="Calibri" w:cs="Calibri"/>
              </w:rPr>
              <w:t>postalcode</w:t>
            </w:r>
          </w:p>
        </w:tc>
      </w:tr>
      <w:tr w:rsidRPr="00147A4E" w:rsidR="000605CF" w:rsidTr="00263E20" w14:paraId="763609CD" w14:textId="77777777">
        <w:trPr>
          <w:trHeight w:val="288"/>
        </w:trPr>
        <w:tc>
          <w:tcPr>
            <w:tcW w:w="4480" w:type="dxa"/>
            <w:shd w:val="clear" w:color="auto" w:fill="auto"/>
            <w:noWrap/>
          </w:tcPr>
          <w:p w:rsidRPr="00147A4E" w:rsidR="000605CF" w:rsidP="000605CF" w:rsidRDefault="00214F22" w14:paraId="63CFA631" w14:textId="3531AED7">
            <w:pPr>
              <w:spacing w:after="0" w:line="240" w:lineRule="auto"/>
              <w:rPr>
                <w:rFonts w:ascii="Calibri" w:hAnsi="Calibri" w:eastAsia="Times New Roman" w:cs="Calibri"/>
                <w:color w:val="000000"/>
                <w:lang w:val="en-IN" w:eastAsia="en-IN"/>
              </w:rPr>
            </w:pPr>
            <w:r w:rsidRPr="61F621CF">
              <w:rPr>
                <w:rFonts w:ascii="Calibri" w:hAnsi="Calibri" w:eastAsia="Calibri" w:cs="Calibri"/>
              </w:rPr>
              <w:t>state</w:t>
            </w:r>
          </w:p>
        </w:tc>
        <w:tc>
          <w:tcPr>
            <w:tcW w:w="2729" w:type="dxa"/>
            <w:shd w:val="clear" w:color="auto" w:fill="auto"/>
            <w:noWrap/>
          </w:tcPr>
          <w:p w:rsidRPr="00147A4E" w:rsidR="000605CF" w:rsidP="000605CF" w:rsidRDefault="00214F22" w14:paraId="30277EBE" w14:textId="6FD871B6">
            <w:pPr>
              <w:spacing w:after="0" w:line="240" w:lineRule="auto"/>
              <w:rPr>
                <w:rFonts w:ascii="Calibri" w:hAnsi="Calibri" w:eastAsia="Times New Roman" w:cs="Calibri"/>
                <w:color w:val="000000"/>
                <w:lang w:val="en-IN" w:eastAsia="en-IN"/>
              </w:rPr>
            </w:pPr>
            <w:r w:rsidRPr="61F621CF">
              <w:rPr>
                <w:rFonts w:ascii="Calibri" w:hAnsi="Calibri" w:eastAsia="Calibri" w:cs="Calibri"/>
              </w:rPr>
              <w:t>st</w:t>
            </w:r>
          </w:p>
        </w:tc>
      </w:tr>
      <w:tr w:rsidRPr="00147A4E" w:rsidR="000605CF" w:rsidTr="00263E20" w14:paraId="2BE74708" w14:textId="77777777">
        <w:trPr>
          <w:trHeight w:val="288"/>
        </w:trPr>
        <w:tc>
          <w:tcPr>
            <w:tcW w:w="4480" w:type="dxa"/>
            <w:shd w:val="clear" w:color="auto" w:fill="auto"/>
            <w:noWrap/>
          </w:tcPr>
          <w:p w:rsidRPr="00147A4E" w:rsidR="000605CF" w:rsidP="000605CF" w:rsidRDefault="00214F22" w14:paraId="1222E1F4" w14:textId="5C62BAA5">
            <w:pPr>
              <w:spacing w:after="0" w:line="240" w:lineRule="auto"/>
              <w:rPr>
                <w:rFonts w:ascii="Calibri" w:hAnsi="Calibri" w:eastAsia="Times New Roman" w:cs="Calibri"/>
                <w:color w:val="000000"/>
                <w:lang w:val="en-IN" w:eastAsia="en-IN"/>
              </w:rPr>
            </w:pPr>
            <w:r w:rsidRPr="61F621CF">
              <w:rPr>
                <w:rFonts w:ascii="Calibri" w:hAnsi="Calibri" w:eastAsia="Calibri" w:cs="Calibri"/>
              </w:rPr>
              <w:t>street</w:t>
            </w:r>
          </w:p>
        </w:tc>
        <w:tc>
          <w:tcPr>
            <w:tcW w:w="2729" w:type="dxa"/>
            <w:shd w:val="clear" w:color="auto" w:fill="auto"/>
            <w:noWrap/>
          </w:tcPr>
          <w:p w:rsidRPr="00147A4E" w:rsidR="000605CF" w:rsidP="000605CF" w:rsidRDefault="00214F22" w14:paraId="5F431772" w14:textId="3EE95649">
            <w:pPr>
              <w:spacing w:after="0" w:line="240" w:lineRule="auto"/>
              <w:rPr>
                <w:rFonts w:ascii="Calibri" w:hAnsi="Calibri" w:eastAsia="Times New Roman" w:cs="Calibri"/>
                <w:color w:val="000000"/>
                <w:lang w:val="en-IN" w:eastAsia="en-IN"/>
              </w:rPr>
            </w:pPr>
            <w:r w:rsidRPr="61F621CF">
              <w:rPr>
                <w:rFonts w:ascii="Calibri" w:hAnsi="Calibri" w:eastAsia="Calibri" w:cs="Calibri"/>
              </w:rPr>
              <w:t>streetaddress</w:t>
            </w:r>
          </w:p>
        </w:tc>
      </w:tr>
      <w:tr w:rsidRPr="00147A4E" w:rsidR="000605CF" w:rsidTr="00263E20" w14:paraId="1575FE27" w14:textId="77777777">
        <w:trPr>
          <w:trHeight w:val="288"/>
        </w:trPr>
        <w:tc>
          <w:tcPr>
            <w:tcW w:w="4480" w:type="dxa"/>
            <w:shd w:val="clear" w:color="auto" w:fill="auto"/>
            <w:noWrap/>
          </w:tcPr>
          <w:p w:rsidRPr="00147A4E" w:rsidR="000605CF" w:rsidP="000605CF" w:rsidRDefault="00214F22" w14:paraId="629CD6D8" w14:textId="4D45706A">
            <w:pPr>
              <w:spacing w:after="0" w:line="240" w:lineRule="auto"/>
              <w:rPr>
                <w:rFonts w:ascii="Calibri" w:hAnsi="Calibri" w:eastAsia="Times New Roman" w:cs="Calibri"/>
                <w:color w:val="000000"/>
                <w:lang w:val="en-IN" w:eastAsia="en-IN"/>
              </w:rPr>
            </w:pPr>
            <w:r w:rsidRPr="61F621CF">
              <w:rPr>
                <w:rFonts w:ascii="Calibri" w:hAnsi="Calibri" w:eastAsia="Calibri" w:cs="Calibri"/>
              </w:rPr>
              <w:t>phonenumber</w:t>
            </w:r>
          </w:p>
        </w:tc>
        <w:tc>
          <w:tcPr>
            <w:tcW w:w="2729" w:type="dxa"/>
            <w:shd w:val="clear" w:color="auto" w:fill="auto"/>
            <w:noWrap/>
          </w:tcPr>
          <w:p w:rsidRPr="00147A4E" w:rsidR="000605CF" w:rsidP="000605CF" w:rsidRDefault="00214F22" w14:paraId="35EB0D9D" w14:textId="37F50083">
            <w:pPr>
              <w:spacing w:after="0" w:line="240" w:lineRule="auto"/>
              <w:rPr>
                <w:rFonts w:ascii="Calibri" w:hAnsi="Calibri" w:eastAsia="Times New Roman" w:cs="Calibri"/>
                <w:color w:val="000000"/>
                <w:lang w:val="en-IN" w:eastAsia="en-IN"/>
              </w:rPr>
            </w:pPr>
            <w:r w:rsidRPr="61F621CF">
              <w:rPr>
                <w:rFonts w:ascii="Calibri" w:hAnsi="Calibri" w:eastAsia="Calibri" w:cs="Calibri"/>
              </w:rPr>
              <w:t>telephonenumber</w:t>
            </w:r>
          </w:p>
        </w:tc>
      </w:tr>
      <w:tr w:rsidRPr="00147A4E" w:rsidR="000605CF" w:rsidTr="00263E20" w14:paraId="1506D1F4" w14:textId="77777777">
        <w:trPr>
          <w:trHeight w:val="288"/>
        </w:trPr>
        <w:tc>
          <w:tcPr>
            <w:tcW w:w="4480" w:type="dxa"/>
            <w:shd w:val="clear" w:color="auto" w:fill="auto"/>
            <w:noWrap/>
          </w:tcPr>
          <w:p w:rsidRPr="00147A4E" w:rsidR="000605CF" w:rsidP="000605CF" w:rsidRDefault="00214F22" w14:paraId="6AA3E7E5" w14:textId="190D36B0">
            <w:pPr>
              <w:spacing w:after="0" w:line="240" w:lineRule="auto"/>
              <w:rPr>
                <w:rFonts w:ascii="Calibri" w:hAnsi="Calibri" w:eastAsia="Times New Roman" w:cs="Calibri"/>
                <w:color w:val="000000"/>
                <w:lang w:val="en-IN" w:eastAsia="en-IN"/>
              </w:rPr>
            </w:pPr>
            <w:r w:rsidRPr="61F621CF">
              <w:rPr>
                <w:rFonts w:ascii="Calibri" w:hAnsi="Calibri" w:eastAsia="Calibri" w:cs="Calibri"/>
              </w:rPr>
              <w:t>title</w:t>
            </w:r>
          </w:p>
        </w:tc>
        <w:tc>
          <w:tcPr>
            <w:tcW w:w="2729" w:type="dxa"/>
            <w:shd w:val="clear" w:color="auto" w:fill="auto"/>
            <w:noWrap/>
          </w:tcPr>
          <w:p w:rsidRPr="00147A4E" w:rsidR="000605CF" w:rsidP="000605CF" w:rsidRDefault="00214F22" w14:paraId="2D043234" w14:textId="7BA2FE13">
            <w:pPr>
              <w:spacing w:after="0" w:line="240" w:lineRule="auto"/>
              <w:rPr>
                <w:rFonts w:ascii="Calibri" w:hAnsi="Calibri" w:eastAsia="Times New Roman" w:cs="Calibri"/>
                <w:color w:val="000000"/>
                <w:lang w:val="en-IN" w:eastAsia="en-IN"/>
              </w:rPr>
            </w:pPr>
            <w:r w:rsidRPr="61F621CF">
              <w:rPr>
                <w:rFonts w:ascii="Calibri" w:hAnsi="Calibri" w:eastAsia="Calibri" w:cs="Calibri"/>
              </w:rPr>
              <w:t>title</w:t>
            </w:r>
          </w:p>
        </w:tc>
      </w:tr>
      <w:tr w:rsidRPr="00147A4E" w:rsidR="000605CF" w:rsidTr="00263E20" w14:paraId="46C3D5F9" w14:textId="77777777">
        <w:trPr>
          <w:trHeight w:val="288"/>
        </w:trPr>
        <w:tc>
          <w:tcPr>
            <w:tcW w:w="4480" w:type="dxa"/>
            <w:shd w:val="clear" w:color="auto" w:fill="auto"/>
            <w:noWrap/>
          </w:tcPr>
          <w:p w:rsidRPr="00147A4E" w:rsidR="000605CF" w:rsidP="000605CF" w:rsidRDefault="00214F22" w14:paraId="41B1480B" w14:textId="3124079D">
            <w:pPr>
              <w:spacing w:after="0" w:line="240" w:lineRule="auto"/>
              <w:rPr>
                <w:rFonts w:ascii="Calibri" w:hAnsi="Calibri" w:eastAsia="Times New Roman" w:cs="Calibri"/>
                <w:color w:val="000000"/>
                <w:lang w:val="en-IN" w:eastAsia="en-IN"/>
              </w:rPr>
            </w:pPr>
            <w:r w:rsidRPr="61F621CF">
              <w:rPr>
                <w:rFonts w:ascii="Calibri" w:hAnsi="Calibri" w:eastAsia="Calibri" w:cs="Calibri"/>
              </w:rPr>
              <w:t>muid (customproperty3)</w:t>
            </w:r>
          </w:p>
        </w:tc>
        <w:tc>
          <w:tcPr>
            <w:tcW w:w="2729" w:type="dxa"/>
            <w:shd w:val="clear" w:color="auto" w:fill="auto"/>
            <w:noWrap/>
          </w:tcPr>
          <w:p w:rsidRPr="00147A4E" w:rsidR="000605CF" w:rsidP="000605CF" w:rsidRDefault="00214F22" w14:paraId="4925B5FF" w14:textId="42DDBBC8">
            <w:pPr>
              <w:spacing w:after="0" w:line="240" w:lineRule="auto"/>
              <w:rPr>
                <w:rFonts w:ascii="Calibri" w:hAnsi="Calibri" w:eastAsia="Times New Roman" w:cs="Calibri"/>
                <w:color w:val="000000"/>
                <w:lang w:val="en-IN" w:eastAsia="en-IN"/>
              </w:rPr>
            </w:pPr>
            <w:r w:rsidRPr="61F621CF">
              <w:rPr>
                <w:rFonts w:ascii="Calibri" w:hAnsi="Calibri" w:eastAsia="Calibri" w:cs="Calibri"/>
              </w:rPr>
              <w:t>extensionattribute6</w:t>
            </w:r>
          </w:p>
        </w:tc>
      </w:tr>
      <w:tr w:rsidRPr="00147A4E" w:rsidR="000605CF" w:rsidTr="00263E20" w14:paraId="59186F26" w14:textId="77777777">
        <w:trPr>
          <w:trHeight w:val="288"/>
        </w:trPr>
        <w:tc>
          <w:tcPr>
            <w:tcW w:w="4480" w:type="dxa"/>
            <w:shd w:val="clear" w:color="auto" w:fill="auto"/>
            <w:noWrap/>
            <w:vAlign w:val="bottom"/>
          </w:tcPr>
          <w:p w:rsidRPr="00147A4E" w:rsidR="000605CF" w:rsidP="000605CF" w:rsidRDefault="00F7341C" w14:paraId="61F47F3B" w14:textId="42D20A0F">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val="en-IN" w:eastAsia="en-IN"/>
              </w:rPr>
              <w:t>city</w:t>
            </w:r>
          </w:p>
        </w:tc>
        <w:tc>
          <w:tcPr>
            <w:tcW w:w="2729" w:type="dxa"/>
            <w:shd w:val="clear" w:color="auto" w:fill="auto"/>
            <w:noWrap/>
            <w:vAlign w:val="bottom"/>
          </w:tcPr>
          <w:p w:rsidRPr="00147A4E" w:rsidR="000605CF" w:rsidP="000605CF" w:rsidRDefault="00F7341C" w14:paraId="7BC1E919" w14:textId="0ED8B4B3">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val="en-IN" w:eastAsia="en-IN"/>
              </w:rPr>
              <w:t>l</w:t>
            </w:r>
          </w:p>
        </w:tc>
      </w:tr>
      <w:tr w:rsidRPr="00147A4E" w:rsidR="000605CF" w:rsidTr="00263E20" w14:paraId="1464A66E" w14:textId="77777777">
        <w:trPr>
          <w:trHeight w:val="288"/>
        </w:trPr>
        <w:tc>
          <w:tcPr>
            <w:tcW w:w="4480" w:type="dxa"/>
            <w:shd w:val="clear" w:color="auto" w:fill="auto"/>
            <w:noWrap/>
            <w:vAlign w:val="bottom"/>
          </w:tcPr>
          <w:p w:rsidRPr="00147A4E" w:rsidR="000605CF" w:rsidP="000605CF" w:rsidRDefault="00F7341C" w14:paraId="196CE371" w14:textId="37357002">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val="en-IN" w:eastAsia="en-IN"/>
              </w:rPr>
              <w:t xml:space="preserve">Roomnumber </w:t>
            </w:r>
            <w:r w:rsidRPr="61F621CF">
              <w:rPr>
                <w:rFonts w:ascii="Calibri" w:hAnsi="Calibri" w:eastAsia="Calibri" w:cs="Calibri"/>
              </w:rPr>
              <w:t>(customproperty</w:t>
            </w:r>
            <w:r>
              <w:rPr>
                <w:rFonts w:ascii="Calibri" w:hAnsi="Calibri" w:eastAsia="Calibri" w:cs="Calibri"/>
              </w:rPr>
              <w:t>26</w:t>
            </w:r>
            <w:r w:rsidRPr="61F621CF">
              <w:rPr>
                <w:rFonts w:ascii="Calibri" w:hAnsi="Calibri" w:eastAsia="Calibri" w:cs="Calibri"/>
              </w:rPr>
              <w:t>)</w:t>
            </w:r>
          </w:p>
        </w:tc>
        <w:tc>
          <w:tcPr>
            <w:tcW w:w="2729" w:type="dxa"/>
            <w:shd w:val="clear" w:color="auto" w:fill="auto"/>
            <w:noWrap/>
            <w:vAlign w:val="bottom"/>
          </w:tcPr>
          <w:p w:rsidRPr="00147A4E" w:rsidR="000605CF" w:rsidP="000605CF" w:rsidRDefault="00F7341C" w14:paraId="015E2957" w14:textId="267D2234">
            <w:pPr>
              <w:spacing w:after="0" w:line="240" w:lineRule="auto"/>
              <w:rPr>
                <w:rFonts w:ascii="Calibri" w:hAnsi="Calibri" w:eastAsia="Times New Roman" w:cs="Calibri"/>
                <w:color w:val="000000"/>
                <w:lang w:val="en-IN" w:eastAsia="en-IN"/>
              </w:rPr>
            </w:pPr>
            <w:r w:rsidRPr="00F7341C">
              <w:rPr>
                <w:rFonts w:ascii="Calibri" w:hAnsi="Calibri" w:eastAsia="Times New Roman" w:cs="Calibri"/>
                <w:color w:val="000000"/>
                <w:lang w:val="en-IN" w:eastAsia="en-IN"/>
              </w:rPr>
              <w:t>physicalDeliveryOfficeName</w:t>
            </w:r>
          </w:p>
        </w:tc>
      </w:tr>
      <w:tr w:rsidRPr="00147A4E" w:rsidR="000605CF" w:rsidTr="00263E20" w14:paraId="2F173608" w14:textId="77777777">
        <w:trPr>
          <w:trHeight w:val="288"/>
        </w:trPr>
        <w:tc>
          <w:tcPr>
            <w:tcW w:w="4480" w:type="dxa"/>
            <w:shd w:val="clear" w:color="auto" w:fill="auto"/>
            <w:noWrap/>
            <w:vAlign w:val="bottom"/>
          </w:tcPr>
          <w:p w:rsidRPr="00147A4E" w:rsidR="000605CF" w:rsidP="000605CF" w:rsidRDefault="00AE7159" w14:paraId="745189CC" w14:textId="43444D01">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val="en-IN" w:eastAsia="en-IN"/>
              </w:rPr>
              <w:t xml:space="preserve">Samaccountname </w:t>
            </w:r>
            <w:r w:rsidRPr="61F621CF">
              <w:rPr>
                <w:rFonts w:ascii="Calibri" w:hAnsi="Calibri" w:eastAsia="Calibri" w:cs="Calibri"/>
              </w:rPr>
              <w:t>(customproperty</w:t>
            </w:r>
            <w:r>
              <w:rPr>
                <w:rFonts w:ascii="Calibri" w:hAnsi="Calibri" w:eastAsia="Calibri" w:cs="Calibri"/>
              </w:rPr>
              <w:t>6</w:t>
            </w:r>
            <w:r w:rsidRPr="61F621CF">
              <w:rPr>
                <w:rFonts w:ascii="Calibri" w:hAnsi="Calibri" w:eastAsia="Calibri" w:cs="Calibri"/>
              </w:rPr>
              <w:t>)</w:t>
            </w:r>
          </w:p>
        </w:tc>
        <w:tc>
          <w:tcPr>
            <w:tcW w:w="2729" w:type="dxa"/>
            <w:shd w:val="clear" w:color="auto" w:fill="auto"/>
            <w:noWrap/>
            <w:vAlign w:val="bottom"/>
          </w:tcPr>
          <w:p w:rsidRPr="00147A4E" w:rsidR="000605CF" w:rsidP="000605CF" w:rsidRDefault="00AE7159" w14:paraId="77205985" w14:textId="6FFB0BA7">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val="en-IN" w:eastAsia="en-IN"/>
              </w:rPr>
              <w:t>uid</w:t>
            </w:r>
          </w:p>
        </w:tc>
      </w:tr>
      <w:tr w:rsidRPr="00147A4E" w:rsidR="000605CF" w:rsidTr="00263E20" w14:paraId="6D9E7A97" w14:textId="77777777">
        <w:trPr>
          <w:trHeight w:val="288"/>
        </w:trPr>
        <w:tc>
          <w:tcPr>
            <w:tcW w:w="4480" w:type="dxa"/>
            <w:shd w:val="clear" w:color="auto" w:fill="auto"/>
            <w:noWrap/>
            <w:vAlign w:val="bottom"/>
          </w:tcPr>
          <w:p w:rsidRPr="00147A4E" w:rsidR="000605CF" w:rsidP="000605CF" w:rsidRDefault="0005402A" w14:paraId="2880AE58" w14:textId="49CDB3FD">
            <w:pPr>
              <w:spacing w:after="0" w:line="240" w:lineRule="auto"/>
              <w:rPr>
                <w:rFonts w:ascii="Calibri" w:hAnsi="Calibri" w:eastAsia="Times New Roman" w:cs="Calibri"/>
                <w:color w:val="000000"/>
                <w:lang w:val="en-IN" w:eastAsia="en-IN"/>
              </w:rPr>
            </w:pPr>
            <w:r w:rsidRPr="0005402A">
              <w:rPr>
                <w:rFonts w:ascii="Calibri" w:hAnsi="Calibri" w:eastAsia="Times New Roman" w:cs="Calibri"/>
                <w:color w:val="000000"/>
                <w:lang w:val="en-IN" w:eastAsia="en-IN"/>
              </w:rPr>
              <w:lastRenderedPageBreak/>
              <w:t>Wel_2M$+</w:t>
            </w:r>
            <w:r>
              <w:rPr>
                <w:rFonts w:ascii="Calibri" w:hAnsi="Calibri" w:eastAsia="Times New Roman" w:cs="Calibri"/>
                <w:color w:val="000000"/>
                <w:lang w:val="en-IN" w:eastAsia="en-IN"/>
              </w:rPr>
              <w:t>MMDD</w:t>
            </w:r>
            <w:r w:rsidR="00F80154">
              <w:rPr>
                <w:rFonts w:ascii="Calibri" w:hAnsi="Calibri" w:eastAsia="Times New Roman" w:cs="Calibri"/>
                <w:color w:val="000000"/>
                <w:lang w:val="en-IN" w:eastAsia="en-IN"/>
              </w:rPr>
              <w:t xml:space="preserve"> </w:t>
            </w:r>
            <w:r w:rsidRPr="61F621CF" w:rsidR="00F80154">
              <w:rPr>
                <w:rFonts w:ascii="Calibri" w:hAnsi="Calibri" w:eastAsia="Calibri" w:cs="Calibri"/>
              </w:rPr>
              <w:t>(customproperty</w:t>
            </w:r>
            <w:r w:rsidR="00F80154">
              <w:rPr>
                <w:rFonts w:ascii="Calibri" w:hAnsi="Calibri" w:eastAsia="Calibri" w:cs="Calibri"/>
              </w:rPr>
              <w:t>2</w:t>
            </w:r>
            <w:r w:rsidRPr="61F621CF" w:rsidR="00F80154">
              <w:rPr>
                <w:rFonts w:ascii="Calibri" w:hAnsi="Calibri" w:eastAsia="Calibri" w:cs="Calibri"/>
              </w:rPr>
              <w:t>)</w:t>
            </w:r>
          </w:p>
        </w:tc>
        <w:tc>
          <w:tcPr>
            <w:tcW w:w="2729" w:type="dxa"/>
            <w:shd w:val="clear" w:color="auto" w:fill="auto"/>
            <w:noWrap/>
            <w:vAlign w:val="bottom"/>
          </w:tcPr>
          <w:p w:rsidRPr="00147A4E" w:rsidR="000605CF" w:rsidP="000605CF" w:rsidRDefault="0005402A" w14:paraId="6BAD2CD9" w14:textId="13B5C86D">
            <w:pPr>
              <w:spacing w:after="0" w:line="240" w:lineRule="auto"/>
              <w:rPr>
                <w:rFonts w:ascii="Calibri" w:hAnsi="Calibri" w:eastAsia="Times New Roman" w:cs="Calibri"/>
                <w:color w:val="000000"/>
                <w:lang w:val="en-IN" w:eastAsia="en-IN"/>
              </w:rPr>
            </w:pPr>
            <w:r w:rsidRPr="0005402A">
              <w:rPr>
                <w:rFonts w:ascii="Calibri" w:hAnsi="Calibri" w:eastAsia="Times New Roman" w:cs="Calibri"/>
                <w:color w:val="000000"/>
                <w:lang w:val="en-IN" w:eastAsia="en-IN"/>
              </w:rPr>
              <w:t>unicodePwd</w:t>
            </w:r>
          </w:p>
        </w:tc>
      </w:tr>
    </w:tbl>
    <w:p w:rsidR="00334663" w:rsidP="00EE22BA" w:rsidRDefault="4E42E0AA" w14:paraId="137E4E4C" w14:textId="3DAB6C43">
      <w:pPr>
        <w:pStyle w:val="Heading3"/>
      </w:pPr>
      <w:bookmarkStart w:name="_Toc33292560" w:id="45"/>
      <w:r>
        <w:t>Account provisioning</w:t>
      </w:r>
      <w:bookmarkEnd w:id="45"/>
    </w:p>
    <w:p w:rsidR="0A3CD42D" w:rsidP="00687D6E" w:rsidRDefault="00120727" w14:paraId="7CD97D6D" w14:textId="2CAE077A">
      <w:pPr>
        <w:pStyle w:val="ListParagraph"/>
        <w:numPr>
          <w:ilvl w:val="0"/>
          <w:numId w:val="21"/>
        </w:numPr>
      </w:pPr>
      <w:r>
        <w:t>Saviynt</w:t>
      </w:r>
      <w:r w:rsidR="4E42E0AA">
        <w:t xml:space="preserve"> uses Birthright provisioning method for user AD account provisioning </w:t>
      </w:r>
    </w:p>
    <w:p w:rsidR="4E0467B9" w:rsidP="00687D6E" w:rsidRDefault="4E42E0AA" w14:paraId="2DA1EFCB" w14:textId="599B4CB6">
      <w:pPr>
        <w:pStyle w:val="ListParagraph"/>
        <w:numPr>
          <w:ilvl w:val="0"/>
          <w:numId w:val="21"/>
        </w:numPr>
      </w:pPr>
      <w:r>
        <w:t xml:space="preserve">As per requirement </w:t>
      </w:r>
      <w:r w:rsidRPr="005B38AA">
        <w:t>we have defined</w:t>
      </w:r>
      <w:r>
        <w:t xml:space="preserve"> two technical rules in SSM for Active Directory target </w:t>
      </w:r>
    </w:p>
    <w:p w:rsidR="4E0467B9" w:rsidP="005B38AA" w:rsidRDefault="4E42E0AA" w14:paraId="3A0970CD" w14:textId="4C1BACA8">
      <w:pPr>
        <w:pStyle w:val="ListParagraph"/>
        <w:numPr>
          <w:ilvl w:val="1"/>
          <w:numId w:val="21"/>
        </w:numPr>
      </w:pPr>
      <w:r>
        <w:t xml:space="preserve">Technical Rule – </w:t>
      </w:r>
      <w:r w:rsidRPr="4E42E0AA">
        <w:rPr>
          <w:b/>
          <w:bCs/>
        </w:rPr>
        <w:t>MB_AD Birthright Rule</w:t>
      </w:r>
    </w:p>
    <w:p w:rsidR="4E0467B9" w:rsidP="005B38AA" w:rsidRDefault="4E42E0AA" w14:paraId="553679E7" w14:textId="4B1F53FB">
      <w:pPr>
        <w:ind w:left="1440" w:firstLine="720"/>
        <w:rPr>
          <w:b/>
          <w:bCs/>
        </w:rPr>
      </w:pPr>
      <w:r>
        <w:t xml:space="preserve">Condition: </w:t>
      </w:r>
      <w:r w:rsidRPr="4E42E0AA">
        <w:rPr>
          <w:b/>
          <w:bCs/>
        </w:rPr>
        <w:t>Users. Status = ‘Active’</w:t>
      </w:r>
    </w:p>
    <w:p w:rsidR="4E0467B9" w:rsidP="005B38AA" w:rsidRDefault="4E42E0AA" w14:paraId="12EE281B" w14:textId="18F3362F">
      <w:pPr>
        <w:ind w:left="1440" w:firstLine="720"/>
        <w:rPr>
          <w:b/>
          <w:bCs/>
        </w:rPr>
      </w:pPr>
      <w:r>
        <w:t>Birthright Role -</w:t>
      </w:r>
      <w:r w:rsidRPr="4E42E0AA">
        <w:rPr>
          <w:b/>
          <w:bCs/>
        </w:rPr>
        <w:t xml:space="preserve"> MGROUPNET AD Basic Account Provisioning</w:t>
      </w:r>
    </w:p>
    <w:p w:rsidR="4E42E0AA" w:rsidP="005B38AA" w:rsidRDefault="4E42E0AA" w14:paraId="6FD70F06" w14:textId="33E7EA3D">
      <w:pPr>
        <w:ind w:left="1440" w:firstLine="720"/>
        <w:rPr>
          <w:b/>
          <w:bCs/>
        </w:rPr>
      </w:pPr>
      <w:r>
        <w:t>Birthright Access/Entitlement</w:t>
      </w:r>
      <w:r w:rsidRPr="4E42E0AA">
        <w:rPr>
          <w:b/>
          <w:bCs/>
        </w:rPr>
        <w:t xml:space="preserve"> - CN=ManagedUsers,OU=FDY  Groups,OU=Delegated,DC=mtestnet,DC=com</w:t>
      </w:r>
    </w:p>
    <w:p w:rsidR="714D0E80" w:rsidP="005B38AA" w:rsidRDefault="4E42E0AA" w14:paraId="00A9C27B" w14:textId="55D3CD32">
      <w:pPr>
        <w:pStyle w:val="ListParagraph"/>
        <w:numPr>
          <w:ilvl w:val="1"/>
          <w:numId w:val="21"/>
        </w:numPr>
      </w:pPr>
      <w:r>
        <w:t xml:space="preserve">Technical Rule – </w:t>
      </w:r>
      <w:r w:rsidRPr="4E42E0AA">
        <w:rPr>
          <w:b/>
          <w:bCs/>
        </w:rPr>
        <w:t>MB_AD Internet Access Rule</w:t>
      </w:r>
    </w:p>
    <w:p w:rsidR="714D0E80" w:rsidP="005B38AA" w:rsidRDefault="4E42E0AA" w14:paraId="6DBFC609" w14:textId="6A9D9639">
      <w:pPr>
        <w:ind w:left="2160"/>
      </w:pPr>
      <w:r>
        <w:t xml:space="preserve">Condition: </w:t>
      </w:r>
      <w:r w:rsidRPr="4E42E0AA">
        <w:rPr>
          <w:b/>
          <w:bCs/>
        </w:rPr>
        <w:t>Users.Usertype = ’EMPLOYEE’ OR Users.InternetAccess = ‘1’</w:t>
      </w:r>
    </w:p>
    <w:p w:rsidR="5D0C91BA" w:rsidP="005B38AA" w:rsidRDefault="4E42E0AA" w14:paraId="1C8831AC" w14:textId="607D9913">
      <w:pPr>
        <w:ind w:left="1440" w:firstLine="720"/>
        <w:rPr>
          <w:b/>
          <w:bCs/>
        </w:rPr>
      </w:pPr>
      <w:r>
        <w:t xml:space="preserve">Birthright Role - </w:t>
      </w:r>
      <w:r w:rsidRPr="4E42E0AA">
        <w:rPr>
          <w:b/>
          <w:bCs/>
        </w:rPr>
        <w:t xml:space="preserve"> MGROUPNET AD Internet Access</w:t>
      </w:r>
    </w:p>
    <w:p w:rsidR="4E42E0AA" w:rsidP="005B38AA" w:rsidRDefault="4E42E0AA" w14:paraId="11792FDB" w14:textId="31E4CEFA">
      <w:pPr>
        <w:ind w:left="1440" w:firstLine="720"/>
        <w:rPr>
          <w:b/>
          <w:bCs/>
        </w:rPr>
      </w:pPr>
      <w:r>
        <w:t xml:space="preserve">Birthright Access/Entitlement- </w:t>
      </w:r>
      <w:r w:rsidRPr="4E42E0AA">
        <w:rPr>
          <w:b/>
          <w:bCs/>
        </w:rPr>
        <w:t>CN=MTESTNET PRX PROXY WWW,OU=MTESTNET,OU=People,DC=mtestnet,DC=com</w:t>
      </w:r>
    </w:p>
    <w:p w:rsidR="008A0DBF" w:rsidP="00687D6E" w:rsidRDefault="4E42E0AA" w14:paraId="2A844113" w14:textId="3A1C82DF">
      <w:pPr>
        <w:pStyle w:val="Heading4"/>
        <w:numPr>
          <w:ilvl w:val="3"/>
          <w:numId w:val="17"/>
        </w:numPr>
      </w:pPr>
      <w:r>
        <w:t>Account creation</w:t>
      </w:r>
    </w:p>
    <w:p w:rsidR="7E26D341" w:rsidP="00687D6E" w:rsidRDefault="4E42E0AA" w14:paraId="1FB46242" w14:textId="788044FE">
      <w:pPr>
        <w:pStyle w:val="ListParagraph"/>
        <w:numPr>
          <w:ilvl w:val="0"/>
          <w:numId w:val="21"/>
        </w:numPr>
      </w:pPr>
      <w:r>
        <w:t>As soon as user satisfy active directory birthright then SSM will trigger AD birthright process.</w:t>
      </w:r>
    </w:p>
    <w:p w:rsidR="7E26D341" w:rsidP="00687D6E" w:rsidRDefault="4E42E0AA" w14:paraId="03678F76" w14:textId="58CA82C7">
      <w:pPr>
        <w:pStyle w:val="ListParagraph"/>
        <w:numPr>
          <w:ilvl w:val="0"/>
          <w:numId w:val="21"/>
        </w:numPr>
      </w:pPr>
      <w:r>
        <w:t>As per defined AD birthright access ‘</w:t>
      </w:r>
      <w:r w:rsidRPr="4E42E0AA">
        <w:rPr>
          <w:b/>
          <w:bCs/>
        </w:rPr>
        <w:t>New Account</w:t>
      </w:r>
      <w:r>
        <w:t>’ and ‘</w:t>
      </w:r>
      <w:r w:rsidRPr="4E42E0AA">
        <w:rPr>
          <w:b/>
          <w:bCs/>
        </w:rPr>
        <w:t>Add Access</w:t>
      </w:r>
      <w:r>
        <w:t xml:space="preserve">’ tasks in </w:t>
      </w:r>
      <w:r w:rsidR="00120727">
        <w:t>Saviynt</w:t>
      </w:r>
    </w:p>
    <w:p w:rsidR="4E42E0AA" w:rsidP="00687D6E" w:rsidRDefault="4E42E0AA" w14:paraId="580683D2" w14:textId="2DB12B0E">
      <w:pPr>
        <w:pStyle w:val="ListParagraph"/>
        <w:numPr>
          <w:ilvl w:val="0"/>
          <w:numId w:val="21"/>
        </w:numPr>
      </w:pPr>
      <w:r>
        <w:t>Provisioning process Create AD account and Add Birthright Access to the user account in AD target</w:t>
      </w:r>
    </w:p>
    <w:p w:rsidR="7E26D341" w:rsidP="00687D6E" w:rsidRDefault="4E42E0AA" w14:paraId="0DFDA413" w14:textId="091C951C">
      <w:pPr>
        <w:pStyle w:val="ListParagraph"/>
        <w:numPr>
          <w:ilvl w:val="0"/>
          <w:numId w:val="21"/>
        </w:numPr>
      </w:pPr>
      <w:r>
        <w:t xml:space="preserve">New account created for user with ‘Manually Provisioned’ status in </w:t>
      </w:r>
      <w:r w:rsidR="00120727">
        <w:t>Saviynt</w:t>
      </w:r>
    </w:p>
    <w:p w:rsidR="32792032" w:rsidP="00687D6E" w:rsidRDefault="4E42E0AA" w14:paraId="62863E46" w14:textId="717325DC">
      <w:pPr>
        <w:pStyle w:val="ListParagraph"/>
        <w:numPr>
          <w:ilvl w:val="0"/>
          <w:numId w:val="21"/>
        </w:numPr>
      </w:pPr>
      <w:r>
        <w:t>Set default password as per Marathon password policy I.e. Wel_2M$DDMM</w:t>
      </w:r>
    </w:p>
    <w:p w:rsidR="32792032" w:rsidP="00687D6E" w:rsidRDefault="4E42E0AA" w14:paraId="244D63F1" w14:textId="618F204B">
      <w:pPr>
        <w:pStyle w:val="ListParagraph"/>
        <w:numPr>
          <w:ilvl w:val="0"/>
          <w:numId w:val="21"/>
        </w:numPr>
      </w:pPr>
      <w:r>
        <w:t>After User Provisioned to AD then Email Notification will send the user’s Manager With User Name and Password fields</w:t>
      </w:r>
    </w:p>
    <w:p w:rsidR="32792032" w:rsidP="005B38AA" w:rsidRDefault="4E42E0AA" w14:paraId="6E16EB00" w14:textId="681829A1">
      <w:pPr>
        <w:pStyle w:val="ListParagraph"/>
        <w:numPr>
          <w:ilvl w:val="0"/>
          <w:numId w:val="21"/>
        </w:numPr>
      </w:pPr>
      <w:r>
        <w:t>Create Account JSON :</w:t>
      </w:r>
    </w:p>
    <w:tbl>
      <w:tblPr>
        <w:tblW w:w="0" w:type="auto"/>
        <w:tblInd w:w="720" w:type="dxa"/>
        <w:tblLook w:val="06A0" w:firstRow="1" w:lastRow="0" w:firstColumn="1" w:lastColumn="0" w:noHBand="1" w:noVBand="1"/>
      </w:tblPr>
      <w:tblGrid>
        <w:gridCol w:w="8640"/>
      </w:tblGrid>
      <w:tr w:rsidR="4E42E0AA" w:rsidTr="00CE373F" w14:paraId="74DED72C" w14:textId="77777777">
        <w:tc>
          <w:tcPr>
            <w:tcW w:w="9469" w:type="dxa"/>
          </w:tcPr>
          <w:p w:rsidR="4E42E0AA" w:rsidP="00CE373F" w:rsidRDefault="73EE0911" w14:paraId="06EF0EA7" w14:textId="18E96FF6">
            <w:pPr>
              <w:spacing w:line="240" w:lineRule="auto"/>
            </w:pPr>
            <w:r w:rsidRPr="1F161619">
              <w:rPr>
                <w:rFonts w:ascii="Calibri" w:hAnsi="Calibri" w:eastAsia="Calibri" w:cs="Calibri"/>
              </w:rPr>
              <w:t>{</w:t>
            </w:r>
          </w:p>
          <w:p w:rsidR="00D84E5F" w:rsidP="00CE373F" w:rsidRDefault="00D84E5F" w14:paraId="03361188" w14:textId="77777777">
            <w:pPr>
              <w:spacing w:line="240" w:lineRule="auto"/>
            </w:pPr>
            <w:r>
              <w:t>"cn":"${user.username}",</w:t>
            </w:r>
          </w:p>
          <w:p w:rsidR="00D84E5F" w:rsidP="00CE373F" w:rsidRDefault="00D84E5F" w14:paraId="4C4B33A5" w14:textId="77777777">
            <w:pPr>
              <w:spacing w:line="240" w:lineRule="auto"/>
            </w:pPr>
            <w:r>
              <w:t>"company":"${user.companyname}",</w:t>
            </w:r>
          </w:p>
          <w:p w:rsidR="00D84E5F" w:rsidP="00CE373F" w:rsidRDefault="00D84E5F" w14:paraId="7C092558" w14:textId="77777777">
            <w:pPr>
              <w:spacing w:line="240" w:lineRule="auto"/>
            </w:pPr>
            <w:r>
              <w:t>"department":"${user.departmentname}",</w:t>
            </w:r>
          </w:p>
          <w:p w:rsidR="00D84E5F" w:rsidP="00CE373F" w:rsidRDefault="00D84E5F" w14:paraId="05EAA11A" w14:textId="77777777">
            <w:pPr>
              <w:spacing w:line="240" w:lineRule="auto"/>
            </w:pPr>
            <w:r>
              <w:lastRenderedPageBreak/>
              <w:t>"displayname":"${user.displayname}",</w:t>
            </w:r>
          </w:p>
          <w:p w:rsidR="00D84E5F" w:rsidP="00CE373F" w:rsidRDefault="00D84E5F" w14:paraId="153306F0" w14:textId="77777777">
            <w:pPr>
              <w:spacing w:line="240" w:lineRule="auto"/>
            </w:pPr>
            <w:r>
              <w:t>"employeeID":"${user.customproperty24}",</w:t>
            </w:r>
          </w:p>
          <w:p w:rsidR="00D84E5F" w:rsidP="00CE373F" w:rsidRDefault="00D84E5F" w14:paraId="619DEA45" w14:textId="77777777">
            <w:pPr>
              <w:spacing w:line="240" w:lineRule="auto"/>
            </w:pPr>
            <w:r>
              <w:t>"employeeNumber":"${'0'+user.employeeid}",</w:t>
            </w:r>
          </w:p>
          <w:p w:rsidR="00D84E5F" w:rsidP="00CE373F" w:rsidRDefault="00D84E5F" w14:paraId="0231450B" w14:textId="77777777">
            <w:pPr>
              <w:spacing w:line="240" w:lineRule="auto"/>
            </w:pPr>
            <w:r>
              <w:t>"extensionAttribute13":"${if(user.customproperty36 == '1'){'1'}else{'0'}}",</w:t>
            </w:r>
          </w:p>
          <w:p w:rsidR="00D84E5F" w:rsidP="00CE373F" w:rsidRDefault="00D84E5F" w14:paraId="373260A8" w14:textId="77777777">
            <w:pPr>
              <w:spacing w:line="240" w:lineRule="auto"/>
            </w:pPr>
            <w:r>
              <w:t>"extensionAttribute6":"${user.customproperty3}",</w:t>
            </w:r>
          </w:p>
          <w:p w:rsidR="00D84E5F" w:rsidP="00CE373F" w:rsidRDefault="00D84E5F" w14:paraId="22B2E693" w14:textId="77777777">
            <w:pPr>
              <w:spacing w:line="240" w:lineRule="auto"/>
            </w:pPr>
            <w:r>
              <w:t>"givenName":"${user.preferedFirstName}",</w:t>
            </w:r>
          </w:p>
          <w:p w:rsidR="00D84E5F" w:rsidP="00CE373F" w:rsidRDefault="00D84E5F" w14:paraId="44446234" w14:textId="77777777">
            <w:pPr>
              <w:spacing w:line="240" w:lineRule="auto"/>
            </w:pPr>
            <w:r>
              <w:t>"initials":"${if(user.displayname == null){user.middlename.substring(0,1).toUpperCase()+'.'}else{user.preferedFirstName}}",</w:t>
            </w:r>
          </w:p>
          <w:p w:rsidR="00D84E5F" w:rsidP="00CE373F" w:rsidRDefault="00D84E5F" w14:paraId="0E7845B4" w14:textId="77777777">
            <w:pPr>
              <w:spacing w:line="240" w:lineRule="auto"/>
            </w:pPr>
            <w:r>
              <w:t>"l":"${user.city}",</w:t>
            </w:r>
          </w:p>
          <w:p w:rsidR="00D84E5F" w:rsidP="00CE373F" w:rsidRDefault="00D84E5F" w14:paraId="3716B194" w14:textId="77777777">
            <w:pPr>
              <w:spacing w:line="240" w:lineRule="auto"/>
            </w:pPr>
            <w:r>
              <w:t>"manager": "${managerAccount?.accountID}",</w:t>
            </w:r>
          </w:p>
          <w:p w:rsidR="00D84E5F" w:rsidP="00CE373F" w:rsidRDefault="00D84E5F" w14:paraId="7CA75487" w14:textId="77777777">
            <w:pPr>
              <w:spacing w:line="240" w:lineRule="auto"/>
            </w:pPr>
            <w:r>
              <w:t>"mobile":"${user.secondaryPhone}",</w:t>
            </w:r>
          </w:p>
          <w:p w:rsidR="00D84E5F" w:rsidP="00CE373F" w:rsidRDefault="00D84E5F" w14:paraId="3A62B01C" w14:textId="77777777">
            <w:pPr>
              <w:spacing w:line="240" w:lineRule="auto"/>
            </w:pPr>
            <w:r>
              <w:t>"physicalDeliveryOfficeName":"${user.customproperty26}",</w:t>
            </w:r>
          </w:p>
          <w:p w:rsidR="00D84E5F" w:rsidP="00CE373F" w:rsidRDefault="00D84E5F" w14:paraId="770AFFC1" w14:textId="77777777">
            <w:pPr>
              <w:spacing w:line="240" w:lineRule="auto"/>
            </w:pPr>
            <w:r>
              <w:t>"postalCode":"${user.customproperty29}",</w:t>
            </w:r>
          </w:p>
          <w:p w:rsidR="00D84E5F" w:rsidP="00CE373F" w:rsidRDefault="00D84E5F" w14:paraId="7C028A4B" w14:textId="77777777">
            <w:pPr>
              <w:spacing w:line="240" w:lineRule="auto"/>
            </w:pPr>
            <w:r>
              <w:t>"sAMAccountName":"${user.username}",</w:t>
            </w:r>
          </w:p>
          <w:p w:rsidR="00D84E5F" w:rsidP="00CE373F" w:rsidRDefault="00D84E5F" w14:paraId="088050C4" w14:textId="77777777">
            <w:pPr>
              <w:spacing w:line="240" w:lineRule="auto"/>
            </w:pPr>
            <w:r>
              <w:t>"sn":"${user.lastname}",</w:t>
            </w:r>
          </w:p>
          <w:p w:rsidR="00D84E5F" w:rsidP="00CE373F" w:rsidRDefault="00D84E5F" w14:paraId="3DA729DF" w14:textId="77777777">
            <w:pPr>
              <w:spacing w:line="240" w:lineRule="auto"/>
            </w:pPr>
            <w:r>
              <w:t>"st":"${user.state}",</w:t>
            </w:r>
          </w:p>
          <w:p w:rsidR="00D84E5F" w:rsidP="00CE373F" w:rsidRDefault="00D84E5F" w14:paraId="50FE3277" w14:textId="77777777">
            <w:pPr>
              <w:spacing w:line="240" w:lineRule="auto"/>
            </w:pPr>
            <w:r>
              <w:t>"streetAddress":"${user.street}",</w:t>
            </w:r>
          </w:p>
          <w:p w:rsidR="00D84E5F" w:rsidP="00CE373F" w:rsidRDefault="00D84E5F" w14:paraId="42E2F2FF" w14:textId="77777777">
            <w:pPr>
              <w:spacing w:line="240" w:lineRule="auto"/>
            </w:pPr>
            <w:r>
              <w:t>"telephoneNumber":"${user.phonenumber}",</w:t>
            </w:r>
          </w:p>
          <w:p w:rsidR="00D84E5F" w:rsidP="00CE373F" w:rsidRDefault="00D84E5F" w14:paraId="1790EC78" w14:textId="77777777">
            <w:pPr>
              <w:spacing w:line="240" w:lineRule="auto"/>
            </w:pPr>
            <w:r>
              <w:t>"title":"${user.title}",</w:t>
            </w:r>
          </w:p>
          <w:p w:rsidR="00D84E5F" w:rsidP="00CE373F" w:rsidRDefault="00D84E5F" w14:paraId="2DCC642D" w14:textId="77777777">
            <w:pPr>
              <w:spacing w:line="240" w:lineRule="auto"/>
            </w:pPr>
            <w:r>
              <w:t>"uid":"${user.customproperty6}",</w:t>
            </w:r>
          </w:p>
          <w:p w:rsidR="00D84E5F" w:rsidP="00CE373F" w:rsidRDefault="00D84E5F" w14:paraId="152BEF1D" w14:textId="77777777">
            <w:pPr>
              <w:spacing w:line="240" w:lineRule="auto"/>
            </w:pPr>
            <w:r>
              <w:t>"unicodePwd":"${if(user.customproperty2 !=null){'Wel_2M$'+user.customproperty2}}",</w:t>
            </w:r>
          </w:p>
          <w:p w:rsidR="00D84E5F" w:rsidP="00CE373F" w:rsidRDefault="00D84E5F" w14:paraId="5180DA11" w14:textId="77777777">
            <w:pPr>
              <w:spacing w:line="240" w:lineRule="auto"/>
            </w:pPr>
            <w:r>
              <w:t>"pwdLastSet": "0",</w:t>
            </w:r>
          </w:p>
          <w:p w:rsidR="00D84E5F" w:rsidP="00CE373F" w:rsidRDefault="00D84E5F" w14:paraId="573A904C" w14:textId="77777777">
            <w:pPr>
              <w:spacing w:line="240" w:lineRule="auto"/>
            </w:pPr>
            <w:r>
              <w:t>"objectClass":[ "top","person", "organizationalPerson", "user" ]</w:t>
            </w:r>
          </w:p>
          <w:p w:rsidR="4E42E0AA" w:rsidP="00CE373F" w:rsidRDefault="00D84E5F" w14:paraId="1256E803" w14:textId="7CBE9071">
            <w:pPr>
              <w:spacing w:line="240" w:lineRule="auto"/>
            </w:pPr>
            <w:r>
              <w:t>}</w:t>
            </w:r>
          </w:p>
        </w:tc>
      </w:tr>
    </w:tbl>
    <w:p w:rsidR="32792032" w:rsidP="4E42E0AA" w:rsidRDefault="32792032" w14:paraId="77D0929A" w14:textId="631871D5">
      <w:pPr>
        <w:ind w:left="720"/>
      </w:pPr>
    </w:p>
    <w:p w:rsidR="00364577" w:rsidP="00687D6E" w:rsidRDefault="4E42E0AA" w14:paraId="72D587FD" w14:textId="56849945">
      <w:pPr>
        <w:pStyle w:val="Heading4"/>
        <w:numPr>
          <w:ilvl w:val="3"/>
          <w:numId w:val="17"/>
        </w:numPr>
      </w:pPr>
      <w:r>
        <w:lastRenderedPageBreak/>
        <w:t>Account update</w:t>
      </w:r>
    </w:p>
    <w:p w:rsidR="31293B9F" w:rsidP="00687D6E" w:rsidRDefault="4E42E0AA" w14:paraId="0E1FC287" w14:textId="5ED10F68">
      <w:pPr>
        <w:pStyle w:val="ListParagraph"/>
        <w:numPr>
          <w:ilvl w:val="0"/>
          <w:numId w:val="21"/>
        </w:numPr>
      </w:pPr>
      <w:r w:rsidRPr="005B38AA">
        <w:t>We have Created</w:t>
      </w:r>
      <w:r>
        <w:t xml:space="preserve"> ‘</w:t>
      </w:r>
      <w:r w:rsidRPr="4E42E0AA">
        <w:rPr>
          <w:b/>
          <w:bCs/>
        </w:rPr>
        <w:t>User Update Rule’</w:t>
      </w:r>
      <w:r>
        <w:t xml:space="preserve"> in </w:t>
      </w:r>
      <w:r w:rsidR="00120727">
        <w:t>Saviynt</w:t>
      </w:r>
      <w:r>
        <w:t xml:space="preserve"> to update AD attributes in target</w:t>
      </w:r>
    </w:p>
    <w:p w:rsidR="31293B9F" w:rsidP="00687D6E" w:rsidRDefault="4E42E0AA" w14:paraId="193DD825" w14:textId="16A38B39">
      <w:pPr>
        <w:pStyle w:val="ListParagraph"/>
        <w:numPr>
          <w:ilvl w:val="0"/>
          <w:numId w:val="21"/>
        </w:numPr>
      </w:pPr>
      <w:r>
        <w:t xml:space="preserve">This ‘User Update Rule’ triggers when user attributes updated in </w:t>
      </w:r>
      <w:r w:rsidR="00120727">
        <w:t>Saviynt</w:t>
      </w:r>
      <w:r>
        <w:t xml:space="preserve"> and it will create ‘</w:t>
      </w:r>
      <w:r w:rsidRPr="4E42E0AA">
        <w:rPr>
          <w:b/>
          <w:bCs/>
        </w:rPr>
        <w:t>Update Account</w:t>
      </w:r>
      <w:r>
        <w:t>’ task for AD</w:t>
      </w:r>
    </w:p>
    <w:p w:rsidR="31293B9F" w:rsidP="00687D6E" w:rsidRDefault="4E42E0AA" w14:paraId="02C7FE57" w14:textId="1548FD4C">
      <w:pPr>
        <w:pStyle w:val="ListParagraph"/>
        <w:numPr>
          <w:ilvl w:val="0"/>
          <w:numId w:val="21"/>
        </w:numPr>
      </w:pPr>
      <w:r>
        <w:t>User attribute Changes like:</w:t>
      </w:r>
    </w:p>
    <w:p w:rsidR="45934A74" w:rsidP="00687D6E" w:rsidRDefault="4E42E0AA" w14:paraId="47C97F5B" w14:textId="2EDC7D25">
      <w:pPr>
        <w:pStyle w:val="ListParagraph"/>
        <w:numPr>
          <w:ilvl w:val="1"/>
          <w:numId w:val="14"/>
        </w:numPr>
      </w:pPr>
      <w:r w:rsidRPr="4E42E0AA">
        <w:rPr>
          <w:rFonts w:ascii="Calibri" w:hAnsi="Calibri" w:eastAsia="Calibri" w:cs="Calibri"/>
        </w:rPr>
        <w:t>Username</w:t>
      </w:r>
    </w:p>
    <w:p w:rsidR="45934A74" w:rsidP="00687D6E" w:rsidRDefault="4E42E0AA" w14:paraId="49F985F2" w14:textId="6FB30269">
      <w:pPr>
        <w:pStyle w:val="ListParagraph"/>
        <w:numPr>
          <w:ilvl w:val="1"/>
          <w:numId w:val="14"/>
        </w:numPr>
      </w:pPr>
      <w:r w:rsidRPr="4E42E0AA">
        <w:rPr>
          <w:rFonts w:ascii="Calibri" w:hAnsi="Calibri" w:eastAsia="Calibri" w:cs="Calibri"/>
        </w:rPr>
        <w:t>Firstname</w:t>
      </w:r>
    </w:p>
    <w:p w:rsidR="45934A74" w:rsidP="00687D6E" w:rsidRDefault="4E42E0AA" w14:paraId="59D48578" w14:textId="5F68CD4E">
      <w:pPr>
        <w:pStyle w:val="ListParagraph"/>
        <w:numPr>
          <w:ilvl w:val="1"/>
          <w:numId w:val="14"/>
        </w:numPr>
      </w:pPr>
      <w:r w:rsidRPr="4E42E0AA">
        <w:rPr>
          <w:rFonts w:ascii="Calibri" w:hAnsi="Calibri" w:eastAsia="Calibri" w:cs="Calibri"/>
        </w:rPr>
        <w:t>Lastname</w:t>
      </w:r>
    </w:p>
    <w:p w:rsidR="45934A74" w:rsidP="00687D6E" w:rsidRDefault="4E42E0AA" w14:paraId="193FE4C6" w14:textId="13466D7F">
      <w:pPr>
        <w:pStyle w:val="ListParagraph"/>
        <w:numPr>
          <w:ilvl w:val="1"/>
          <w:numId w:val="14"/>
        </w:numPr>
      </w:pPr>
      <w:r w:rsidRPr="4E42E0AA">
        <w:rPr>
          <w:rFonts w:ascii="Calibri" w:hAnsi="Calibri" w:eastAsia="Calibri" w:cs="Calibri"/>
        </w:rPr>
        <w:t>Middlename</w:t>
      </w:r>
    </w:p>
    <w:p w:rsidR="45934A74" w:rsidP="00687D6E" w:rsidRDefault="4E42E0AA" w14:paraId="40C14E5B" w14:textId="15F66908">
      <w:pPr>
        <w:pStyle w:val="ListParagraph"/>
        <w:numPr>
          <w:ilvl w:val="1"/>
          <w:numId w:val="14"/>
        </w:numPr>
      </w:pPr>
      <w:r w:rsidRPr="4E42E0AA">
        <w:rPr>
          <w:rFonts w:ascii="Calibri" w:hAnsi="Calibri" w:eastAsia="Calibri" w:cs="Calibri"/>
        </w:rPr>
        <w:t>Customproperty36(Mail Enabled)</w:t>
      </w:r>
    </w:p>
    <w:p w:rsidR="45934A74" w:rsidP="00687D6E" w:rsidRDefault="4E42E0AA" w14:paraId="1589244D" w14:textId="000CBDEF">
      <w:pPr>
        <w:pStyle w:val="ListParagraph"/>
        <w:numPr>
          <w:ilvl w:val="1"/>
          <w:numId w:val="14"/>
        </w:numPr>
      </w:pPr>
      <w:r w:rsidRPr="4E42E0AA">
        <w:rPr>
          <w:rFonts w:ascii="Calibri" w:hAnsi="Calibri" w:eastAsia="Calibri" w:cs="Calibri"/>
        </w:rPr>
        <w:t>Companyname</w:t>
      </w:r>
    </w:p>
    <w:p w:rsidR="45934A74" w:rsidP="00687D6E" w:rsidRDefault="4E42E0AA" w14:paraId="52A53199" w14:textId="4B144211">
      <w:pPr>
        <w:pStyle w:val="ListParagraph"/>
        <w:numPr>
          <w:ilvl w:val="1"/>
          <w:numId w:val="14"/>
        </w:numPr>
      </w:pPr>
      <w:r w:rsidRPr="4E42E0AA">
        <w:rPr>
          <w:rFonts w:ascii="Calibri" w:hAnsi="Calibri" w:eastAsia="Calibri" w:cs="Calibri"/>
        </w:rPr>
        <w:t>DepartmentNumber</w:t>
      </w:r>
    </w:p>
    <w:p w:rsidR="45934A74" w:rsidP="00687D6E" w:rsidRDefault="4E42E0AA" w14:paraId="4203DD90" w14:textId="229F9868">
      <w:pPr>
        <w:pStyle w:val="ListParagraph"/>
        <w:numPr>
          <w:ilvl w:val="1"/>
          <w:numId w:val="14"/>
        </w:numPr>
      </w:pPr>
      <w:r w:rsidRPr="4E42E0AA">
        <w:rPr>
          <w:rFonts w:ascii="Calibri" w:hAnsi="Calibri" w:eastAsia="Calibri" w:cs="Calibri"/>
        </w:rPr>
        <w:t>Customproperty40(Mobile)</w:t>
      </w:r>
    </w:p>
    <w:p w:rsidR="45934A74" w:rsidP="00687D6E" w:rsidRDefault="4E42E0AA" w14:paraId="4EB9BA1E" w14:textId="7E29C373">
      <w:pPr>
        <w:pStyle w:val="ListParagraph"/>
        <w:numPr>
          <w:ilvl w:val="1"/>
          <w:numId w:val="14"/>
        </w:numPr>
      </w:pPr>
      <w:r w:rsidRPr="4E42E0AA">
        <w:rPr>
          <w:rFonts w:ascii="Calibri" w:hAnsi="Calibri" w:eastAsia="Calibri" w:cs="Calibri"/>
        </w:rPr>
        <w:t>Customproperty43(Postal Code)</w:t>
      </w:r>
    </w:p>
    <w:p w:rsidR="45934A74" w:rsidP="00687D6E" w:rsidRDefault="4E42E0AA" w14:paraId="2C2A922C" w14:textId="182A292D">
      <w:pPr>
        <w:pStyle w:val="ListParagraph"/>
        <w:numPr>
          <w:ilvl w:val="1"/>
          <w:numId w:val="14"/>
        </w:numPr>
      </w:pPr>
      <w:r w:rsidRPr="4E42E0AA">
        <w:rPr>
          <w:rFonts w:ascii="Calibri" w:hAnsi="Calibri" w:eastAsia="Calibri" w:cs="Calibri"/>
        </w:rPr>
        <w:t>State</w:t>
      </w:r>
    </w:p>
    <w:p w:rsidR="45934A74" w:rsidP="00687D6E" w:rsidRDefault="4E42E0AA" w14:paraId="6238113E" w14:textId="51485702">
      <w:pPr>
        <w:pStyle w:val="ListParagraph"/>
        <w:numPr>
          <w:ilvl w:val="1"/>
          <w:numId w:val="14"/>
        </w:numPr>
      </w:pPr>
      <w:r w:rsidRPr="4E42E0AA">
        <w:rPr>
          <w:rFonts w:ascii="Calibri" w:hAnsi="Calibri" w:eastAsia="Calibri" w:cs="Calibri"/>
        </w:rPr>
        <w:t>Street</w:t>
      </w:r>
    </w:p>
    <w:p w:rsidR="45934A74" w:rsidP="00687D6E" w:rsidRDefault="4E42E0AA" w14:paraId="274F21EF" w14:textId="765E210E">
      <w:pPr>
        <w:pStyle w:val="ListParagraph"/>
        <w:numPr>
          <w:ilvl w:val="1"/>
          <w:numId w:val="14"/>
        </w:numPr>
      </w:pPr>
      <w:r w:rsidRPr="4E42E0AA">
        <w:rPr>
          <w:rFonts w:ascii="Calibri" w:hAnsi="Calibri" w:eastAsia="Calibri" w:cs="Calibri"/>
        </w:rPr>
        <w:t>Phonenumber</w:t>
      </w:r>
    </w:p>
    <w:p w:rsidR="32792032" w:rsidP="00687D6E" w:rsidRDefault="4E42E0AA" w14:paraId="26F5EAFD" w14:textId="09476620">
      <w:pPr>
        <w:pStyle w:val="ListParagraph"/>
        <w:numPr>
          <w:ilvl w:val="1"/>
          <w:numId w:val="14"/>
        </w:numPr>
      </w:pPr>
      <w:r w:rsidRPr="4E42E0AA">
        <w:rPr>
          <w:rFonts w:ascii="Calibri" w:hAnsi="Calibri" w:eastAsia="Calibri" w:cs="Calibri"/>
        </w:rPr>
        <w:t>Customproperty7(Primary OU)</w:t>
      </w:r>
    </w:p>
    <w:p w:rsidR="4E42E0AA" w:rsidP="00687D6E" w:rsidRDefault="4E42E0AA" w14:paraId="27A9DD78" w14:textId="63424087">
      <w:pPr>
        <w:pStyle w:val="ListParagraph"/>
        <w:numPr>
          <w:ilvl w:val="0"/>
          <w:numId w:val="21"/>
        </w:numPr>
      </w:pPr>
      <w:r>
        <w:t>Execute the Provisioning job to push the update to the target</w:t>
      </w:r>
    </w:p>
    <w:p w:rsidR="31293B9F" w:rsidP="00687D6E" w:rsidRDefault="4E42E0AA" w14:paraId="35A3E972" w14:textId="68F18F5C">
      <w:pPr>
        <w:pStyle w:val="ListParagraph"/>
        <w:numPr>
          <w:ilvl w:val="0"/>
          <w:numId w:val="21"/>
        </w:numPr>
      </w:pPr>
      <w:r>
        <w:t>Update Account JSON:</w:t>
      </w:r>
    </w:p>
    <w:tbl>
      <w:tblPr>
        <w:tblW w:w="0" w:type="auto"/>
        <w:tblInd w:w="720" w:type="dxa"/>
        <w:tblLook w:val="06A0" w:firstRow="1" w:lastRow="0" w:firstColumn="1" w:lastColumn="0" w:noHBand="1" w:noVBand="1"/>
      </w:tblPr>
      <w:tblGrid>
        <w:gridCol w:w="8640"/>
      </w:tblGrid>
      <w:tr w:rsidR="4E42E0AA" w:rsidTr="1F161619" w14:paraId="5F2BD6A3" w14:textId="77777777">
        <w:tc>
          <w:tcPr>
            <w:tcW w:w="9470" w:type="dxa"/>
          </w:tcPr>
          <w:p w:rsidR="00760556" w:rsidP="005B38AA" w:rsidRDefault="00760556" w14:paraId="2886D81A" w14:textId="581D16FD">
            <w:pPr>
              <w:ind w:left="360"/>
            </w:pPr>
            <w:r>
              <w:t>{</w:t>
            </w:r>
          </w:p>
          <w:p w:rsidR="00760556" w:rsidP="005B38AA" w:rsidRDefault="00760556" w14:paraId="20D0207F" w14:textId="2D622088">
            <w:pPr>
              <w:ind w:left="360"/>
            </w:pPr>
            <w:r>
              <w:t>"cn":"${user.username}",</w:t>
            </w:r>
          </w:p>
          <w:p w:rsidR="00760556" w:rsidP="005B38AA" w:rsidRDefault="00760556" w14:paraId="6B7B7EC0" w14:textId="77777777">
            <w:pPr>
              <w:ind w:left="360"/>
            </w:pPr>
            <w:r>
              <w:t>"company":"${user.companyname}",</w:t>
            </w:r>
          </w:p>
          <w:p w:rsidR="00760556" w:rsidP="005B38AA" w:rsidRDefault="00760556" w14:paraId="7BBA8B0D" w14:textId="77777777">
            <w:pPr>
              <w:ind w:left="360"/>
            </w:pPr>
            <w:r>
              <w:t>"department":"${user.departmentname}",</w:t>
            </w:r>
          </w:p>
          <w:p w:rsidR="00760556" w:rsidP="005B38AA" w:rsidRDefault="00760556" w14:paraId="3E7562F1" w14:textId="77777777">
            <w:pPr>
              <w:ind w:left="360"/>
            </w:pPr>
            <w:r>
              <w:t>"displayname":"${user.displayname}",</w:t>
            </w:r>
          </w:p>
          <w:p w:rsidR="00760556" w:rsidP="005B38AA" w:rsidRDefault="00760556" w14:paraId="38617CB6" w14:textId="77777777">
            <w:pPr>
              <w:ind w:left="360"/>
            </w:pPr>
            <w:r>
              <w:t>"employeeID":"${user.customproperty24}",</w:t>
            </w:r>
          </w:p>
          <w:p w:rsidR="00760556" w:rsidP="005B38AA" w:rsidRDefault="00760556" w14:paraId="0EFA1EB2" w14:textId="77777777">
            <w:pPr>
              <w:ind w:left="360"/>
            </w:pPr>
            <w:r>
              <w:t>"employeeNumber":"${'0'+user.employeeid}",</w:t>
            </w:r>
          </w:p>
          <w:p w:rsidR="00760556" w:rsidP="005B38AA" w:rsidRDefault="00760556" w14:paraId="2C785E91" w14:textId="77777777">
            <w:pPr>
              <w:ind w:left="360"/>
            </w:pPr>
            <w:r>
              <w:t>"extensionAttribute13":"${if(user.customproperty36 == '1'){'1'}else{'0'}}",</w:t>
            </w:r>
          </w:p>
          <w:p w:rsidR="00760556" w:rsidP="005B38AA" w:rsidRDefault="00760556" w14:paraId="20D0BA98" w14:textId="77777777">
            <w:pPr>
              <w:ind w:left="360"/>
            </w:pPr>
            <w:r>
              <w:t>"extensionAttribute6":"${user.customproperty3}",</w:t>
            </w:r>
          </w:p>
          <w:p w:rsidR="00760556" w:rsidP="005B38AA" w:rsidRDefault="00760556" w14:paraId="02930B80" w14:textId="77777777">
            <w:pPr>
              <w:ind w:left="360"/>
            </w:pPr>
            <w:r>
              <w:t>"givenName":"${user.preferedFirstName}",</w:t>
            </w:r>
          </w:p>
          <w:p w:rsidR="00760556" w:rsidP="005B38AA" w:rsidRDefault="00760556" w14:paraId="5E2CDC67" w14:textId="77777777">
            <w:pPr>
              <w:ind w:left="360"/>
            </w:pPr>
            <w:r>
              <w:lastRenderedPageBreak/>
              <w:t>"initials":"${if(user.displayname == null){user.middlename.substring(0,1).toUpperCase()+'.'}else{user.preferedFirstName}}",</w:t>
            </w:r>
          </w:p>
          <w:p w:rsidR="00760556" w:rsidP="005B38AA" w:rsidRDefault="00760556" w14:paraId="7A105061" w14:textId="77777777">
            <w:pPr>
              <w:ind w:left="360"/>
            </w:pPr>
            <w:r>
              <w:t>"l":"${user.city}",</w:t>
            </w:r>
          </w:p>
          <w:p w:rsidR="00760556" w:rsidP="005B38AA" w:rsidRDefault="00760556" w14:paraId="5EE89ED5" w14:textId="77777777">
            <w:pPr>
              <w:ind w:left="360"/>
            </w:pPr>
            <w:r>
              <w:t>"manager": "${managerAccount?.accountID}",</w:t>
            </w:r>
          </w:p>
          <w:p w:rsidR="00760556" w:rsidP="005B38AA" w:rsidRDefault="00760556" w14:paraId="1D224C7D" w14:textId="77777777">
            <w:pPr>
              <w:ind w:left="360"/>
            </w:pPr>
            <w:r>
              <w:t>"mobile":"${user.secondaryPhone}",</w:t>
            </w:r>
          </w:p>
          <w:p w:rsidR="00760556" w:rsidP="005B38AA" w:rsidRDefault="00760556" w14:paraId="47DD1B98" w14:textId="77777777">
            <w:pPr>
              <w:ind w:left="360"/>
            </w:pPr>
            <w:r>
              <w:t>"physicalDeliveryOfficeName":"${user.customproperty26}",</w:t>
            </w:r>
          </w:p>
          <w:p w:rsidR="00760556" w:rsidP="005B38AA" w:rsidRDefault="00760556" w14:paraId="08787B4D" w14:textId="77777777">
            <w:pPr>
              <w:ind w:left="360"/>
            </w:pPr>
            <w:r>
              <w:t>"postalCode":"${user.customproperty29}",</w:t>
            </w:r>
          </w:p>
          <w:p w:rsidR="00760556" w:rsidP="005B38AA" w:rsidRDefault="00760556" w14:paraId="111EEDBA" w14:textId="77777777">
            <w:pPr>
              <w:ind w:left="360"/>
            </w:pPr>
            <w:r>
              <w:t>"sAMAccountName":"${user.username}",</w:t>
            </w:r>
          </w:p>
          <w:p w:rsidR="00760556" w:rsidP="005B38AA" w:rsidRDefault="00760556" w14:paraId="6A92A740" w14:textId="77777777">
            <w:pPr>
              <w:ind w:left="360"/>
            </w:pPr>
            <w:r>
              <w:t>"sn":"${user.lastname}",</w:t>
            </w:r>
          </w:p>
          <w:p w:rsidR="00760556" w:rsidP="005B38AA" w:rsidRDefault="00760556" w14:paraId="17272250" w14:textId="77777777">
            <w:pPr>
              <w:ind w:left="360"/>
            </w:pPr>
            <w:r>
              <w:t>"st":"${user.state}",</w:t>
            </w:r>
          </w:p>
          <w:p w:rsidR="00760556" w:rsidP="005B38AA" w:rsidRDefault="00760556" w14:paraId="535C054B" w14:textId="77777777">
            <w:pPr>
              <w:ind w:left="360"/>
            </w:pPr>
            <w:r>
              <w:t>"streetAddress":"${user.street}",</w:t>
            </w:r>
          </w:p>
          <w:p w:rsidR="00760556" w:rsidP="005B38AA" w:rsidRDefault="00760556" w14:paraId="0C43EADC" w14:textId="77777777">
            <w:pPr>
              <w:ind w:left="360"/>
            </w:pPr>
            <w:r>
              <w:t>"telephoneNumber":"${user.phonenumber}",</w:t>
            </w:r>
          </w:p>
          <w:p w:rsidR="00760556" w:rsidP="005B38AA" w:rsidRDefault="00760556" w14:paraId="2495C0E2" w14:textId="77777777">
            <w:pPr>
              <w:ind w:left="360"/>
            </w:pPr>
            <w:r>
              <w:t>"title":"${user.title}",</w:t>
            </w:r>
          </w:p>
          <w:p w:rsidR="00760556" w:rsidP="005B38AA" w:rsidRDefault="00760556" w14:paraId="2015521B" w14:textId="77777777">
            <w:pPr>
              <w:ind w:left="360"/>
            </w:pPr>
            <w:r>
              <w:t>"uid":"${user.customproperty6}",</w:t>
            </w:r>
          </w:p>
          <w:p w:rsidR="00760556" w:rsidP="005B38AA" w:rsidRDefault="00760556" w14:paraId="6CFB8B88" w14:textId="77777777">
            <w:pPr>
              <w:ind w:left="360"/>
            </w:pPr>
            <w:r>
              <w:t>"unicodePwd":"${if(user.customproperty2 !=null){'Wel_2M$'+user.customproperty2}}",</w:t>
            </w:r>
          </w:p>
          <w:p w:rsidR="00760556" w:rsidP="005B38AA" w:rsidRDefault="00760556" w14:paraId="0924C351" w14:textId="77777777">
            <w:pPr>
              <w:ind w:left="360"/>
            </w:pPr>
            <w:r>
              <w:t>"pwdLastSet": "0",</w:t>
            </w:r>
          </w:p>
          <w:p w:rsidR="00760556" w:rsidP="005B38AA" w:rsidRDefault="00760556" w14:paraId="6265A4E9" w14:textId="77777777">
            <w:pPr>
              <w:ind w:left="360"/>
            </w:pPr>
            <w:r>
              <w:t>"objectClass":[ "top","person", "organizationalPerson", "user" ]</w:t>
            </w:r>
          </w:p>
          <w:p w:rsidR="4E42E0AA" w:rsidP="005B38AA" w:rsidRDefault="00760556" w14:paraId="2EEB66CA" w14:textId="7074581B">
            <w:pPr>
              <w:ind w:left="360"/>
            </w:pPr>
            <w:r>
              <w:t>}</w:t>
            </w:r>
          </w:p>
        </w:tc>
      </w:tr>
    </w:tbl>
    <w:p w:rsidRPr="00027774" w:rsidR="560C5944" w:rsidP="00687D6E" w:rsidRDefault="560C5944" w14:paraId="01C87ABF" w14:textId="2DD9F48B">
      <w:pPr>
        <w:pStyle w:val="Heading4"/>
        <w:numPr>
          <w:ilvl w:val="3"/>
          <w:numId w:val="17"/>
        </w:numPr>
        <w:rPr>
          <w:b w:val="0"/>
          <w:bCs w:val="0"/>
        </w:rPr>
      </w:pPr>
      <w:r w:rsidRPr="00027774">
        <w:t>LOA Use Cases</w:t>
      </w:r>
    </w:p>
    <w:p w:rsidR="560C5944" w:rsidP="00687D6E" w:rsidRDefault="560C5944" w14:paraId="67380F3F" w14:textId="2C2A1165">
      <w:pPr>
        <w:pStyle w:val="ListParagraph"/>
        <w:numPr>
          <w:ilvl w:val="0"/>
          <w:numId w:val="37"/>
        </w:numPr>
        <w:spacing w:after="0" w:line="240" w:lineRule="auto"/>
        <w:rPr>
          <w:color w:val="365F91" w:themeColor="accent1" w:themeShade="BF"/>
        </w:rPr>
      </w:pPr>
      <w:r w:rsidRPr="77452460">
        <w:t>When the ‘Detailed status’</w:t>
      </w:r>
      <w:r w:rsidRPr="77452460" w:rsidR="1E981FFF">
        <w:t>(</w:t>
      </w:r>
      <w:r w:rsidRPr="77452460" w:rsidR="1E981FFF">
        <w:rPr>
          <w:rFonts w:ascii="Calibri" w:hAnsi="Calibri" w:eastAsia="Times New Roman" w:cs="Calibri"/>
          <w:color w:val="000000" w:themeColor="text1"/>
          <w:lang w:val="en-IN" w:eastAsia="en-IN"/>
        </w:rPr>
        <w:t>CustomProperty4</w:t>
      </w:r>
      <w:r w:rsidRPr="77452460" w:rsidR="1E981FFF">
        <w:t>)</w:t>
      </w:r>
      <w:r w:rsidRPr="77452460">
        <w:t xml:space="preserve"> flag updates then </w:t>
      </w:r>
      <w:r w:rsidRPr="005B38AA">
        <w:t>we need have</w:t>
      </w:r>
      <w:r w:rsidRPr="77452460">
        <w:t xml:space="preserve"> changes to be performed on account</w:t>
      </w:r>
    </w:p>
    <w:p w:rsidR="4EF88C79" w:rsidP="00687D6E" w:rsidRDefault="4EF88C79" w14:paraId="5B598A9A" w14:textId="09DEB3A0">
      <w:pPr>
        <w:pStyle w:val="ListParagraph"/>
        <w:numPr>
          <w:ilvl w:val="0"/>
          <w:numId w:val="37"/>
        </w:numPr>
        <w:spacing w:after="0" w:line="240" w:lineRule="auto"/>
      </w:pPr>
      <w:r w:rsidRPr="77452460">
        <w:t>‘</w:t>
      </w:r>
      <w:r w:rsidRPr="77452460" w:rsidR="4BB734FE">
        <w:t xml:space="preserve">User </w:t>
      </w:r>
      <w:r w:rsidRPr="77452460" w:rsidR="21DC8A7D">
        <w:t>U</w:t>
      </w:r>
      <w:r w:rsidRPr="77452460" w:rsidR="4BB734FE">
        <w:t>pdate rules</w:t>
      </w:r>
      <w:r w:rsidRPr="77452460" w:rsidR="19791BC1">
        <w:t>’</w:t>
      </w:r>
      <w:r w:rsidRPr="77452460" w:rsidR="4BB734FE">
        <w:t xml:space="preserve"> will be trigger according to the updates in </w:t>
      </w:r>
      <w:r w:rsidRPr="77452460" w:rsidR="4FC1CB02">
        <w:t>‘</w:t>
      </w:r>
      <w:r w:rsidRPr="77452460" w:rsidR="4BB734FE">
        <w:t>Detailed status’</w:t>
      </w:r>
      <w:r w:rsidRPr="77452460" w:rsidR="670FB67B">
        <w:t xml:space="preserve"> </w:t>
      </w:r>
      <w:r w:rsidRPr="77452460" w:rsidR="00766621">
        <w:t>fields</w:t>
      </w:r>
    </w:p>
    <w:p w:rsidR="0E576B49" w:rsidP="00687D6E" w:rsidRDefault="0E576B49" w14:paraId="76733F52" w14:textId="42785685">
      <w:pPr>
        <w:pStyle w:val="ListParagraph"/>
        <w:numPr>
          <w:ilvl w:val="0"/>
          <w:numId w:val="37"/>
        </w:numPr>
        <w:spacing w:after="0" w:line="240" w:lineRule="auto"/>
      </w:pPr>
      <w:r w:rsidRPr="77452460">
        <w:t xml:space="preserve">And it creates tasks accordingly (Disable </w:t>
      </w:r>
      <w:r w:rsidRPr="77452460" w:rsidR="02A6008C">
        <w:t>account and Enable Account</w:t>
      </w:r>
      <w:r w:rsidRPr="77452460">
        <w:t>)</w:t>
      </w:r>
    </w:p>
    <w:p w:rsidR="009E7FE1" w:rsidP="00687D6E" w:rsidRDefault="1814101D" w14:paraId="79E4380A" w14:textId="2FF71F40">
      <w:pPr>
        <w:pStyle w:val="ListParagraph"/>
        <w:numPr>
          <w:ilvl w:val="0"/>
          <w:numId w:val="37"/>
        </w:numPr>
        <w:spacing w:after="0" w:line="240" w:lineRule="auto"/>
      </w:pPr>
      <w:r w:rsidRPr="77452460">
        <w:t>After provisioning job status of the user account will get change.</w:t>
      </w:r>
    </w:p>
    <w:p w:rsidRPr="00C651D3" w:rsidR="00FA5A40" w:rsidP="00FA5A40" w:rsidRDefault="00FA5A40" w14:paraId="367699A4" w14:textId="77777777">
      <w:pPr>
        <w:pStyle w:val="ListParagraph"/>
        <w:spacing w:after="0" w:line="240" w:lineRule="auto"/>
      </w:pPr>
    </w:p>
    <w:p w:rsidR="009E7FE1" w:rsidP="77452460" w:rsidRDefault="009E7FE1" w14:paraId="6F8E9ADF" w14:textId="4CD85A4B">
      <w:pPr>
        <w:spacing w:after="0" w:line="240" w:lineRule="auto"/>
        <w:rPr>
          <w:b/>
          <w:bCs/>
          <w:color w:val="365F91" w:themeColor="accent1" w:themeShade="BF"/>
        </w:rPr>
      </w:pPr>
    </w:p>
    <w:tbl>
      <w:tblPr>
        <w:tblW w:w="5395" w:type="dxa"/>
        <w:tblInd w:w="13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50"/>
        <w:gridCol w:w="1865"/>
        <w:gridCol w:w="1980"/>
      </w:tblGrid>
      <w:tr w:rsidR="00214F22" w:rsidTr="009A5018" w14:paraId="30359F4D" w14:textId="6861A048">
        <w:trPr>
          <w:trHeight w:val="664"/>
        </w:trPr>
        <w:tc>
          <w:tcPr>
            <w:tcW w:w="1550" w:type="dxa"/>
            <w:shd w:val="clear" w:color="auto" w:fill="FF0066"/>
          </w:tcPr>
          <w:p w:rsidRPr="003A5A84" w:rsidR="00214F22" w:rsidP="009E7FE1" w:rsidRDefault="00214F22" w14:paraId="5A37A567" w14:textId="447D082F">
            <w:pPr>
              <w:jc w:val="center"/>
              <w:rPr>
                <w:color w:val="FFFFFF" w:themeColor="background1"/>
              </w:rPr>
            </w:pPr>
            <w:bookmarkStart w:name="_Hlk33112090" w:id="46"/>
            <w:r>
              <w:rPr>
                <w:color w:val="FFFFFF" w:themeColor="background1"/>
              </w:rPr>
              <w:lastRenderedPageBreak/>
              <w:t>View Status</w:t>
            </w:r>
          </w:p>
        </w:tc>
        <w:tc>
          <w:tcPr>
            <w:tcW w:w="1865" w:type="dxa"/>
            <w:shd w:val="clear" w:color="auto" w:fill="FF0066"/>
          </w:tcPr>
          <w:p w:rsidRPr="003A5A84" w:rsidR="00214F22" w:rsidP="009E7FE1" w:rsidRDefault="00120727" w14:paraId="23D151A3" w14:textId="5423046F">
            <w:pPr>
              <w:tabs>
                <w:tab w:val="center" w:pos="2215"/>
              </w:tabs>
              <w:jc w:val="center"/>
              <w:rPr>
                <w:color w:val="FFFFFF" w:themeColor="background1"/>
              </w:rPr>
            </w:pPr>
            <w:r>
              <w:rPr>
                <w:color w:val="FFFFFF" w:themeColor="background1"/>
              </w:rPr>
              <w:t>Saviynt</w:t>
            </w:r>
            <w:r w:rsidR="00214F22">
              <w:rPr>
                <w:color w:val="FFFFFF" w:themeColor="background1"/>
              </w:rPr>
              <w:t xml:space="preserve"> Status</w:t>
            </w:r>
          </w:p>
        </w:tc>
        <w:tc>
          <w:tcPr>
            <w:tcW w:w="1980" w:type="dxa"/>
            <w:shd w:val="clear" w:color="auto" w:fill="FF0066"/>
          </w:tcPr>
          <w:p w:rsidRPr="003A5A84" w:rsidR="00214F22" w:rsidP="009E7FE1" w:rsidRDefault="00214F22" w14:paraId="044EE9EA" w14:textId="7089135F">
            <w:pPr>
              <w:tabs>
                <w:tab w:val="center" w:pos="2215"/>
              </w:tabs>
              <w:jc w:val="center"/>
              <w:rPr>
                <w:color w:val="FFFFFF" w:themeColor="background1"/>
              </w:rPr>
            </w:pPr>
            <w:r>
              <w:rPr>
                <w:color w:val="FFFFFF" w:themeColor="background1"/>
              </w:rPr>
              <w:t>AD</w:t>
            </w:r>
          </w:p>
        </w:tc>
      </w:tr>
      <w:tr w:rsidR="00214F22" w:rsidTr="009A5018" w14:paraId="39DBE7B5" w14:textId="62705DDE">
        <w:trPr>
          <w:trHeight w:val="410"/>
        </w:trPr>
        <w:tc>
          <w:tcPr>
            <w:tcW w:w="1550" w:type="dxa"/>
            <w:vAlign w:val="bottom"/>
          </w:tcPr>
          <w:p w:rsidR="00214F22" w:rsidP="005B38AA" w:rsidRDefault="00214F22" w14:paraId="142D1296" w14:textId="2D77E9A3">
            <w:r>
              <w:t>Active</w:t>
            </w:r>
          </w:p>
        </w:tc>
        <w:tc>
          <w:tcPr>
            <w:tcW w:w="1865" w:type="dxa"/>
            <w:vAlign w:val="bottom"/>
          </w:tcPr>
          <w:p w:rsidR="00214F22" w:rsidP="005B38AA" w:rsidRDefault="00214F22" w14:paraId="202EAE28" w14:textId="73D1F97A">
            <w:r>
              <w:t>Active</w:t>
            </w:r>
          </w:p>
        </w:tc>
        <w:tc>
          <w:tcPr>
            <w:tcW w:w="1980" w:type="dxa"/>
            <w:vAlign w:val="bottom"/>
          </w:tcPr>
          <w:p w:rsidR="00214F22" w:rsidP="005B38AA" w:rsidRDefault="00214F22" w14:paraId="0BCDFFC5" w14:textId="5D2033E2">
            <w:r>
              <w:t>Active</w:t>
            </w:r>
          </w:p>
        </w:tc>
      </w:tr>
      <w:tr w:rsidR="00214F22" w:rsidTr="009A5018" w14:paraId="092F12D5" w14:textId="78D9CE2D">
        <w:trPr>
          <w:trHeight w:val="410"/>
        </w:trPr>
        <w:tc>
          <w:tcPr>
            <w:tcW w:w="1550" w:type="dxa"/>
            <w:vAlign w:val="bottom"/>
          </w:tcPr>
          <w:p w:rsidR="00214F22" w:rsidP="005B38AA" w:rsidRDefault="00214F22" w14:paraId="4454E6EA" w14:textId="4D544B4E">
            <w:r>
              <w:t>LOA Active</w:t>
            </w:r>
          </w:p>
        </w:tc>
        <w:tc>
          <w:tcPr>
            <w:tcW w:w="1865" w:type="dxa"/>
            <w:vAlign w:val="bottom"/>
          </w:tcPr>
          <w:p w:rsidR="00214F22" w:rsidP="005B38AA" w:rsidRDefault="00214F22" w14:paraId="082B88E3" w14:textId="750D21DC">
            <w:r>
              <w:t>Active</w:t>
            </w:r>
          </w:p>
        </w:tc>
        <w:tc>
          <w:tcPr>
            <w:tcW w:w="1980" w:type="dxa"/>
            <w:vAlign w:val="bottom"/>
          </w:tcPr>
          <w:p w:rsidRPr="00FE5E0A" w:rsidR="00214F22" w:rsidP="005B38AA" w:rsidRDefault="00214F22" w14:paraId="56C79B98" w14:textId="5812B0AD">
            <w:r>
              <w:t>Active</w:t>
            </w:r>
          </w:p>
        </w:tc>
      </w:tr>
      <w:tr w:rsidR="00214F22" w:rsidTr="009A5018" w14:paraId="33854FF9" w14:textId="42A8EAD0">
        <w:trPr>
          <w:trHeight w:val="420"/>
        </w:trPr>
        <w:tc>
          <w:tcPr>
            <w:tcW w:w="1550" w:type="dxa"/>
            <w:vAlign w:val="bottom"/>
          </w:tcPr>
          <w:p w:rsidR="00214F22" w:rsidP="005B38AA" w:rsidRDefault="00214F22" w14:paraId="6DF228DA" w14:textId="0948F3B5">
            <w:r>
              <w:t>LOA Inactive</w:t>
            </w:r>
          </w:p>
        </w:tc>
        <w:tc>
          <w:tcPr>
            <w:tcW w:w="1865" w:type="dxa"/>
            <w:vAlign w:val="bottom"/>
          </w:tcPr>
          <w:p w:rsidR="00214F22" w:rsidP="005B38AA" w:rsidRDefault="00214F22" w14:paraId="7E162B3A" w14:textId="5ECDA74D">
            <w:r>
              <w:t>Active</w:t>
            </w:r>
          </w:p>
        </w:tc>
        <w:tc>
          <w:tcPr>
            <w:tcW w:w="1980" w:type="dxa"/>
          </w:tcPr>
          <w:p w:rsidR="00214F22" w:rsidP="005B38AA" w:rsidRDefault="00214F22" w14:paraId="65450A2C" w14:textId="2C1F0C1D">
            <w:r>
              <w:t>Inactive</w:t>
            </w:r>
          </w:p>
        </w:tc>
      </w:tr>
      <w:tr w:rsidR="00214F22" w:rsidTr="009A5018" w14:paraId="5145A60C" w14:textId="24A4274F">
        <w:trPr>
          <w:trHeight w:val="410"/>
        </w:trPr>
        <w:tc>
          <w:tcPr>
            <w:tcW w:w="1550" w:type="dxa"/>
            <w:vAlign w:val="bottom"/>
          </w:tcPr>
          <w:p w:rsidR="00214F22" w:rsidP="005B38AA" w:rsidRDefault="00214F22" w14:paraId="1C59DFB2" w14:textId="58BAA268">
            <w:r>
              <w:t>Inactive</w:t>
            </w:r>
          </w:p>
        </w:tc>
        <w:tc>
          <w:tcPr>
            <w:tcW w:w="1865" w:type="dxa"/>
          </w:tcPr>
          <w:p w:rsidR="00214F22" w:rsidP="005B38AA" w:rsidRDefault="00214F22" w14:paraId="3EE77A25" w14:textId="66CE11DC">
            <w:r>
              <w:t>Inactive</w:t>
            </w:r>
          </w:p>
        </w:tc>
        <w:tc>
          <w:tcPr>
            <w:tcW w:w="1980" w:type="dxa"/>
          </w:tcPr>
          <w:p w:rsidRPr="6E986E48" w:rsidR="00214F22" w:rsidP="005B38AA" w:rsidRDefault="00214F22" w14:paraId="4884B5B3" w14:textId="003F7EDB">
            <w:pPr>
              <w:rPr>
                <w:rFonts w:ascii="Calibri" w:hAnsi="Calibri" w:eastAsia="Calibri" w:cs="Calibri"/>
                <w:color w:val="000000" w:themeColor="text1"/>
              </w:rPr>
            </w:pPr>
            <w:r>
              <w:t>Inactive</w:t>
            </w:r>
          </w:p>
        </w:tc>
      </w:tr>
      <w:bookmarkEnd w:id="46"/>
    </w:tbl>
    <w:p w:rsidR="009E7FE1" w:rsidP="77452460" w:rsidRDefault="009E7FE1" w14:paraId="230CBDB3" w14:textId="77777777">
      <w:pPr>
        <w:spacing w:after="0" w:line="240" w:lineRule="auto"/>
        <w:rPr>
          <w:b/>
          <w:bCs/>
          <w:color w:val="365F91" w:themeColor="accent1" w:themeShade="BF"/>
        </w:rPr>
      </w:pPr>
    </w:p>
    <w:p w:rsidR="0071180B" w:rsidP="00EE22BA" w:rsidRDefault="4E42E0AA" w14:paraId="37F8C7C8" w14:textId="371AE19B">
      <w:pPr>
        <w:pStyle w:val="Heading3"/>
      </w:pPr>
      <w:bookmarkStart w:name="_Toc33292561" w:id="47"/>
      <w:r>
        <w:t>Account Access provisioning</w:t>
      </w:r>
      <w:bookmarkEnd w:id="47"/>
    </w:p>
    <w:p w:rsidR="00D02639" w:rsidP="00687D6E" w:rsidRDefault="4E42E0AA" w14:paraId="3FDD8F11" w14:textId="1F0B9FB5">
      <w:pPr>
        <w:pStyle w:val="Heading4"/>
        <w:numPr>
          <w:ilvl w:val="3"/>
          <w:numId w:val="17"/>
        </w:numPr>
      </w:pPr>
      <w:r>
        <w:t>AD group management</w:t>
      </w:r>
    </w:p>
    <w:p w:rsidR="4E42E0AA" w:rsidP="00DA37E7" w:rsidRDefault="4E42E0AA" w14:paraId="0F9E0F7C" w14:textId="05A6470F">
      <w:pPr>
        <w:pStyle w:val="ListParagraph"/>
        <w:numPr>
          <w:ilvl w:val="0"/>
          <w:numId w:val="12"/>
        </w:numPr>
        <w:spacing w:after="0"/>
        <w:rPr>
          <w:b/>
          <w:bCs/>
          <w:color w:val="000000" w:themeColor="text1"/>
        </w:rPr>
      </w:pPr>
      <w:r w:rsidRPr="4E42E0AA">
        <w:t>User should not able to submit active directory group/access request within SSM</w:t>
      </w:r>
    </w:p>
    <w:p w:rsidR="4E42E0AA" w:rsidP="00DA37E7" w:rsidRDefault="4E42E0AA" w14:paraId="3669BF18" w14:textId="1F90A0C5">
      <w:pPr>
        <w:pStyle w:val="ListParagraph"/>
        <w:numPr>
          <w:ilvl w:val="0"/>
          <w:numId w:val="12"/>
        </w:numPr>
        <w:spacing w:after="0"/>
        <w:rPr>
          <w:b/>
          <w:bCs/>
          <w:color w:val="000000" w:themeColor="text1"/>
        </w:rPr>
      </w:pPr>
      <w:r w:rsidRPr="4E42E0AA">
        <w:t>All group/access added through different roles</w:t>
      </w:r>
    </w:p>
    <w:p w:rsidR="4E42E0AA" w:rsidP="00DA37E7" w:rsidRDefault="4E42E0AA" w14:paraId="1BAA5012" w14:textId="3F264E13">
      <w:pPr>
        <w:pStyle w:val="ListParagraph"/>
        <w:numPr>
          <w:ilvl w:val="0"/>
          <w:numId w:val="12"/>
        </w:numPr>
        <w:spacing w:after="0"/>
        <w:rPr>
          <w:b/>
          <w:bCs/>
          <w:color w:val="000000" w:themeColor="text1"/>
        </w:rPr>
      </w:pPr>
      <w:r w:rsidRPr="4E42E0AA">
        <w:t>To Pull all groups from AD to SSM, we need to trigger a job - Application Data Import (Single Threaded)</w:t>
      </w:r>
    </w:p>
    <w:p w:rsidR="64A70FAE" w:rsidP="4E42E0AA" w:rsidRDefault="64A70FAE" w14:paraId="58523DE9" w14:textId="1A618439">
      <w:pPr>
        <w:ind w:left="720"/>
      </w:pPr>
      <w:r w:rsidR="64A70FAE">
        <w:drawing>
          <wp:inline wp14:editId="56DE99C1" wp14:anchorId="47932DCB">
            <wp:extent cx="4572000" cy="1238250"/>
            <wp:effectExtent l="0" t="0" r="0" b="0"/>
            <wp:docPr id="2045101794" name="Picture 1309045619" title=""/>
            <wp:cNvGraphicFramePr>
              <a:graphicFrameLocks noChangeAspect="1"/>
            </wp:cNvGraphicFramePr>
            <a:graphic>
              <a:graphicData uri="http://schemas.openxmlformats.org/drawingml/2006/picture">
                <pic:pic>
                  <pic:nvPicPr>
                    <pic:cNvPr id="0" name="Picture 1309045619"/>
                    <pic:cNvPicPr/>
                  </pic:nvPicPr>
                  <pic:blipFill>
                    <a:blip r:embed="R5ba7b8b974c749b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38250"/>
                    </a:xfrm>
                    <a:prstGeom prst="rect">
                      <a:avLst/>
                    </a:prstGeom>
                  </pic:spPr>
                </pic:pic>
              </a:graphicData>
            </a:graphic>
          </wp:inline>
        </w:drawing>
      </w:r>
    </w:p>
    <w:p w:rsidR="4E42E0AA" w:rsidP="00D43056" w:rsidRDefault="4E42E0AA" w14:paraId="7007E2A0" w14:textId="7A5E35F0">
      <w:pPr>
        <w:pStyle w:val="ListParagraph"/>
        <w:numPr>
          <w:ilvl w:val="0"/>
          <w:numId w:val="10"/>
        </w:numPr>
      </w:pPr>
      <w:r>
        <w:t>Need to provide job parameter like System, Connection Name, Job Type, Import Type</w:t>
      </w:r>
    </w:p>
    <w:p w:rsidR="64A70FAE" w:rsidP="4E42E0AA" w:rsidRDefault="64A70FAE" w14:paraId="79C8D8B6" w14:textId="0AC30BA9">
      <w:pPr>
        <w:ind w:left="720"/>
      </w:pPr>
      <w:r w:rsidR="64A70FAE">
        <w:drawing>
          <wp:inline wp14:editId="2171E2B4" wp14:anchorId="4E779542">
            <wp:extent cx="4572000" cy="2257425"/>
            <wp:effectExtent l="0" t="0" r="0" b="0"/>
            <wp:docPr id="1381619272" name="Picture 696900741" title=""/>
            <wp:cNvGraphicFramePr>
              <a:graphicFrameLocks noChangeAspect="1"/>
            </wp:cNvGraphicFramePr>
            <a:graphic>
              <a:graphicData uri="http://schemas.openxmlformats.org/drawingml/2006/picture">
                <pic:pic>
                  <pic:nvPicPr>
                    <pic:cNvPr id="0" name="Picture 696900741"/>
                    <pic:cNvPicPr/>
                  </pic:nvPicPr>
                  <pic:blipFill>
                    <a:blip r:embed="Rd8224c40260143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57425"/>
                    </a:xfrm>
                    <a:prstGeom prst="rect">
                      <a:avLst/>
                    </a:prstGeom>
                  </pic:spPr>
                </pic:pic>
              </a:graphicData>
            </a:graphic>
          </wp:inline>
        </w:drawing>
      </w:r>
    </w:p>
    <w:p w:rsidR="64A70FAE" w:rsidP="00DA37E7" w:rsidRDefault="4E42E0AA" w14:paraId="2ED5B664" w14:textId="70BAD2F6">
      <w:pPr>
        <w:pStyle w:val="ListParagraph"/>
        <w:numPr>
          <w:ilvl w:val="0"/>
          <w:numId w:val="11"/>
        </w:numPr>
      </w:pPr>
      <w:r>
        <w:lastRenderedPageBreak/>
        <w:t>Group Import Mapping JSON</w:t>
      </w:r>
    </w:p>
    <w:tbl>
      <w:tblPr>
        <w:tblW w:w="0" w:type="auto"/>
        <w:tblInd w:w="720" w:type="dxa"/>
        <w:tblLook w:val="06A0" w:firstRow="1" w:lastRow="0" w:firstColumn="1" w:lastColumn="0" w:noHBand="1" w:noVBand="1"/>
      </w:tblPr>
      <w:tblGrid>
        <w:gridCol w:w="8640"/>
      </w:tblGrid>
      <w:tr w:rsidR="4E42E0AA" w:rsidTr="4E42E0AA" w14:paraId="280DFA23" w14:textId="77777777">
        <w:tc>
          <w:tcPr>
            <w:tcW w:w="9470" w:type="dxa"/>
          </w:tcPr>
          <w:p w:rsidR="4E42E0AA" w:rsidP="005B38AA" w:rsidRDefault="4E42E0AA" w14:paraId="7C3FE5FB" w14:textId="567E4EEE">
            <w:r>
              <w:t xml:space="preserve">{ </w:t>
            </w:r>
          </w:p>
          <w:p w:rsidR="4E42E0AA" w:rsidP="005B38AA" w:rsidRDefault="4E42E0AA" w14:paraId="0BC971F8" w14:textId="66DE2E4E">
            <w:r>
              <w:t xml:space="preserve">"importGroupHierarchy": "true", </w:t>
            </w:r>
          </w:p>
          <w:p w:rsidR="4E42E0AA" w:rsidP="005B38AA" w:rsidRDefault="4E42E0AA" w14:paraId="6527C894" w14:textId="56052B8F">
            <w:r>
              <w:t xml:space="preserve">"entitlementTypeName": "Group", </w:t>
            </w:r>
          </w:p>
          <w:p w:rsidR="4E42E0AA" w:rsidP="005B38AA" w:rsidRDefault="4E42E0AA" w14:paraId="0FC32C0D" w14:textId="71FB6E74">
            <w:r>
              <w:t xml:space="preserve">"performGroupAccountLinking": "true", </w:t>
            </w:r>
          </w:p>
          <w:p w:rsidR="4E42E0AA" w:rsidP="005B38AA" w:rsidRDefault="4E42E0AA" w14:paraId="6C40204C" w14:textId="6456C8CC">
            <w:r>
              <w:t xml:space="preserve">"incrementalTimeField": "whenChanged", </w:t>
            </w:r>
          </w:p>
          <w:p w:rsidR="4E42E0AA" w:rsidP="005B38AA" w:rsidRDefault="4E42E0AA" w14:paraId="2BC90DDB" w14:textId="3AC86FBD">
            <w:r>
              <w:t xml:space="preserve">"groupObjectClass": "(objectclass=group)", </w:t>
            </w:r>
          </w:p>
          <w:p w:rsidR="4E42E0AA" w:rsidP="005B38AA" w:rsidRDefault="4E42E0AA" w14:paraId="25281A89" w14:textId="20DD1FE9">
            <w:r>
              <w:t xml:space="preserve">"mapping": "memberHash:member_char,customProperty1:sAMAccountType_char,customProperty2:instanceType_char,customProperty3:uSNCreated_char,customProperty4:groupType_char,customProperty5:dSCorePropagationData_char,customProperty12:dn_char,customProperty13:cn_char,lastscandate:whenCreated_date,customProperty15:managedBy_char,entitlement_glossary:description_char,description:description_char,displayname:name_char,customProperty9:name_char,customProperty10:objectCategory_char,customProperty11:sAMAccountName_char,entitlement_value:distinguishedName_char,entitlementid:distinguishedName_char,customProperty14:objectClass_char,updatedate:whenChanged_date,customProperty17:distinguishedName_char,RECONCILATION_FIELD:customProperty17,customProperty18:objectGUID_Binary", </w:t>
            </w:r>
          </w:p>
          <w:p w:rsidR="4E42E0AA" w:rsidP="005B38AA" w:rsidRDefault="4E42E0AA" w14:paraId="107072C7" w14:textId="56497A5A">
            <w:r>
              <w:t xml:space="preserve">"activeGroupPossibleValues": [ </w:t>
            </w:r>
          </w:p>
          <w:p w:rsidR="4E42E0AA" w:rsidP="005B38AA" w:rsidRDefault="4E42E0AA" w14:paraId="54B8EA83" w14:textId="44DC4075">
            <w:r>
              <w:t xml:space="preserve">"active", </w:t>
            </w:r>
          </w:p>
          <w:p w:rsidR="4E42E0AA" w:rsidP="005B38AA" w:rsidRDefault="4E42E0AA" w14:paraId="231DDC38" w14:textId="4A148357">
            <w:r>
              <w:t xml:space="preserve">"a", </w:t>
            </w:r>
          </w:p>
          <w:p w:rsidR="4E42E0AA" w:rsidP="005B38AA" w:rsidRDefault="4E42E0AA" w14:paraId="7E4F168E" w14:textId="68D9A507">
            <w:r>
              <w:t xml:space="preserve">"l", </w:t>
            </w:r>
          </w:p>
          <w:p w:rsidR="4E42E0AA" w:rsidP="005B38AA" w:rsidRDefault="4E42E0AA" w14:paraId="379E307C" w14:textId="7A0F1BFE">
            <w:r>
              <w:t xml:space="preserve">"TRUE" </w:t>
            </w:r>
          </w:p>
          <w:p w:rsidR="4E42E0AA" w:rsidP="005B38AA" w:rsidRDefault="4E42E0AA" w14:paraId="469ECA07" w14:textId="36F91029">
            <w:r>
              <w:t xml:space="preserve">] </w:t>
            </w:r>
          </w:p>
          <w:p w:rsidR="4E42E0AA" w:rsidP="005B38AA" w:rsidRDefault="4E42E0AA" w14:paraId="5EE5310D" w14:textId="60C81804">
            <w:r>
              <w:t>}</w:t>
            </w:r>
          </w:p>
        </w:tc>
      </w:tr>
    </w:tbl>
    <w:p w:rsidR="64A70FAE" w:rsidP="4E42E0AA" w:rsidRDefault="64A70FAE" w14:paraId="4F619865" w14:textId="4A1C06A0"/>
    <w:p w:rsidR="4E42E0AA" w:rsidP="00687D6E" w:rsidRDefault="4E42E0AA" w14:paraId="08465BF2" w14:textId="5F76F882">
      <w:pPr>
        <w:pStyle w:val="Heading4"/>
        <w:numPr>
          <w:ilvl w:val="3"/>
          <w:numId w:val="17"/>
        </w:numPr>
      </w:pPr>
      <w:r>
        <w:lastRenderedPageBreak/>
        <w:t>Approval workflow</w:t>
      </w:r>
    </w:p>
    <w:p w:rsidR="64A70FAE" w:rsidP="00DA37E7" w:rsidRDefault="4E42E0AA" w14:paraId="45389340" w14:textId="6F108A28">
      <w:pPr>
        <w:pStyle w:val="ListParagraph"/>
        <w:numPr>
          <w:ilvl w:val="0"/>
          <w:numId w:val="10"/>
        </w:numPr>
      </w:pPr>
      <w:r>
        <w:t>When the user requested for any role then as per role approval workflow</w:t>
      </w:r>
      <w:r w:rsidR="646D2E96">
        <w:t xml:space="preserve"> request will submit to role owner</w:t>
      </w:r>
    </w:p>
    <w:p w:rsidR="64A70FAE" w:rsidP="00DA37E7" w:rsidRDefault="4E42E0AA" w14:paraId="5CF2584A" w14:textId="7B9D885D">
      <w:pPr>
        <w:pStyle w:val="ListParagraph"/>
        <w:numPr>
          <w:ilvl w:val="0"/>
          <w:numId w:val="10"/>
        </w:numPr>
      </w:pPr>
      <w:r w:rsidRPr="4E42E0AA">
        <w:t xml:space="preserve">Once the role owner approves the request ‘Add Access’ task will create in </w:t>
      </w:r>
      <w:r w:rsidR="00120727">
        <w:t>Saviynt</w:t>
      </w:r>
    </w:p>
    <w:p w:rsidR="64A70FAE" w:rsidP="00DA37E7" w:rsidRDefault="576FC3CD" w14:paraId="36FDC0F5" w14:textId="3B7693D4">
      <w:pPr>
        <w:pStyle w:val="ListParagraph"/>
        <w:numPr>
          <w:ilvl w:val="0"/>
          <w:numId w:val="10"/>
        </w:numPr>
      </w:pPr>
      <w:r>
        <w:t>After provisioning job, role will add to the user along with different role access</w:t>
      </w:r>
    </w:p>
    <w:p w:rsidR="4E42E0AA" w:rsidP="005B38AA" w:rsidRDefault="576FC3CD" w14:paraId="34B0E6E2" w14:textId="0879061A">
      <w:pPr>
        <w:pStyle w:val="ListParagraph"/>
        <w:numPr>
          <w:ilvl w:val="0"/>
          <w:numId w:val="10"/>
        </w:numPr>
      </w:pPr>
      <w:r>
        <w:t>Role Owner Approval Workflow:</w:t>
      </w:r>
    </w:p>
    <w:p w:rsidR="00987958" w:rsidP="008A669E" w:rsidRDefault="00987958" w14:paraId="25EBD0BD" w14:textId="3B485F45">
      <w:pPr>
        <w:ind w:left="2160"/>
      </w:pPr>
      <w:r w:rsidR="00987958">
        <w:drawing>
          <wp:inline wp14:editId="66F4A2A2" wp14:anchorId="627BA751">
            <wp:extent cx="3151005" cy="2698593"/>
            <wp:effectExtent l="0" t="0" r="0" b="6985"/>
            <wp:docPr id="15" name="Picture 15" title=""/>
            <wp:cNvGraphicFramePr>
              <a:graphicFrameLocks noChangeAspect="1"/>
            </wp:cNvGraphicFramePr>
            <a:graphic>
              <a:graphicData uri="http://schemas.openxmlformats.org/drawingml/2006/picture">
                <pic:pic>
                  <pic:nvPicPr>
                    <pic:cNvPr id="0" name="Picture 15"/>
                    <pic:cNvPicPr/>
                  </pic:nvPicPr>
                  <pic:blipFill>
                    <a:blip r:embed="R26d709ba7c5a47cc">
                      <a:extLst>
                        <a:ext xmlns:a="http://schemas.openxmlformats.org/drawingml/2006/main" uri="{28A0092B-C50C-407E-A947-70E740481C1C}">
                          <a14:useLocalDpi val="0"/>
                        </a:ext>
                      </a:extLst>
                    </a:blip>
                    <a:stretch>
                      <a:fillRect/>
                    </a:stretch>
                  </pic:blipFill>
                  <pic:spPr>
                    <a:xfrm rot="0" flipH="0" flipV="0">
                      <a:off x="0" y="0"/>
                      <a:ext cx="3151005" cy="2698593"/>
                    </a:xfrm>
                    <a:prstGeom prst="rect">
                      <a:avLst/>
                    </a:prstGeom>
                  </pic:spPr>
                </pic:pic>
              </a:graphicData>
            </a:graphic>
          </wp:inline>
        </w:drawing>
      </w:r>
    </w:p>
    <w:p w:rsidR="006B4673" w:rsidP="00EE22BA" w:rsidRDefault="4E42E0AA" w14:paraId="171F63B6" w14:textId="31D0888D">
      <w:pPr>
        <w:pStyle w:val="Heading3"/>
      </w:pPr>
      <w:bookmarkStart w:name="_Toc33292562" w:id="48"/>
      <w:r>
        <w:t>Account Termination</w:t>
      </w:r>
      <w:bookmarkEnd w:id="48"/>
    </w:p>
    <w:p w:rsidR="044744C6" w:rsidP="00687D6E" w:rsidRDefault="4E42E0AA" w14:paraId="6DB7E7B4" w14:textId="47D8134B">
      <w:pPr>
        <w:pStyle w:val="ListParagraph"/>
        <w:numPr>
          <w:ilvl w:val="0"/>
          <w:numId w:val="21"/>
        </w:numPr>
        <w:spacing w:after="0"/>
      </w:pPr>
      <w:r w:rsidRPr="4E42E0AA">
        <w:t xml:space="preserve">Created ‘user update rule’ to disable the user account in </w:t>
      </w:r>
      <w:r w:rsidR="00120727">
        <w:t>Saviynt</w:t>
      </w:r>
    </w:p>
    <w:p w:rsidR="044744C6" w:rsidP="00687D6E" w:rsidRDefault="4E42E0AA" w14:paraId="07C0258F" w14:textId="03BB3DCD">
      <w:pPr>
        <w:pStyle w:val="ListParagraph"/>
        <w:numPr>
          <w:ilvl w:val="0"/>
          <w:numId w:val="21"/>
        </w:numPr>
        <w:spacing w:after="0"/>
      </w:pPr>
      <w:r w:rsidRPr="4E42E0AA">
        <w:t>We have added below condition like:</w:t>
      </w:r>
    </w:p>
    <w:p w:rsidR="044744C6" w:rsidP="00687D6E" w:rsidRDefault="4E42E0AA" w14:paraId="56C34A82" w14:textId="325E7B2B">
      <w:pPr>
        <w:pStyle w:val="ListParagraph"/>
        <w:numPr>
          <w:ilvl w:val="0"/>
          <w:numId w:val="21"/>
        </w:numPr>
        <w:spacing w:after="0"/>
      </w:pPr>
      <w:r w:rsidRPr="4E42E0AA">
        <w:t>When Users.Status =0 AND Users.Status is Updated</w:t>
      </w:r>
    </w:p>
    <w:p w:rsidR="4E42E0AA" w:rsidP="00687D6E" w:rsidRDefault="4E42E0AA" w14:paraId="2E88DA1B" w14:textId="101CEC4C">
      <w:pPr>
        <w:pStyle w:val="ListParagraph"/>
        <w:numPr>
          <w:ilvl w:val="0"/>
          <w:numId w:val="21"/>
        </w:numPr>
        <w:spacing w:after="0"/>
      </w:pPr>
      <w:r w:rsidRPr="4E42E0AA">
        <w:t>Then Trigger ‘Disable User Account task’</w:t>
      </w:r>
    </w:p>
    <w:p w:rsidR="044744C6" w:rsidP="00687D6E" w:rsidRDefault="4E42E0AA" w14:paraId="674263D3" w14:textId="7E578646">
      <w:pPr>
        <w:pStyle w:val="ListParagraph"/>
        <w:numPr>
          <w:ilvl w:val="0"/>
          <w:numId w:val="21"/>
        </w:numPr>
        <w:spacing w:after="0"/>
      </w:pPr>
      <w:r w:rsidRPr="4E42E0AA">
        <w:t>On user Disable this rule will execute which will create the Disable account task for account</w:t>
      </w:r>
    </w:p>
    <w:p w:rsidR="044744C6" w:rsidP="00687D6E" w:rsidRDefault="4E42E0AA" w14:paraId="78EF8BB1" w14:textId="3BDBAC60">
      <w:pPr>
        <w:pStyle w:val="ListParagraph"/>
        <w:numPr>
          <w:ilvl w:val="0"/>
          <w:numId w:val="21"/>
        </w:numPr>
        <w:spacing w:after="0"/>
      </w:pPr>
      <w:r w:rsidRPr="4E42E0AA">
        <w:t>After provisioning job, it will Disable the account in AD i.e UserAccountControl Status =514</w:t>
      </w:r>
    </w:p>
    <w:p w:rsidR="068A1786" w:rsidP="00687D6E" w:rsidRDefault="4E42E0AA" w14:paraId="56E179F1" w14:textId="76B6EB5F">
      <w:pPr>
        <w:pStyle w:val="ListParagraph"/>
        <w:numPr>
          <w:ilvl w:val="0"/>
          <w:numId w:val="21"/>
        </w:numPr>
        <w:spacing w:after="0"/>
      </w:pPr>
      <w:r w:rsidRPr="4E42E0AA">
        <w:t>Disable account JSON:</w:t>
      </w:r>
    </w:p>
    <w:tbl>
      <w:tblPr>
        <w:tblW w:w="0" w:type="auto"/>
        <w:tblInd w:w="2160" w:type="dxa"/>
        <w:tblLook w:val="06A0" w:firstRow="1" w:lastRow="0" w:firstColumn="1" w:lastColumn="0" w:noHBand="1" w:noVBand="1"/>
      </w:tblPr>
      <w:tblGrid>
        <w:gridCol w:w="4665"/>
      </w:tblGrid>
      <w:tr w:rsidR="4E42E0AA" w:rsidTr="4E42E0AA" w14:paraId="3DA8E248" w14:textId="77777777">
        <w:tc>
          <w:tcPr>
            <w:tcW w:w="4665" w:type="dxa"/>
          </w:tcPr>
          <w:p w:rsidR="4E42E0AA" w:rsidP="005B38AA" w:rsidRDefault="4E42E0AA" w14:paraId="2376650A" w14:textId="3FED4A05">
            <w:r w:rsidRPr="4E42E0AA">
              <w:t>{</w:t>
            </w:r>
          </w:p>
          <w:p w:rsidR="4E42E0AA" w:rsidP="005B38AA" w:rsidRDefault="4E42E0AA" w14:paraId="19E0E81D" w14:textId="3FED4A05">
            <w:r w:rsidRPr="4E42E0AA">
              <w:t>"moveUsertoOU": "OU=Disabled Users,DC=mtestnet,DC=com",</w:t>
            </w:r>
          </w:p>
          <w:p w:rsidR="4E42E0AA" w:rsidP="005B38AA" w:rsidRDefault="4E42E0AA" w14:paraId="446D4E65" w14:textId="3FED4A05">
            <w:r w:rsidRPr="4E42E0AA">
              <w:t>"deleteAllGroups": "No",</w:t>
            </w:r>
          </w:p>
          <w:p w:rsidR="4E42E0AA" w:rsidP="005B38AA" w:rsidRDefault="4E42E0AA" w14:paraId="38D417DF" w14:textId="3FED4A05">
            <w:r w:rsidRPr="4E42E0AA">
              <w:t>"userAccountControl": "514"</w:t>
            </w:r>
          </w:p>
          <w:p w:rsidR="4E42E0AA" w:rsidP="005B38AA" w:rsidRDefault="4E42E0AA" w14:paraId="1C152929" w14:textId="767AF9EC">
            <w:pPr>
              <w:pStyle w:val="ListParagraph"/>
              <w:ind w:left="0"/>
            </w:pPr>
            <w:r w:rsidRPr="4E42E0AA">
              <w:lastRenderedPageBreak/>
              <w:t>}</w:t>
            </w:r>
          </w:p>
        </w:tc>
      </w:tr>
    </w:tbl>
    <w:p w:rsidR="4E42E0AA" w:rsidP="4E42E0AA" w:rsidRDefault="4E42E0AA" w14:paraId="61E24299" w14:textId="6D9145CF">
      <w:pPr>
        <w:ind w:left="360"/>
      </w:pPr>
    </w:p>
    <w:p w:rsidR="068A1786" w:rsidP="00687D6E" w:rsidRDefault="4E42E0AA" w14:paraId="320DCABD" w14:textId="5145F3D1">
      <w:pPr>
        <w:pStyle w:val="ListParagraph"/>
        <w:numPr>
          <w:ilvl w:val="0"/>
          <w:numId w:val="13"/>
        </w:numPr>
      </w:pPr>
      <w:r w:rsidRPr="4E42E0AA">
        <w:t>Once the user account terminated, user’s active directory account will be moving into disabled users OU.</w:t>
      </w:r>
    </w:p>
    <w:p w:rsidR="068A1786" w:rsidP="005B38AA" w:rsidRDefault="4E42E0AA" w14:paraId="184F8CFE" w14:textId="7EF0F5AD">
      <w:pPr>
        <w:ind w:left="720"/>
      </w:pPr>
      <w:r w:rsidRPr="4E42E0AA">
        <w:t>OU=Disabled Users,DC=mtestnet,DC=com</w:t>
      </w:r>
    </w:p>
    <w:p w:rsidRPr="005B38AA" w:rsidR="009147D1" w:rsidP="009147D1" w:rsidRDefault="4E42E0AA" w14:paraId="6BDFAE4B" w14:textId="3B559A38">
      <w:pPr>
        <w:pStyle w:val="Heading3"/>
      </w:pPr>
      <w:bookmarkStart w:name="_Toc33292563" w:id="49"/>
      <w:r w:rsidRPr="005B38AA">
        <w:t>Account De-provisioning</w:t>
      </w:r>
      <w:bookmarkEnd w:id="49"/>
    </w:p>
    <w:p w:rsidRPr="00CE64DF" w:rsidR="009147D1" w:rsidP="00CE64DF" w:rsidRDefault="009147D1" w14:paraId="5ABBF0DE" w14:textId="01CE16EB">
      <w:pPr>
        <w:rPr>
          <w:rFonts w:eastAsiaTheme="minorEastAsia"/>
        </w:rPr>
      </w:pPr>
      <w:r w:rsidRPr="00CE64DF">
        <w:rPr>
          <w:rFonts w:eastAsiaTheme="minorEastAsia"/>
        </w:rPr>
        <w:t xml:space="preserve">User Active Directory Account Deprovisioning process contains below 3 Steps </w:t>
      </w:r>
    </w:p>
    <w:tbl>
      <w:tblPr>
        <w:tblW w:w="8905"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605"/>
        <w:gridCol w:w="6300"/>
      </w:tblGrid>
      <w:tr w:rsidR="009147D1" w:rsidTr="005E2A46" w14:paraId="6F72A85A" w14:textId="77777777">
        <w:trPr>
          <w:trHeight w:val="664"/>
        </w:trPr>
        <w:tc>
          <w:tcPr>
            <w:tcW w:w="2605" w:type="dxa"/>
            <w:shd w:val="clear" w:color="auto" w:fill="FF0066"/>
          </w:tcPr>
          <w:p w:rsidRPr="003A5A84" w:rsidR="009147D1" w:rsidP="00992434" w:rsidRDefault="009147D1" w14:paraId="341F7E93" w14:textId="699780CE">
            <w:pPr>
              <w:jc w:val="center"/>
              <w:rPr>
                <w:color w:val="FFFFFF" w:themeColor="background1"/>
              </w:rPr>
            </w:pPr>
            <w:r>
              <w:rPr>
                <w:color w:val="FFFFFF" w:themeColor="background1"/>
              </w:rPr>
              <w:t>User Status/Days</w:t>
            </w:r>
          </w:p>
        </w:tc>
        <w:tc>
          <w:tcPr>
            <w:tcW w:w="6300" w:type="dxa"/>
            <w:shd w:val="clear" w:color="auto" w:fill="FF0066"/>
          </w:tcPr>
          <w:p w:rsidRPr="003A5A84" w:rsidR="009147D1" w:rsidP="00992434" w:rsidRDefault="009147D1" w14:paraId="3747ACDD" w14:textId="24132AB5">
            <w:pPr>
              <w:tabs>
                <w:tab w:val="center" w:pos="2215"/>
              </w:tabs>
              <w:jc w:val="center"/>
              <w:rPr>
                <w:color w:val="FFFFFF" w:themeColor="background1"/>
              </w:rPr>
            </w:pPr>
            <w:r>
              <w:rPr>
                <w:color w:val="FFFFFF" w:themeColor="background1"/>
              </w:rPr>
              <w:t>Action on AD account</w:t>
            </w:r>
            <w:r w:rsidR="00EF4120">
              <w:rPr>
                <w:color w:val="FFFFFF" w:themeColor="background1"/>
              </w:rPr>
              <w:t xml:space="preserve"> from </w:t>
            </w:r>
            <w:r w:rsidR="00120727">
              <w:rPr>
                <w:color w:val="FFFFFF" w:themeColor="background1"/>
              </w:rPr>
              <w:t>Saviynt</w:t>
            </w:r>
            <w:r w:rsidR="00EF4120">
              <w:rPr>
                <w:color w:val="FFFFFF" w:themeColor="background1"/>
              </w:rPr>
              <w:t xml:space="preserve"> </w:t>
            </w:r>
            <w:r w:rsidR="00BC2178">
              <w:rPr>
                <w:color w:val="FFFFFF" w:themeColor="background1"/>
              </w:rPr>
              <w:t>on Term Users</w:t>
            </w:r>
          </w:p>
        </w:tc>
      </w:tr>
      <w:tr w:rsidR="009147D1" w:rsidTr="005E2A46" w14:paraId="124572C7" w14:textId="77777777">
        <w:trPr>
          <w:trHeight w:val="410"/>
        </w:trPr>
        <w:tc>
          <w:tcPr>
            <w:tcW w:w="2605" w:type="dxa"/>
            <w:vAlign w:val="bottom"/>
          </w:tcPr>
          <w:p w:rsidR="009147D1" w:rsidP="005B38AA" w:rsidRDefault="009147D1" w14:paraId="1CB16F05" w14:textId="11650AFA">
            <w:r>
              <w:t>Inactive</w:t>
            </w:r>
          </w:p>
        </w:tc>
        <w:tc>
          <w:tcPr>
            <w:tcW w:w="6300" w:type="dxa"/>
            <w:vAlign w:val="bottom"/>
          </w:tcPr>
          <w:p w:rsidR="009147D1" w:rsidP="005B38AA" w:rsidRDefault="009147D1" w14:paraId="5DFCE310" w14:textId="24545E28">
            <w:r>
              <w:t xml:space="preserve">Only Disable user AD account </w:t>
            </w:r>
          </w:p>
        </w:tc>
      </w:tr>
      <w:tr w:rsidR="009147D1" w:rsidTr="005E2A46" w14:paraId="22B69109" w14:textId="77777777">
        <w:trPr>
          <w:trHeight w:val="410"/>
        </w:trPr>
        <w:tc>
          <w:tcPr>
            <w:tcW w:w="2605" w:type="dxa"/>
            <w:vAlign w:val="bottom"/>
          </w:tcPr>
          <w:p w:rsidR="009147D1" w:rsidP="005B38AA" w:rsidRDefault="009147D1" w14:paraId="0D5100EE" w14:textId="191BCDC5">
            <w:r>
              <w:t>Inactive -After 30 Days</w:t>
            </w:r>
          </w:p>
        </w:tc>
        <w:tc>
          <w:tcPr>
            <w:tcW w:w="6300" w:type="dxa"/>
            <w:vAlign w:val="bottom"/>
          </w:tcPr>
          <w:p w:rsidR="009147D1" w:rsidP="005B38AA" w:rsidRDefault="009147D1" w14:paraId="779D6C9F" w14:textId="208DFF12">
            <w:r>
              <w:t>Remove Associated Entitlements/access from user AD account</w:t>
            </w:r>
          </w:p>
        </w:tc>
      </w:tr>
      <w:tr w:rsidR="009147D1" w:rsidTr="005E2A46" w14:paraId="10A551E7" w14:textId="77777777">
        <w:trPr>
          <w:trHeight w:val="420"/>
        </w:trPr>
        <w:tc>
          <w:tcPr>
            <w:tcW w:w="2605" w:type="dxa"/>
            <w:vAlign w:val="bottom"/>
          </w:tcPr>
          <w:p w:rsidR="009147D1" w:rsidP="005B38AA" w:rsidRDefault="009147D1" w14:paraId="50E6B8D8" w14:textId="2735F425">
            <w:r>
              <w:t>Inactive -After 90 Days</w:t>
            </w:r>
          </w:p>
        </w:tc>
        <w:tc>
          <w:tcPr>
            <w:tcW w:w="6300" w:type="dxa"/>
            <w:vAlign w:val="bottom"/>
          </w:tcPr>
          <w:p w:rsidR="009147D1" w:rsidP="005B38AA" w:rsidRDefault="009147D1" w14:paraId="3E4E279C" w14:textId="68C97CBB">
            <w:r>
              <w:t>Send Email notification of Analytics Report to Security team to act on the 90 days AD accounts</w:t>
            </w:r>
          </w:p>
        </w:tc>
      </w:tr>
      <w:tr w:rsidR="009147D1" w:rsidTr="005E2A46" w14:paraId="21F34000" w14:textId="77777777">
        <w:trPr>
          <w:trHeight w:val="410"/>
        </w:trPr>
        <w:tc>
          <w:tcPr>
            <w:tcW w:w="2605" w:type="dxa"/>
            <w:vAlign w:val="bottom"/>
          </w:tcPr>
          <w:p w:rsidR="009147D1" w:rsidP="005B38AA" w:rsidRDefault="009147D1" w14:paraId="3143B434" w14:textId="27474054">
            <w:r>
              <w:t>Inactive- After 90 Days (Action by Security team)</w:t>
            </w:r>
          </w:p>
        </w:tc>
        <w:tc>
          <w:tcPr>
            <w:tcW w:w="6300" w:type="dxa"/>
          </w:tcPr>
          <w:p w:rsidR="009147D1" w:rsidP="00992434" w:rsidRDefault="009147D1" w14:paraId="0D650BF4" w14:textId="0E67CDBB">
            <w:r>
              <w:t>Based on Security Team action remove AD account from target end</w:t>
            </w:r>
          </w:p>
        </w:tc>
      </w:tr>
    </w:tbl>
    <w:p w:rsidR="009147D1" w:rsidP="009147D1" w:rsidRDefault="009147D1" w14:paraId="1A6F1FB1" w14:textId="587D6283">
      <w:pPr>
        <w:pStyle w:val="ListParagraph"/>
        <w:rPr>
          <w:rFonts w:eastAsiaTheme="minorEastAsia"/>
        </w:rPr>
      </w:pPr>
    </w:p>
    <w:p w:rsidR="00CE64DF" w:rsidP="0040410C" w:rsidRDefault="00BC77E6" w14:paraId="5D392337" w14:textId="263BB7B8">
      <w:pPr>
        <w:pStyle w:val="ListParagraph"/>
        <w:ind w:left="360"/>
        <w:rPr>
          <w:noProof/>
          <w:lang w:val="en-IN" w:eastAsia="en-IN"/>
        </w:rPr>
      </w:pPr>
      <w:r>
        <w:rPr>
          <w:noProof/>
          <w:lang w:val="en-IN" w:eastAsia="en-IN"/>
        </w:rPr>
        <w:tab/>
      </w:r>
      <w:r>
        <w:rPr>
          <w:noProof/>
          <w:lang w:val="en-IN" w:eastAsia="en-IN"/>
        </w:rPr>
        <w:tab/>
      </w:r>
      <w:r>
        <w:rPr>
          <w:noProof/>
          <w:lang w:val="en-IN" w:eastAsia="en-IN"/>
        </w:rPr>
        <w:tab/>
      </w:r>
      <w:r>
        <w:rPr>
          <w:noProof/>
          <w:lang w:val="en-IN" w:eastAsia="en-IN"/>
        </w:rPr>
        <w:drawing>
          <wp:inline distT="0" distB="0" distL="0" distR="0" wp14:anchorId="6F8BDCCA" wp14:editId="78CD2105">
            <wp:extent cx="3869604" cy="2721077"/>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3975" cy="2745246"/>
                    </a:xfrm>
                    <a:prstGeom prst="rect">
                      <a:avLst/>
                    </a:prstGeom>
                  </pic:spPr>
                </pic:pic>
              </a:graphicData>
            </a:graphic>
          </wp:inline>
        </w:drawing>
      </w:r>
    </w:p>
    <w:p w:rsidR="0040410C" w:rsidP="0040410C" w:rsidRDefault="0040410C" w14:paraId="5C03D4F3" w14:textId="1A0D5695">
      <w:pPr>
        <w:pStyle w:val="ListParagraph"/>
        <w:ind w:left="360"/>
        <w:rPr>
          <w:noProof/>
          <w:lang w:val="en-IN" w:eastAsia="en-IN"/>
        </w:rPr>
      </w:pPr>
    </w:p>
    <w:p w:rsidR="0040410C" w:rsidP="0040410C" w:rsidRDefault="0040410C" w14:paraId="0CBF3F9D" w14:textId="77777777">
      <w:pPr>
        <w:pStyle w:val="ListParagraph"/>
        <w:ind w:left="360"/>
        <w:rPr>
          <w:rFonts w:eastAsiaTheme="minorEastAsia"/>
        </w:rPr>
      </w:pPr>
    </w:p>
    <w:p w:rsidRPr="009147D1" w:rsidR="009147D1" w:rsidP="005B38AA" w:rsidRDefault="009147D1" w14:paraId="478F6036" w14:textId="29AC644A">
      <w:pPr>
        <w:pStyle w:val="ListParagraph"/>
        <w:numPr>
          <w:ilvl w:val="0"/>
          <w:numId w:val="43"/>
        </w:numPr>
        <w:rPr>
          <w:rFonts w:eastAsiaTheme="minorEastAsia"/>
        </w:rPr>
      </w:pPr>
      <w:r>
        <w:rPr>
          <w:rFonts w:eastAsiaTheme="minorEastAsia"/>
        </w:rPr>
        <w:lastRenderedPageBreak/>
        <w:t>As soon as user Inactive then Terminate/Disable User AD account in target</w:t>
      </w:r>
    </w:p>
    <w:p w:rsidR="23216ED3" w:rsidP="00DA37E7" w:rsidRDefault="23216ED3" w14:paraId="6DA84551" w14:textId="1556BC2F">
      <w:pPr>
        <w:pStyle w:val="ListParagraph"/>
        <w:numPr>
          <w:ilvl w:val="0"/>
          <w:numId w:val="6"/>
        </w:numPr>
        <w:rPr>
          <w:rFonts w:eastAsiaTheme="minorEastAsia"/>
        </w:rPr>
      </w:pPr>
      <w:r>
        <w:t>Once the user disabled after 30 days account should lose the groups attached to it</w:t>
      </w:r>
      <w:r w:rsidR="4EAA4190">
        <w:t xml:space="preserve"> and ‘remove access task’ will be launch after di</w:t>
      </w:r>
      <w:r w:rsidR="69C3DE7A">
        <w:t>s</w:t>
      </w:r>
      <w:r w:rsidR="4EAA4190">
        <w:t xml:space="preserve">able user and </w:t>
      </w:r>
      <w:r w:rsidR="7B246865">
        <w:t xml:space="preserve">disable </w:t>
      </w:r>
      <w:r w:rsidR="4EAA4190">
        <w:t>account through an update of C</w:t>
      </w:r>
      <w:r w:rsidR="59B06A6D">
        <w:t xml:space="preserve">USTOMPROPERTY50 in the </w:t>
      </w:r>
      <w:r w:rsidR="00120727">
        <w:t>Saviynt</w:t>
      </w:r>
      <w:r w:rsidR="59B06A6D">
        <w:t xml:space="preserve"> </w:t>
      </w:r>
    </w:p>
    <w:p w:rsidR="59B06A6D" w:rsidP="00DA37E7" w:rsidRDefault="59B06A6D" w14:paraId="4D7CBB21" w14:textId="22E8628B">
      <w:pPr>
        <w:pStyle w:val="ListParagraph"/>
        <w:numPr>
          <w:ilvl w:val="0"/>
          <w:numId w:val="6"/>
        </w:numPr>
      </w:pPr>
      <w:r>
        <w:t>Which we are doing through database import job</w:t>
      </w:r>
      <w:r w:rsidR="4EAA4190">
        <w:t xml:space="preserve"> </w:t>
      </w:r>
    </w:p>
    <w:p w:rsidR="4E42E0AA" w:rsidP="00DA37E7" w:rsidRDefault="3F2B489B" w14:paraId="73D248F1" w14:textId="18F2F84C">
      <w:pPr>
        <w:pStyle w:val="ListParagraph"/>
        <w:numPr>
          <w:ilvl w:val="0"/>
          <w:numId w:val="6"/>
        </w:numPr>
      </w:pPr>
      <w:r>
        <w:t xml:space="preserve">After that </w:t>
      </w:r>
      <w:r w:rsidR="4E42E0AA">
        <w:t>we don’t want to delete active directory user account after 90 days</w:t>
      </w:r>
    </w:p>
    <w:p w:rsidR="4E42E0AA" w:rsidP="00DA37E7" w:rsidRDefault="4E42E0AA" w14:paraId="2680DE89" w14:textId="7DAB030B">
      <w:pPr>
        <w:pStyle w:val="ListParagraph"/>
        <w:numPr>
          <w:ilvl w:val="0"/>
          <w:numId w:val="6"/>
        </w:numPr>
      </w:pPr>
      <w:r w:rsidRPr="4E42E0AA">
        <w:t>Security team will be going to decide whether they want to delete user AD account from AD target or not</w:t>
      </w:r>
    </w:p>
    <w:p w:rsidR="4E42E0AA" w:rsidP="00DA37E7" w:rsidRDefault="4E42E0AA" w14:paraId="70DC4740" w14:textId="1D6DEEFE">
      <w:pPr>
        <w:pStyle w:val="ListParagraph"/>
        <w:numPr>
          <w:ilvl w:val="0"/>
          <w:numId w:val="6"/>
        </w:numPr>
      </w:pPr>
      <w:r w:rsidRPr="4E42E0AA">
        <w:t>To perform this process, we have created Analytic report in SSM which will going to send delete account information based on 90 days criteria through email notification to security team.</w:t>
      </w:r>
    </w:p>
    <w:p w:rsidR="4E42E0AA" w:rsidP="00DA37E7" w:rsidRDefault="4E42E0AA" w14:paraId="0226674F" w14:textId="023A851C">
      <w:pPr>
        <w:pStyle w:val="ListParagraph"/>
        <w:numPr>
          <w:ilvl w:val="0"/>
          <w:numId w:val="6"/>
        </w:numPr>
      </w:pPr>
      <w:r w:rsidRPr="4E42E0AA">
        <w:t>Security Team will be going to act on these AD account by login into SSM.</w:t>
      </w:r>
    </w:p>
    <w:p w:rsidR="4E42E0AA" w:rsidP="00DA37E7" w:rsidRDefault="4E42E0AA" w14:paraId="340CCD7E" w14:textId="7D8B827A">
      <w:pPr>
        <w:pStyle w:val="ListParagraph"/>
        <w:numPr>
          <w:ilvl w:val="0"/>
          <w:numId w:val="6"/>
        </w:numPr>
      </w:pPr>
      <w:r w:rsidRPr="4E42E0AA">
        <w:t>Remove Account Action Json:</w:t>
      </w:r>
    </w:p>
    <w:tbl>
      <w:tblPr>
        <w:tblW w:w="0" w:type="auto"/>
        <w:tblInd w:w="720" w:type="dxa"/>
        <w:tblLook w:val="06A0" w:firstRow="1" w:lastRow="0" w:firstColumn="1" w:lastColumn="0" w:noHBand="1" w:noVBand="1"/>
      </w:tblPr>
      <w:tblGrid>
        <w:gridCol w:w="8640"/>
      </w:tblGrid>
      <w:tr w:rsidR="4E42E0AA" w:rsidTr="1F161619" w14:paraId="50D11803" w14:textId="77777777">
        <w:tc>
          <w:tcPr>
            <w:tcW w:w="9470" w:type="dxa"/>
          </w:tcPr>
          <w:p w:rsidR="4E42E0AA" w:rsidP="4E42E0AA" w:rsidRDefault="7E9378EE" w14:paraId="472354CC" w14:textId="0AD3D393">
            <w:r w:rsidRPr="1F161619">
              <w:rPr>
                <w:rFonts w:ascii="Calibri" w:hAnsi="Calibri" w:eastAsia="Calibri" w:cs="Calibri"/>
                <w:color w:val="201F1E"/>
              </w:rPr>
              <w:t>{</w:t>
            </w:r>
          </w:p>
          <w:p w:rsidR="4E42E0AA" w:rsidP="4E42E0AA" w:rsidRDefault="7E9378EE" w14:paraId="56982D9F" w14:textId="13BDE275">
            <w:r w:rsidRPr="1F161619">
              <w:rPr>
                <w:rFonts w:ascii="Calibri" w:hAnsi="Calibri" w:eastAsia="Calibri" w:cs="Calibri"/>
                <w:color w:val="201F1E"/>
              </w:rPr>
              <w:t>"removeAction": "${if((new java.text.SimpleDateFormat("yyyy-MM-DD").parse(new java.text.SimpleDateFormat("yyyy-MM-DD").format(new Date())).getTime()-new java.text.SimpleDateFormat("yyyy-MM-DD").parse(new java.text.SimpleDateFormat("yyyy-MM-DD").format(user.enddate)).getTime())/(1000*60*60 * 24)&gt;=90) {'DELETE'} else {'SUSPEND'}}",</w:t>
            </w:r>
          </w:p>
          <w:p w:rsidR="4E42E0AA" w:rsidP="4E42E0AA" w:rsidRDefault="7E9378EE" w14:paraId="082FA5BB" w14:textId="633383F4">
            <w:r w:rsidRPr="1F161619">
              <w:rPr>
                <w:rFonts w:ascii="Calibri" w:hAnsi="Calibri" w:eastAsia="Calibri" w:cs="Calibri"/>
                <w:color w:val="201F1E"/>
              </w:rPr>
              <w:t>"deleteAllGroups":"${if((new java.text.SimpleDateFormat("yyyy-MM-DD").parse(new java.text.SimpleDateFormat("yyyy-MM-DD").format(new Date())).getTime()-new java.text.SimpleDateFormat("yyyy-MM-DD").parse(new java.text.SimpleDateFormat("yyyy-MM-DD").format(user.enddate)).getTime())/(1000*60*60 * 24)&gt;=30 &amp;&amp;  (new java.text.SimpleDateFormat("yyyy-MM-DD").parse(new java.text.SimpleDateFormat("yyyy-MM-DD").format(new Date())).getTime()-new java.text.SimpleDateFormat("yyyy-MM-DD").parse(new java.text.SimpleDateFormat("yyyy-MM-DD").format(user.enddate)).getTime())/(1000*60*60 * 24)&lt;=90){'Yes'} else {'No'}}"</w:t>
            </w:r>
          </w:p>
          <w:p w:rsidR="4E42E0AA" w:rsidP="4E42E0AA" w:rsidRDefault="7E9378EE" w14:paraId="7A4719FD" w14:textId="2495E479">
            <w:r w:rsidRPr="1F161619">
              <w:rPr>
                <w:rFonts w:ascii="Calibri" w:hAnsi="Calibri" w:eastAsia="Calibri" w:cs="Calibri"/>
                <w:color w:val="201F1E"/>
              </w:rPr>
              <w:t>}</w:t>
            </w:r>
          </w:p>
        </w:tc>
      </w:tr>
    </w:tbl>
    <w:p w:rsidR="4E42E0AA" w:rsidP="4E42E0AA" w:rsidRDefault="4E42E0AA" w14:paraId="0FB8AAB4" w14:textId="112BDFF0">
      <w:pPr>
        <w:ind w:left="360"/>
      </w:pPr>
    </w:p>
    <w:p w:rsidR="4E42E0AA" w:rsidP="00DA37E7" w:rsidRDefault="4E42E0AA" w14:paraId="7B88ED88" w14:textId="7817AEF3">
      <w:pPr>
        <w:pStyle w:val="ListParagraph"/>
        <w:numPr>
          <w:ilvl w:val="0"/>
          <w:numId w:val="5"/>
        </w:numPr>
      </w:pPr>
      <w:r w:rsidRPr="4E42E0AA">
        <w:t xml:space="preserve">Active Directory users delete account Analytic report </w:t>
      </w:r>
    </w:p>
    <w:p w:rsidR="4E42E0AA" w:rsidP="00DA37E7" w:rsidRDefault="4E42E0AA" w14:paraId="26278169" w14:textId="27DF1B68">
      <w:pPr>
        <w:pStyle w:val="ListParagraph"/>
        <w:numPr>
          <w:ilvl w:val="0"/>
          <w:numId w:val="5"/>
        </w:numPr>
      </w:pPr>
      <w:r w:rsidRPr="4E42E0AA">
        <w:t>We are creating this report for users those are disabled in the past 90 days</w:t>
      </w:r>
    </w:p>
    <w:p w:rsidR="4E42E0AA" w:rsidP="0091185F" w:rsidRDefault="4E42E0AA" w14:paraId="2B64C304" w14:textId="4A4CDEAD">
      <w:pPr>
        <w:ind w:left="720"/>
      </w:pPr>
      <w:r w:rsidR="4E42E0AA">
        <w:drawing>
          <wp:inline wp14:editId="4579A8F7" wp14:anchorId="6481BE70">
            <wp:extent cx="4572000" cy="2409825"/>
            <wp:effectExtent l="0" t="0" r="0" b="0"/>
            <wp:docPr id="1434501806" name="Picture 372816709" title=""/>
            <wp:cNvGraphicFramePr>
              <a:graphicFrameLocks noChangeAspect="1"/>
            </wp:cNvGraphicFramePr>
            <a:graphic>
              <a:graphicData uri="http://schemas.openxmlformats.org/drawingml/2006/picture">
                <pic:pic>
                  <pic:nvPicPr>
                    <pic:cNvPr id="0" name="Picture 372816709"/>
                    <pic:cNvPicPr/>
                  </pic:nvPicPr>
                  <pic:blipFill>
                    <a:blip r:embed="R5ba347197edd4e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09825"/>
                    </a:xfrm>
                    <a:prstGeom prst="rect">
                      <a:avLst/>
                    </a:prstGeom>
                  </pic:spPr>
                </pic:pic>
              </a:graphicData>
            </a:graphic>
          </wp:inline>
        </w:drawing>
      </w:r>
    </w:p>
    <w:p w:rsidR="4E42E0AA" w:rsidP="00DA37E7" w:rsidRDefault="4E42E0AA" w14:paraId="7DC1EF84" w14:textId="0D1616EA">
      <w:pPr>
        <w:pStyle w:val="ListParagraph"/>
        <w:numPr>
          <w:ilvl w:val="0"/>
          <w:numId w:val="5"/>
        </w:numPr>
      </w:pPr>
      <w:r w:rsidRPr="4E42E0AA">
        <w:t xml:space="preserve">Email Notification for </w:t>
      </w:r>
    </w:p>
    <w:p w:rsidR="4E42E0AA" w:rsidP="4E42E0AA" w:rsidRDefault="4E42E0AA" w14:paraId="067C5BE4" w14:textId="2A11A18F">
      <w:pPr>
        <w:ind w:left="1440"/>
      </w:pPr>
      <w:r w:rsidR="4E42E0AA">
        <w:drawing>
          <wp:inline wp14:editId="3645F5C4" wp14:anchorId="4552C3EB">
            <wp:extent cx="4410075" cy="2409825"/>
            <wp:effectExtent l="0" t="0" r="0" b="0"/>
            <wp:docPr id="1071919137" name="Picture 646915476" title=""/>
            <wp:cNvGraphicFramePr>
              <a:graphicFrameLocks noChangeAspect="1"/>
            </wp:cNvGraphicFramePr>
            <a:graphic>
              <a:graphicData uri="http://schemas.openxmlformats.org/drawingml/2006/picture">
                <pic:pic>
                  <pic:nvPicPr>
                    <pic:cNvPr id="0" name="Picture 646915476"/>
                    <pic:cNvPicPr/>
                  </pic:nvPicPr>
                  <pic:blipFill>
                    <a:blip r:embed="R87e24f2e398f41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10075" cy="2409825"/>
                    </a:xfrm>
                    <a:prstGeom prst="rect">
                      <a:avLst/>
                    </a:prstGeom>
                  </pic:spPr>
                </pic:pic>
              </a:graphicData>
            </a:graphic>
          </wp:inline>
        </w:drawing>
      </w:r>
    </w:p>
    <w:p w:rsidR="00BC2178" w:rsidP="00BC2178" w:rsidRDefault="4E42E0AA" w14:paraId="2965FFEF" w14:textId="783B1E0F">
      <w:pPr>
        <w:pStyle w:val="Heading3"/>
      </w:pPr>
      <w:bookmarkStart w:name="_Toc33292564" w:id="50"/>
      <w:r>
        <w:t>Account Re-Hire</w:t>
      </w:r>
      <w:bookmarkEnd w:id="50"/>
    </w:p>
    <w:p w:rsidR="00BC2178" w:rsidP="00BC2178" w:rsidRDefault="00BC2178" w14:paraId="0EFD1E50" w14:textId="1F809617"/>
    <w:tbl>
      <w:tblPr>
        <w:tblW w:w="7447"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10"/>
        <w:gridCol w:w="5037"/>
      </w:tblGrid>
      <w:tr w:rsidR="00A13888" w:rsidTr="00A3526C" w14:paraId="735BAF4C" w14:textId="77777777">
        <w:trPr>
          <w:trHeight w:val="664"/>
        </w:trPr>
        <w:tc>
          <w:tcPr>
            <w:tcW w:w="2410" w:type="dxa"/>
            <w:shd w:val="clear" w:color="auto" w:fill="FF0066"/>
          </w:tcPr>
          <w:p w:rsidRPr="003A5A84" w:rsidR="00A13888" w:rsidP="00992434" w:rsidRDefault="00A13888" w14:paraId="6E3E25E1" w14:textId="62A46DE1">
            <w:pPr>
              <w:jc w:val="center"/>
              <w:rPr>
                <w:color w:val="FFFFFF" w:themeColor="background1"/>
              </w:rPr>
            </w:pPr>
            <w:r>
              <w:rPr>
                <w:color w:val="FFFFFF" w:themeColor="background1"/>
              </w:rPr>
              <w:t>User Status/Days/Action</w:t>
            </w:r>
          </w:p>
        </w:tc>
        <w:tc>
          <w:tcPr>
            <w:tcW w:w="5037" w:type="dxa"/>
            <w:shd w:val="clear" w:color="auto" w:fill="FF0066"/>
          </w:tcPr>
          <w:p w:rsidRPr="003A5A84" w:rsidR="00A13888" w:rsidP="00992434" w:rsidRDefault="00A13888" w14:paraId="61401B14" w14:textId="7233C850">
            <w:pPr>
              <w:tabs>
                <w:tab w:val="center" w:pos="2215"/>
              </w:tabs>
              <w:jc w:val="center"/>
              <w:rPr>
                <w:color w:val="FFFFFF" w:themeColor="background1"/>
              </w:rPr>
            </w:pPr>
            <w:r>
              <w:rPr>
                <w:color w:val="FFFFFF" w:themeColor="background1"/>
              </w:rPr>
              <w:t xml:space="preserve">Action on AD account from </w:t>
            </w:r>
            <w:r w:rsidR="00120727">
              <w:rPr>
                <w:color w:val="FFFFFF" w:themeColor="background1"/>
              </w:rPr>
              <w:t>Saviynt</w:t>
            </w:r>
            <w:r>
              <w:rPr>
                <w:color w:val="FFFFFF" w:themeColor="background1"/>
              </w:rPr>
              <w:t xml:space="preserve"> on Rehire User</w:t>
            </w:r>
          </w:p>
        </w:tc>
      </w:tr>
      <w:tr w:rsidR="00A13888" w:rsidTr="00A3526C" w14:paraId="41316F56" w14:textId="77777777">
        <w:trPr>
          <w:trHeight w:val="410"/>
        </w:trPr>
        <w:tc>
          <w:tcPr>
            <w:tcW w:w="2410" w:type="dxa"/>
            <w:vAlign w:val="bottom"/>
          </w:tcPr>
          <w:p w:rsidR="00A13888" w:rsidP="00992434" w:rsidRDefault="00A13888" w14:paraId="1F60D911" w14:textId="72C412D4">
            <w:r>
              <w:t xml:space="preserve">Inactive – Rehire Before 30 Days </w:t>
            </w:r>
          </w:p>
        </w:tc>
        <w:tc>
          <w:tcPr>
            <w:tcW w:w="5037" w:type="dxa"/>
            <w:vAlign w:val="bottom"/>
          </w:tcPr>
          <w:p w:rsidR="00A13888" w:rsidP="00992434" w:rsidRDefault="00BF15B2" w14:paraId="61742EBA" w14:textId="43C72D85">
            <w:r>
              <w:t xml:space="preserve">Process will Enable user in </w:t>
            </w:r>
            <w:r w:rsidR="00120727">
              <w:t>Saviynt</w:t>
            </w:r>
            <w:r>
              <w:t xml:space="preserve"> and enable respective AD account in target</w:t>
            </w:r>
          </w:p>
        </w:tc>
      </w:tr>
      <w:tr w:rsidR="00A13888" w:rsidTr="00A3526C" w14:paraId="776D2072" w14:textId="77777777">
        <w:trPr>
          <w:trHeight w:val="410"/>
        </w:trPr>
        <w:tc>
          <w:tcPr>
            <w:tcW w:w="2410" w:type="dxa"/>
            <w:vAlign w:val="bottom"/>
          </w:tcPr>
          <w:p w:rsidR="00A13888" w:rsidP="00992434" w:rsidRDefault="00A13888" w14:paraId="208900F3" w14:textId="6DD3505E">
            <w:r>
              <w:lastRenderedPageBreak/>
              <w:t>Inactive -</w:t>
            </w:r>
            <w:r w:rsidR="00BF15B2">
              <w:t xml:space="preserve"> Rehire </w:t>
            </w:r>
            <w:r>
              <w:t>After 30 Days</w:t>
            </w:r>
          </w:p>
        </w:tc>
        <w:tc>
          <w:tcPr>
            <w:tcW w:w="5037" w:type="dxa"/>
            <w:vAlign w:val="bottom"/>
          </w:tcPr>
          <w:p w:rsidR="00A13888" w:rsidP="00992434" w:rsidRDefault="00BF15B2" w14:paraId="42F6216D" w14:textId="29F370F5">
            <w:r>
              <w:t xml:space="preserve">Process will Enable user in </w:t>
            </w:r>
            <w:r w:rsidR="00120727">
              <w:t>Saviynt</w:t>
            </w:r>
            <w:r>
              <w:t xml:space="preserve"> and enable respective AD account in target along with all access/groups</w:t>
            </w:r>
          </w:p>
        </w:tc>
      </w:tr>
      <w:tr w:rsidR="00A13888" w:rsidTr="00A3526C" w14:paraId="46AA3916" w14:textId="77777777">
        <w:trPr>
          <w:trHeight w:val="420"/>
        </w:trPr>
        <w:tc>
          <w:tcPr>
            <w:tcW w:w="2410" w:type="dxa"/>
            <w:vAlign w:val="bottom"/>
          </w:tcPr>
          <w:p w:rsidR="00A13888" w:rsidP="00992434" w:rsidRDefault="00A13888" w14:paraId="3082AB0E" w14:textId="7A79EB88">
            <w:r>
              <w:t>Inactive -</w:t>
            </w:r>
            <w:r w:rsidR="00BF15B2">
              <w:t xml:space="preserve"> Rehire </w:t>
            </w:r>
            <w:r>
              <w:t>After 90 Days</w:t>
            </w:r>
          </w:p>
        </w:tc>
        <w:tc>
          <w:tcPr>
            <w:tcW w:w="5037" w:type="dxa"/>
            <w:vAlign w:val="bottom"/>
          </w:tcPr>
          <w:p w:rsidR="00A13888" w:rsidP="00992434" w:rsidRDefault="00DD65AD" w14:paraId="1FE8F275" w14:textId="0C3A0B81">
            <w:r>
              <w:t xml:space="preserve">Process will Enable user in </w:t>
            </w:r>
            <w:r w:rsidR="00120727">
              <w:t>Saviynt</w:t>
            </w:r>
            <w:r>
              <w:t xml:space="preserve"> and Create respective AD account in target</w:t>
            </w:r>
            <w:r w:rsidR="00AC5607">
              <w:t xml:space="preserve"> if </w:t>
            </w:r>
            <w:r w:rsidR="00CB6A03">
              <w:t>it’s</w:t>
            </w:r>
            <w:r w:rsidR="00AC5607">
              <w:t xml:space="preserve"> not </w:t>
            </w:r>
            <w:r w:rsidR="00F17E78">
              <w:t>existed</w:t>
            </w:r>
            <w:r>
              <w:t xml:space="preserve"> along with all birthright access/groups</w:t>
            </w:r>
          </w:p>
        </w:tc>
      </w:tr>
      <w:tr w:rsidR="00A13888" w:rsidTr="00A3526C" w14:paraId="0010F536" w14:textId="77777777">
        <w:trPr>
          <w:trHeight w:val="410"/>
        </w:trPr>
        <w:tc>
          <w:tcPr>
            <w:tcW w:w="2410" w:type="dxa"/>
            <w:vAlign w:val="bottom"/>
          </w:tcPr>
          <w:p w:rsidR="00A13888" w:rsidP="00992434" w:rsidRDefault="00AC5607" w14:paraId="0B5CDEE2" w14:textId="475B8908">
            <w:r>
              <w:t>Inactive - Rehire After 90 Days</w:t>
            </w:r>
          </w:p>
        </w:tc>
        <w:tc>
          <w:tcPr>
            <w:tcW w:w="5037" w:type="dxa"/>
          </w:tcPr>
          <w:p w:rsidR="00A13888" w:rsidP="00992434" w:rsidRDefault="00AC5607" w14:paraId="04DF2812" w14:textId="6153529E">
            <w:r>
              <w:t xml:space="preserve">Process will Enable user in </w:t>
            </w:r>
            <w:r w:rsidR="00120727">
              <w:t>Saviynt</w:t>
            </w:r>
            <w:r>
              <w:t xml:space="preserve"> and Enable respective AD account in target if </w:t>
            </w:r>
            <w:r w:rsidR="00CB6A03">
              <w:t>it</w:t>
            </w:r>
            <w:r>
              <w:t xml:space="preserve"> </w:t>
            </w:r>
            <w:r w:rsidR="00F17E78">
              <w:t>exists</w:t>
            </w:r>
            <w:r>
              <w:t xml:space="preserve"> along with all access/groups</w:t>
            </w:r>
          </w:p>
        </w:tc>
      </w:tr>
    </w:tbl>
    <w:p w:rsidR="001E79FF" w:rsidP="00BC2178" w:rsidRDefault="001E79FF" w14:paraId="10FE7712" w14:textId="6A5C0628"/>
    <w:p w:rsidR="001E79FF" w:rsidP="00687D6E" w:rsidRDefault="001E79FF" w14:paraId="67651BDF" w14:textId="3358F78B">
      <w:pPr>
        <w:pStyle w:val="ListParagraph"/>
        <w:numPr>
          <w:ilvl w:val="0"/>
          <w:numId w:val="44"/>
        </w:numPr>
      </w:pPr>
      <w:r>
        <w:t>If the user re-joins the MPC</w:t>
      </w:r>
      <w:r w:rsidR="00FB7648">
        <w:t>,</w:t>
      </w:r>
      <w:r>
        <w:t xml:space="preserve"> </w:t>
      </w:r>
      <w:r w:rsidR="00A3526C">
        <w:t>based</w:t>
      </w:r>
      <w:r>
        <w:t xml:space="preserve"> on his end </w:t>
      </w:r>
      <w:r w:rsidR="00FB7648">
        <w:t>date</w:t>
      </w:r>
      <w:r>
        <w:t xml:space="preserve"> certain actions will take place</w:t>
      </w:r>
    </w:p>
    <w:p w:rsidR="006B6B7A" w:rsidP="00687D6E" w:rsidRDefault="006B6B7A" w14:paraId="3BC0BC86" w14:textId="0325F720">
      <w:pPr>
        <w:pStyle w:val="ListParagraph"/>
        <w:numPr>
          <w:ilvl w:val="0"/>
          <w:numId w:val="44"/>
        </w:numPr>
        <w:spacing w:after="0"/>
      </w:pPr>
      <w:r w:rsidRPr="4E42E0AA">
        <w:t xml:space="preserve">Created ‘user update rule’ in </w:t>
      </w:r>
      <w:r w:rsidR="00120727">
        <w:t>Saviynt</w:t>
      </w:r>
      <w:r w:rsidRPr="4E42E0AA">
        <w:t>(Users.Status = ‘1’ AND Users.Status is Updated)</w:t>
      </w:r>
      <w:r>
        <w:t xml:space="preserve"> </w:t>
      </w:r>
    </w:p>
    <w:p w:rsidR="001E79FF" w:rsidP="00687D6E" w:rsidRDefault="001E79FF" w14:paraId="02CB777B" w14:textId="49256C83">
      <w:pPr>
        <w:pStyle w:val="ListParagraph"/>
        <w:numPr>
          <w:ilvl w:val="0"/>
          <w:numId w:val="44"/>
        </w:numPr>
      </w:pPr>
      <w:r>
        <w:t xml:space="preserve">If the User re-joins the MPC before 30 days </w:t>
      </w:r>
      <w:r w:rsidR="009E059D">
        <w:t>‘Enable Account’ task will create in SSM</w:t>
      </w:r>
    </w:p>
    <w:p w:rsidR="009E059D" w:rsidP="00687D6E" w:rsidRDefault="009E059D" w14:paraId="4118384B" w14:textId="77777777">
      <w:pPr>
        <w:pStyle w:val="ListParagraph"/>
        <w:numPr>
          <w:ilvl w:val="0"/>
          <w:numId w:val="44"/>
        </w:numPr>
        <w:spacing w:after="0"/>
      </w:pPr>
      <w:r w:rsidRPr="4E42E0AA">
        <w:t>After provisioning job, it will activate the account in AD</w:t>
      </w:r>
    </w:p>
    <w:p w:rsidR="009E059D" w:rsidP="00687D6E" w:rsidRDefault="009E059D" w14:paraId="3ED9D791" w14:textId="6362C205">
      <w:pPr>
        <w:pStyle w:val="ListParagraph"/>
        <w:numPr>
          <w:ilvl w:val="0"/>
          <w:numId w:val="44"/>
        </w:numPr>
      </w:pPr>
      <w:r>
        <w:t>If the User re-joins the MPC after 30 days ‘Enable Account’, 2 ‘add access’ task will create in SSM</w:t>
      </w:r>
    </w:p>
    <w:p w:rsidR="009E059D" w:rsidP="00687D6E" w:rsidRDefault="009E059D" w14:paraId="08F497F4" w14:textId="54E49DC8">
      <w:pPr>
        <w:pStyle w:val="ListParagraph"/>
        <w:numPr>
          <w:ilvl w:val="0"/>
          <w:numId w:val="44"/>
        </w:numPr>
        <w:spacing w:after="0"/>
      </w:pPr>
      <w:r w:rsidRPr="4E42E0AA">
        <w:t>After provisioning job, it will activate the account in AD</w:t>
      </w:r>
      <w:r>
        <w:t xml:space="preserve"> along with access</w:t>
      </w:r>
    </w:p>
    <w:p w:rsidR="006B6B7A" w:rsidP="00687D6E" w:rsidRDefault="006B6B7A" w14:paraId="1F52C729" w14:textId="65F52F70">
      <w:pPr>
        <w:pStyle w:val="ListParagraph"/>
        <w:numPr>
          <w:ilvl w:val="0"/>
          <w:numId w:val="44"/>
        </w:numPr>
      </w:pPr>
      <w:r>
        <w:t>If the User re-joins the MPC after 90 days</w:t>
      </w:r>
      <w:r w:rsidR="00927FFB">
        <w:t xml:space="preserve"> and account not exists in AD then </w:t>
      </w:r>
      <w:r>
        <w:t xml:space="preserve"> ‘New Account’, 2 ‘add access’ task will create in SSM</w:t>
      </w:r>
    </w:p>
    <w:p w:rsidR="006B6B7A" w:rsidP="00687D6E" w:rsidRDefault="006B6B7A" w14:paraId="746F3297" w14:textId="060C7670">
      <w:pPr>
        <w:pStyle w:val="ListParagraph"/>
        <w:numPr>
          <w:ilvl w:val="0"/>
          <w:numId w:val="44"/>
        </w:numPr>
        <w:spacing w:after="0"/>
      </w:pPr>
      <w:r w:rsidRPr="4E42E0AA">
        <w:t xml:space="preserve">After provisioning job, </w:t>
      </w:r>
      <w:r>
        <w:t xml:space="preserve">New </w:t>
      </w:r>
      <w:r w:rsidRPr="4E42E0AA">
        <w:t xml:space="preserve">account </w:t>
      </w:r>
      <w:r>
        <w:t xml:space="preserve"> will create </w:t>
      </w:r>
      <w:r w:rsidRPr="4E42E0AA">
        <w:t>in AD</w:t>
      </w:r>
      <w:r>
        <w:t xml:space="preserve"> along with access</w:t>
      </w:r>
    </w:p>
    <w:p w:rsidR="00927FFB" w:rsidP="00687D6E" w:rsidRDefault="00927FFB" w14:paraId="27284BDB" w14:textId="29ADE384">
      <w:pPr>
        <w:pStyle w:val="ListParagraph"/>
        <w:numPr>
          <w:ilvl w:val="0"/>
          <w:numId w:val="44"/>
        </w:numPr>
      </w:pPr>
      <w:r>
        <w:t>If the User re-joins the MPC after 90 days and account exists in AD then  ‘Enable Account’, 2 ‘add access’ task will create in SSM</w:t>
      </w:r>
    </w:p>
    <w:p w:rsidR="009E059D" w:rsidP="00687D6E" w:rsidRDefault="006B6B7A" w14:paraId="1C8BA4ED" w14:textId="64F5D9CE">
      <w:pPr>
        <w:pStyle w:val="ListParagraph"/>
        <w:numPr>
          <w:ilvl w:val="0"/>
          <w:numId w:val="44"/>
        </w:numPr>
        <w:spacing w:after="0"/>
      </w:pPr>
      <w:r w:rsidRPr="4E42E0AA">
        <w:t>Once the account is enabled, Account OU will move based on the Primary OU</w:t>
      </w:r>
    </w:p>
    <w:p w:rsidR="006B6B7A" w:rsidP="00687D6E" w:rsidRDefault="006B6B7A" w14:paraId="46B19D2F" w14:textId="4C294598">
      <w:pPr>
        <w:pStyle w:val="ListParagraph"/>
        <w:numPr>
          <w:ilvl w:val="0"/>
          <w:numId w:val="44"/>
        </w:numPr>
        <w:spacing w:after="0"/>
      </w:pPr>
      <w:r>
        <w:t>New Account will create in Respective OU</w:t>
      </w:r>
    </w:p>
    <w:p w:rsidRPr="00BC2178" w:rsidR="006B6B7A" w:rsidP="006B6B7A" w:rsidRDefault="006B6B7A" w14:paraId="665FBAAC" w14:textId="77777777">
      <w:pPr>
        <w:pStyle w:val="ListParagraph"/>
        <w:spacing w:after="0"/>
      </w:pPr>
    </w:p>
    <w:p w:rsidR="32792032" w:rsidP="006B6B7A" w:rsidRDefault="4E42E0AA" w14:paraId="3C9B7F9C" w14:textId="267B7695">
      <w:pPr>
        <w:pStyle w:val="ListParagraph"/>
        <w:spacing w:after="0"/>
      </w:pPr>
      <w:r w:rsidRPr="4E42E0AA">
        <w:t>Enable Account JSON:</w:t>
      </w:r>
    </w:p>
    <w:tbl>
      <w:tblPr>
        <w:tblW w:w="0" w:type="auto"/>
        <w:tblInd w:w="720" w:type="dxa"/>
        <w:tblLook w:val="04A0" w:firstRow="1" w:lastRow="0" w:firstColumn="1" w:lastColumn="0" w:noHBand="0" w:noVBand="1"/>
      </w:tblPr>
      <w:tblGrid>
        <w:gridCol w:w="8640"/>
      </w:tblGrid>
      <w:tr w:rsidR="4E42E0AA" w:rsidTr="4E42E0AA" w14:paraId="46C01B17" w14:textId="77777777">
        <w:tc>
          <w:tcPr>
            <w:tcW w:w="9454" w:type="dxa"/>
          </w:tcPr>
          <w:p w:rsidR="4E42E0AA" w:rsidP="4E42E0AA" w:rsidRDefault="4E42E0AA" w14:paraId="32CD36EA" w14:textId="793A321A">
            <w:pPr>
              <w:ind w:left="360" w:hanging="360"/>
            </w:pPr>
            <w:r>
              <w:t xml:space="preserve">{ </w:t>
            </w:r>
          </w:p>
          <w:p w:rsidR="4E42E0AA" w:rsidP="4E42E0AA" w:rsidRDefault="4E42E0AA" w14:paraId="77FBA084" w14:textId="23D3C68E">
            <w:pPr>
              <w:ind w:left="360"/>
            </w:pPr>
            <w:r>
              <w:t xml:space="preserve">    "USEDNFROMACCOUNT": "YES", </w:t>
            </w:r>
          </w:p>
          <w:p w:rsidR="4E42E0AA" w:rsidP="4E42E0AA" w:rsidRDefault="4E42E0AA" w14:paraId="5F586B87" w14:textId="2427661D">
            <w:pPr>
              <w:ind w:left="360"/>
            </w:pPr>
            <w:r>
              <w:t xml:space="preserve">    "MOVEDN": "YES", </w:t>
            </w:r>
          </w:p>
          <w:p w:rsidR="4E42E0AA" w:rsidP="4E42E0AA" w:rsidRDefault="4E42E0AA" w14:paraId="34EE22CC" w14:textId="0F29E13A">
            <w:pPr>
              <w:ind w:left="360"/>
            </w:pPr>
            <w:r>
              <w:t xml:space="preserve">    "REMOVEGROUPS": "No", </w:t>
            </w:r>
          </w:p>
          <w:p w:rsidR="4E42E0AA" w:rsidP="4E42E0AA" w:rsidRDefault="4E42E0AA" w14:paraId="5C4F2498" w14:textId="42AF6339">
            <w:pPr>
              <w:ind w:left="360"/>
            </w:pPr>
            <w:r>
              <w:lastRenderedPageBreak/>
              <w:t xml:space="preserve">    "ENABLEACCOUNTOU": "${if(user.customproperty7 != null &amp;&amp; user.customproperty7 != ''){user.customproperty7+',DC=mtestnet,DC=COM'} else {'OU=FDY,OU=People,DC=mtestnet,DC=COM'}}", </w:t>
            </w:r>
          </w:p>
          <w:p w:rsidR="4E42E0AA" w:rsidP="4E42E0AA" w:rsidRDefault="4E42E0AA" w14:paraId="38015B04" w14:textId="354F6BAD">
            <w:pPr>
              <w:ind w:left="360"/>
            </w:pPr>
            <w:r>
              <w:t xml:space="preserve">    "AFTERMOVEACTIONS": { </w:t>
            </w:r>
          </w:p>
          <w:p w:rsidR="4E42E0AA" w:rsidP="4E42E0AA" w:rsidRDefault="4E42E0AA" w14:paraId="492C6ED1" w14:textId="2E535B28">
            <w:pPr>
              <w:ind w:left="360"/>
            </w:pPr>
            <w:r>
              <w:t xml:space="preserve">        "userAccountControl": "512" </w:t>
            </w:r>
          </w:p>
          <w:p w:rsidR="4E42E0AA" w:rsidP="4E42E0AA" w:rsidRDefault="4E42E0AA" w14:paraId="6D181F5E" w14:textId="509691B4">
            <w:pPr>
              <w:ind w:left="360"/>
            </w:pPr>
            <w:r>
              <w:t xml:space="preserve">    } </w:t>
            </w:r>
          </w:p>
          <w:p w:rsidR="4E42E0AA" w:rsidP="4E42E0AA" w:rsidRDefault="4E42E0AA" w14:paraId="132F2EB8" w14:textId="77777777">
            <w:pPr>
              <w:ind w:left="360"/>
            </w:pPr>
            <w:r>
              <w:t>}</w:t>
            </w:r>
          </w:p>
          <w:p w:rsidR="001E79FF" w:rsidP="001E79FF" w:rsidRDefault="001E79FF" w14:paraId="1585C3D4" w14:textId="143011FF">
            <w:pPr>
              <w:spacing w:after="0"/>
            </w:pPr>
          </w:p>
        </w:tc>
      </w:tr>
    </w:tbl>
    <w:p w:rsidR="77876594" w:rsidP="4E42E0AA" w:rsidRDefault="4E42E0AA" w14:paraId="5BD39CE4" w14:textId="6FC46707">
      <w:pPr>
        <w:pStyle w:val="Heading3"/>
      </w:pPr>
      <w:bookmarkStart w:name="_Toc33292565" w:id="51"/>
      <w:r>
        <w:lastRenderedPageBreak/>
        <w:t>Account Target recon</w:t>
      </w:r>
      <w:bookmarkEnd w:id="51"/>
    </w:p>
    <w:p w:rsidR="4E42E0AA" w:rsidP="00687D6E" w:rsidRDefault="4E42E0AA" w14:paraId="0206F633" w14:textId="5CAD2211">
      <w:pPr>
        <w:pStyle w:val="ListParagraph"/>
        <w:numPr>
          <w:ilvl w:val="0"/>
          <w:numId w:val="22"/>
        </w:numPr>
      </w:pPr>
      <w:r>
        <w:t xml:space="preserve">We have configured target recon process in SSM </w:t>
      </w:r>
    </w:p>
    <w:p w:rsidR="4E42E0AA" w:rsidP="00687D6E" w:rsidRDefault="4E42E0AA" w14:paraId="1ACD30FC" w14:textId="5BED5F9B">
      <w:pPr>
        <w:pStyle w:val="ListParagraph"/>
        <w:numPr>
          <w:ilvl w:val="0"/>
          <w:numId w:val="22"/>
        </w:numPr>
      </w:pPr>
      <w:r>
        <w:t>We can do Incremental as well as Full import to recon active directory target user accounts into SSM</w:t>
      </w:r>
    </w:p>
    <w:p w:rsidR="7F3DE3E9" w:rsidP="00687D6E" w:rsidRDefault="64A70FAE" w14:paraId="212A1373" w14:textId="0F96B0EC">
      <w:pPr>
        <w:pStyle w:val="ListParagraph"/>
        <w:numPr>
          <w:ilvl w:val="0"/>
          <w:numId w:val="22"/>
        </w:numPr>
      </w:pPr>
      <w:r>
        <w:t>Created Target recon job to import Accounts from AD</w:t>
      </w:r>
    </w:p>
    <w:p w:rsidR="4E42E0AA" w:rsidP="00687D6E" w:rsidRDefault="4E42E0AA" w14:paraId="4160F53E" w14:textId="488FE326">
      <w:pPr>
        <w:pStyle w:val="ListParagraph"/>
        <w:numPr>
          <w:ilvl w:val="0"/>
          <w:numId w:val="22"/>
        </w:numPr>
      </w:pPr>
      <w:r>
        <w:t>Based on the Correlation rule accounts will sync with SSM</w:t>
      </w:r>
    </w:p>
    <w:p w:rsidR="64A70FAE" w:rsidP="4E42E0AA" w:rsidRDefault="64A70FAE" w14:paraId="1E6D5026" w14:textId="53BA8676">
      <w:pPr>
        <w:ind w:left="1440"/>
      </w:pPr>
      <w:r w:rsidR="64A70FAE">
        <w:drawing>
          <wp:inline wp14:editId="5260C69D" wp14:anchorId="72700EDF">
            <wp:extent cx="4572000" cy="571500"/>
            <wp:effectExtent l="0" t="0" r="0" b="0"/>
            <wp:docPr id="819758789" name="Picture 802114045" title=""/>
            <wp:cNvGraphicFramePr>
              <a:graphicFrameLocks noChangeAspect="1"/>
            </wp:cNvGraphicFramePr>
            <a:graphic>
              <a:graphicData uri="http://schemas.openxmlformats.org/drawingml/2006/picture">
                <pic:pic>
                  <pic:nvPicPr>
                    <pic:cNvPr id="0" name="Picture 802114045"/>
                    <pic:cNvPicPr/>
                  </pic:nvPicPr>
                  <pic:blipFill>
                    <a:blip r:embed="R62d2d5488a9e47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571500"/>
                    </a:xfrm>
                    <a:prstGeom prst="rect">
                      <a:avLst/>
                    </a:prstGeom>
                  </pic:spPr>
                </pic:pic>
              </a:graphicData>
            </a:graphic>
          </wp:inline>
        </w:drawing>
      </w:r>
    </w:p>
    <w:p w:rsidR="4E42E0AA" w:rsidP="00DA37E7" w:rsidRDefault="4E42E0AA" w14:paraId="669ECF62" w14:textId="47FF68CD">
      <w:pPr>
        <w:pStyle w:val="ListParagraph"/>
        <w:numPr>
          <w:ilvl w:val="0"/>
          <w:numId w:val="9"/>
        </w:numPr>
      </w:pPr>
      <w:r>
        <w:t>Full Account Import</w:t>
      </w:r>
    </w:p>
    <w:p w:rsidR="00B17AA2" w:rsidP="00B17AA2" w:rsidRDefault="00B17AA2" w14:paraId="42BD3438" w14:textId="77777777">
      <w:pPr>
        <w:pStyle w:val="ListParagraph"/>
      </w:pPr>
    </w:p>
    <w:p w:rsidR="64A70FAE" w:rsidP="4E42E0AA" w:rsidRDefault="64A70FAE" w14:paraId="6A4028B7" w14:textId="49BCE0BE">
      <w:pPr>
        <w:ind w:left="1440"/>
      </w:pPr>
      <w:r w:rsidR="64A70FAE">
        <w:drawing>
          <wp:inline wp14:editId="4A9C0585" wp14:anchorId="355CD866">
            <wp:extent cx="4572000" cy="2314575"/>
            <wp:effectExtent l="0" t="0" r="0" b="0"/>
            <wp:docPr id="1802778832" name="Picture 1047373705" title=""/>
            <wp:cNvGraphicFramePr>
              <a:graphicFrameLocks noChangeAspect="1"/>
            </wp:cNvGraphicFramePr>
            <a:graphic>
              <a:graphicData uri="http://schemas.openxmlformats.org/drawingml/2006/picture">
                <pic:pic>
                  <pic:nvPicPr>
                    <pic:cNvPr id="0" name="Picture 1047373705"/>
                    <pic:cNvPicPr/>
                  </pic:nvPicPr>
                  <pic:blipFill>
                    <a:blip r:embed="Ra40945c0fcf24c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14575"/>
                    </a:xfrm>
                    <a:prstGeom prst="rect">
                      <a:avLst/>
                    </a:prstGeom>
                  </pic:spPr>
                </pic:pic>
              </a:graphicData>
            </a:graphic>
          </wp:inline>
        </w:drawing>
      </w:r>
    </w:p>
    <w:p w:rsidR="4E42E0AA" w:rsidP="00DA37E7" w:rsidRDefault="4E42E0AA" w14:paraId="2BEC8D4E" w14:textId="63061549">
      <w:pPr>
        <w:pStyle w:val="ListParagraph"/>
        <w:numPr>
          <w:ilvl w:val="0"/>
          <w:numId w:val="8"/>
        </w:numPr>
      </w:pPr>
      <w:r>
        <w:lastRenderedPageBreak/>
        <w:t>Incremental Account Import</w:t>
      </w:r>
    </w:p>
    <w:p w:rsidR="4E42E0AA" w:rsidP="4E42E0AA" w:rsidRDefault="4E42E0AA" w14:paraId="2011E2E7" w14:textId="1964327C">
      <w:pPr>
        <w:ind w:left="1440"/>
      </w:pPr>
      <w:r w:rsidR="4E42E0AA">
        <w:drawing>
          <wp:inline wp14:editId="7CC40721" wp14:anchorId="3304B365">
            <wp:extent cx="4302606" cy="2047875"/>
            <wp:effectExtent l="0" t="0" r="0" b="0"/>
            <wp:docPr id="201402445" name="Picture 1969581444" title=""/>
            <wp:cNvGraphicFramePr>
              <a:graphicFrameLocks noChangeAspect="1"/>
            </wp:cNvGraphicFramePr>
            <a:graphic>
              <a:graphicData uri="http://schemas.openxmlformats.org/drawingml/2006/picture">
                <pic:pic>
                  <pic:nvPicPr>
                    <pic:cNvPr id="0" name="Picture 1969581444"/>
                    <pic:cNvPicPr/>
                  </pic:nvPicPr>
                  <pic:blipFill>
                    <a:blip r:embed="R87171a123f624f4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02606" cy="2047875"/>
                    </a:xfrm>
                    <a:prstGeom prst="rect">
                      <a:avLst/>
                    </a:prstGeom>
                  </pic:spPr>
                </pic:pic>
              </a:graphicData>
            </a:graphic>
          </wp:inline>
        </w:drawing>
      </w:r>
    </w:p>
    <w:tbl>
      <w:tblPr>
        <w:tblW w:w="6510" w:type="dxa"/>
        <w:tblInd w:w="13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54"/>
        <w:gridCol w:w="4056"/>
      </w:tblGrid>
      <w:tr w:rsidR="00B17AA2" w:rsidTr="00DF336C" w14:paraId="38E4406E" w14:textId="77777777">
        <w:tc>
          <w:tcPr>
            <w:tcW w:w="2454" w:type="dxa"/>
            <w:shd w:val="clear" w:color="auto" w:fill="FF0066"/>
          </w:tcPr>
          <w:p w:rsidRPr="003A5A84" w:rsidR="00B17AA2" w:rsidP="00992434" w:rsidRDefault="00120727" w14:paraId="17417F71" w14:textId="50985E54">
            <w:pPr>
              <w:rPr>
                <w:color w:val="FFFFFF" w:themeColor="background1"/>
              </w:rPr>
            </w:pPr>
            <w:r>
              <w:rPr>
                <w:color w:val="FFFFFF" w:themeColor="background1"/>
              </w:rPr>
              <w:t>Saviynt</w:t>
            </w:r>
            <w:r w:rsidR="00B17AA2">
              <w:rPr>
                <w:color w:val="FFFFFF" w:themeColor="background1"/>
              </w:rPr>
              <w:t xml:space="preserve"> Attributes</w:t>
            </w:r>
          </w:p>
        </w:tc>
        <w:tc>
          <w:tcPr>
            <w:tcW w:w="4056" w:type="dxa"/>
            <w:shd w:val="clear" w:color="auto" w:fill="FF0066"/>
          </w:tcPr>
          <w:p w:rsidRPr="003A5A84" w:rsidR="00B17AA2" w:rsidP="00992434" w:rsidRDefault="00B17AA2" w14:paraId="46C2C3F4" w14:textId="5F9A73E8">
            <w:pPr>
              <w:tabs>
                <w:tab w:val="center" w:pos="2215"/>
              </w:tabs>
              <w:rPr>
                <w:color w:val="FFFFFF" w:themeColor="background1"/>
              </w:rPr>
            </w:pPr>
            <w:r>
              <w:rPr>
                <w:color w:val="FFFFFF" w:themeColor="background1"/>
              </w:rPr>
              <w:t>AD Attributes</w:t>
            </w:r>
            <w:r>
              <w:rPr>
                <w:color w:val="FFFFFF" w:themeColor="background1"/>
              </w:rPr>
              <w:tab/>
            </w:r>
          </w:p>
        </w:tc>
      </w:tr>
      <w:tr w:rsidRPr="00B17AA2" w:rsidR="00B17AA2" w:rsidTr="00DF336C" w14:paraId="21CD4C5A"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13FAE423" w14:textId="77777777">
            <w:r w:rsidRPr="00B17AA2">
              <w:t>CUSTOMPROPERTY1</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1B0ECCA3" w14:textId="77777777">
            <w:r w:rsidRPr="00B17AA2">
              <w:t>cn</w:t>
            </w:r>
          </w:p>
        </w:tc>
      </w:tr>
      <w:tr w:rsidRPr="00B17AA2" w:rsidR="00B17AA2" w:rsidTr="00DF336C" w14:paraId="59CA2D6F"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5BF6E8F1" w14:textId="77777777">
            <w:r w:rsidRPr="00B17AA2">
              <w:t>STATUS</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2A5353FF" w14:textId="77777777">
            <w:r w:rsidRPr="00B17AA2">
              <w:t>userAccountControl</w:t>
            </w:r>
          </w:p>
        </w:tc>
      </w:tr>
      <w:tr w:rsidRPr="00B17AA2" w:rsidR="00B17AA2" w:rsidTr="00DF336C" w14:paraId="4A13A5D0"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3C3DE653" w14:textId="77777777">
            <w:r w:rsidRPr="00B17AA2">
              <w:t>CUSTOMPROPERTY30</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2DB9C051" w14:textId="77777777">
            <w:r w:rsidRPr="00B17AA2">
              <w:t>userAccountControl</w:t>
            </w:r>
          </w:p>
        </w:tc>
      </w:tr>
      <w:tr w:rsidRPr="00B17AA2" w:rsidR="00B17AA2" w:rsidTr="00DF336C" w14:paraId="5B2AFE76"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6ECCF3DA" w14:textId="77777777">
            <w:r w:rsidRPr="00B17AA2">
              <w:t>CUSTOMPROPERTY2</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47B3E37D" w14:textId="77777777">
            <w:r w:rsidRPr="00B17AA2">
              <w:t>userPrincipalName</w:t>
            </w:r>
          </w:p>
        </w:tc>
      </w:tr>
      <w:tr w:rsidRPr="00B17AA2" w:rsidR="00B17AA2" w:rsidTr="00DF336C" w14:paraId="797CD38A"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1B70DCB8" w14:textId="77777777">
            <w:r w:rsidRPr="00B17AA2">
              <w:t>CUSTOMPROPERTY28</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53D04F3E" w14:textId="77777777">
            <w:r w:rsidRPr="00B17AA2">
              <w:t>primaryGroupID</w:t>
            </w:r>
          </w:p>
        </w:tc>
      </w:tr>
      <w:tr w:rsidRPr="00B17AA2" w:rsidR="00B17AA2" w:rsidTr="00DF336C" w14:paraId="7353FDF1"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44CC430D" w14:textId="77777777">
            <w:r w:rsidRPr="00B17AA2">
              <w:t>LASTLOGONDATE</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6B35358B" w14:textId="77777777">
            <w:r w:rsidRPr="00B17AA2">
              <w:t>lastLogon</w:t>
            </w:r>
          </w:p>
        </w:tc>
      </w:tr>
      <w:tr w:rsidRPr="00B17AA2" w:rsidR="00B17AA2" w:rsidTr="00DF336C" w14:paraId="555EE38C"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78420ED8" w14:textId="77777777">
            <w:r w:rsidRPr="00B17AA2">
              <w:t>DISPLAYNAME</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19405DE5" w14:textId="77777777">
            <w:r w:rsidRPr="00B17AA2">
              <w:t>name</w:t>
            </w:r>
          </w:p>
        </w:tc>
      </w:tr>
      <w:tr w:rsidRPr="00B17AA2" w:rsidR="00B17AA2" w:rsidTr="00DF336C" w14:paraId="5CB15325"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344C4508" w14:textId="77777777">
            <w:r w:rsidRPr="00B17AA2">
              <w:t>CUSTOMPROPERTY25</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6D010F35" w14:textId="77777777">
            <w:r w:rsidRPr="00B17AA2">
              <w:t>company</w:t>
            </w:r>
          </w:p>
        </w:tc>
      </w:tr>
      <w:tr w:rsidRPr="00B17AA2" w:rsidR="00B17AA2" w:rsidTr="00DF336C" w14:paraId="0AB23B0D"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19CFAC0D" w14:textId="77777777">
            <w:r w:rsidRPr="00B17AA2">
              <w:t>CUSTOMPROPERTY20</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4F0840FE" w14:textId="77777777">
            <w:r w:rsidRPr="00B17AA2">
              <w:t>employeeID</w:t>
            </w:r>
          </w:p>
        </w:tc>
      </w:tr>
      <w:tr w:rsidRPr="00B17AA2" w:rsidR="00B17AA2" w:rsidTr="00DF336C" w14:paraId="37D48411"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72900EFA" w14:textId="77777777">
            <w:r w:rsidRPr="00B17AA2">
              <w:t>CUSTOMPROPERTY3</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1B9B81F0" w14:textId="77777777">
            <w:r w:rsidRPr="00B17AA2">
              <w:t>sn</w:t>
            </w:r>
          </w:p>
        </w:tc>
      </w:tr>
      <w:tr w:rsidRPr="00B17AA2" w:rsidR="00B17AA2" w:rsidTr="00DF336C" w14:paraId="221FA844"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6EDB5CA2" w14:textId="77777777">
            <w:r w:rsidRPr="00B17AA2">
              <w:t>COMMENTS</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707DB899" w14:textId="77777777">
            <w:r w:rsidRPr="00B17AA2">
              <w:t>distinguishedName</w:t>
            </w:r>
          </w:p>
        </w:tc>
      </w:tr>
      <w:tr w:rsidRPr="00B17AA2" w:rsidR="00B17AA2" w:rsidTr="00DF336C" w14:paraId="1ECF1A87"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3386F4B9" w14:textId="77777777">
            <w:r w:rsidRPr="00B17AA2">
              <w:t>CUSTOMPROPERTY4</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5B6723A3" w14:textId="77777777">
            <w:r w:rsidRPr="00B17AA2">
              <w:t>homeDirectory</w:t>
            </w:r>
          </w:p>
        </w:tc>
      </w:tr>
      <w:tr w:rsidRPr="00B17AA2" w:rsidR="00B17AA2" w:rsidTr="00DF336C" w14:paraId="19842EED"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0A397F9E" w14:textId="77777777">
            <w:r w:rsidRPr="00B17AA2">
              <w:t>LASTPASSWORDCHANGE</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5AE18A51" w14:textId="77777777">
            <w:r w:rsidRPr="00B17AA2">
              <w:t>pwdLastSet</w:t>
            </w:r>
          </w:p>
        </w:tc>
      </w:tr>
      <w:tr w:rsidRPr="00B17AA2" w:rsidR="00B17AA2" w:rsidTr="00DF336C" w14:paraId="34887275"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7F090A58" w14:textId="77777777">
            <w:r w:rsidRPr="00B17AA2">
              <w:t>CUSTOMPROPERTY5</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18DEC06A" w14:textId="77777777">
            <w:r w:rsidRPr="00B17AA2">
              <w:t>co</w:t>
            </w:r>
          </w:p>
        </w:tc>
      </w:tr>
      <w:tr w:rsidRPr="00B17AA2" w:rsidR="00B17AA2" w:rsidTr="00DF336C" w14:paraId="73FED6A5"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719BC512" w14:textId="77777777">
            <w:r w:rsidRPr="00B17AA2">
              <w:lastRenderedPageBreak/>
              <w:t>CUSTOMPROPERTY6</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7FE44A2E" w14:textId="77777777">
            <w:r w:rsidRPr="00B17AA2">
              <w:t>employeeNumber</w:t>
            </w:r>
          </w:p>
        </w:tc>
      </w:tr>
      <w:tr w:rsidRPr="00B17AA2" w:rsidR="00B17AA2" w:rsidTr="00DF336C" w14:paraId="334F0284"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127D7599" w14:textId="77777777">
            <w:r w:rsidRPr="00B17AA2">
              <w:t>CUSTOMPROPERTY7</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72153995" w14:textId="77777777">
            <w:r w:rsidRPr="00B17AA2">
              <w:t>givenName</w:t>
            </w:r>
          </w:p>
        </w:tc>
      </w:tr>
      <w:tr w:rsidRPr="00B17AA2" w:rsidR="00B17AA2" w:rsidTr="00DF336C" w14:paraId="16F14FF6"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79203F51" w14:textId="77777777">
            <w:r w:rsidRPr="00B17AA2">
              <w:t>CUSTOMPROPERTY8</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6529FD8F" w14:textId="77777777">
            <w:r w:rsidRPr="00B17AA2">
              <w:t>title</w:t>
            </w:r>
          </w:p>
        </w:tc>
      </w:tr>
      <w:tr w:rsidRPr="00B17AA2" w:rsidR="00B17AA2" w:rsidTr="00DF336C" w14:paraId="418153E6"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42955141" w14:textId="77777777">
            <w:r w:rsidRPr="00B17AA2">
              <w:t>CUSTOMPROPERTY9</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755B0FFD" w14:textId="77777777">
            <w:r w:rsidRPr="00B17AA2">
              <w:t>telephoneNumber</w:t>
            </w:r>
          </w:p>
        </w:tc>
      </w:tr>
      <w:tr w:rsidRPr="00B17AA2" w:rsidR="00B17AA2" w:rsidTr="00DF336C" w14:paraId="33AF2C3A"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197C631E" w14:textId="77777777">
            <w:r w:rsidRPr="00B17AA2">
              <w:t>CUSTOMPROPERTY10</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53F33117" w14:textId="77777777">
            <w:r w:rsidRPr="00B17AA2">
              <w:t>c</w:t>
            </w:r>
          </w:p>
        </w:tc>
      </w:tr>
      <w:tr w:rsidRPr="00B17AA2" w:rsidR="00B17AA2" w:rsidTr="00DF336C" w14:paraId="06355D15"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624083FC" w14:textId="77777777">
            <w:r w:rsidRPr="00B17AA2">
              <w:t>DESCRIPTION</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60144F5C" w14:textId="77777777">
            <w:r w:rsidRPr="00B17AA2">
              <w:t>description</w:t>
            </w:r>
          </w:p>
        </w:tc>
      </w:tr>
      <w:tr w:rsidRPr="00B17AA2" w:rsidR="00B17AA2" w:rsidTr="00DF336C" w14:paraId="09F5C55D"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4840AE3E" w14:textId="77777777">
            <w:r w:rsidRPr="00B17AA2">
              <w:t>CUSTOMPROPERTY11</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74696287" w14:textId="77777777">
            <w:r w:rsidRPr="00B17AA2">
              <w:t>uSNCreated</w:t>
            </w:r>
          </w:p>
        </w:tc>
      </w:tr>
      <w:tr w:rsidRPr="00B17AA2" w:rsidR="00B17AA2" w:rsidTr="00DF336C" w14:paraId="00949CBD"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34A13F0D" w14:textId="77777777">
            <w:r w:rsidRPr="00B17AA2">
              <w:t>VALIDTHROUGH</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28FCAD64" w14:textId="77777777">
            <w:r w:rsidRPr="00B17AA2">
              <w:t>accountExpires</w:t>
            </w:r>
          </w:p>
        </w:tc>
      </w:tr>
      <w:tr w:rsidRPr="00B17AA2" w:rsidR="00B17AA2" w:rsidTr="00DF336C" w14:paraId="3B0A3906"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604DB61B" w14:textId="77777777">
            <w:r w:rsidRPr="00B17AA2">
              <w:t>CUSTOMPROPERTY12</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20501389" w14:textId="77777777">
            <w:r w:rsidRPr="00B17AA2">
              <w:t>logonCount</w:t>
            </w:r>
          </w:p>
        </w:tc>
      </w:tr>
      <w:tr w:rsidRPr="00B17AA2" w:rsidR="00B17AA2" w:rsidTr="00DF336C" w14:paraId="00AD5C7A"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123A753F" w14:textId="77777777">
            <w:r w:rsidRPr="00B17AA2">
              <w:t>CUSTOMPROPERTY13</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67B0B219" w14:textId="77777777">
            <w:r w:rsidRPr="00B17AA2">
              <w:t>physicalDeliveryOfficeName</w:t>
            </w:r>
          </w:p>
        </w:tc>
      </w:tr>
      <w:tr w:rsidRPr="00B17AA2" w:rsidR="00B17AA2" w:rsidTr="00DF336C" w14:paraId="5302CADB"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15C15D4F" w14:textId="77777777">
            <w:r w:rsidRPr="00B17AA2">
              <w:t>UPDATEDATE</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362560E4" w14:textId="77777777">
            <w:r w:rsidRPr="00B17AA2">
              <w:t>whenChanged</w:t>
            </w:r>
          </w:p>
        </w:tc>
      </w:tr>
      <w:tr w:rsidRPr="00B17AA2" w:rsidR="00B17AA2" w:rsidTr="00DF336C" w14:paraId="3BC39208"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2D2D0262" w14:textId="77777777">
            <w:r w:rsidRPr="00B17AA2">
              <w:t>CUSTOMPROPERTY14</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32C146BD" w14:textId="77777777">
            <w:r w:rsidRPr="00B17AA2">
              <w:t>extensionAttribute1</w:t>
            </w:r>
          </w:p>
        </w:tc>
      </w:tr>
      <w:tr w:rsidRPr="00B17AA2" w:rsidR="00B17AA2" w:rsidTr="00DF336C" w14:paraId="3483D930"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58C620C9" w14:textId="77777777">
            <w:r w:rsidRPr="00B17AA2">
              <w:t>CUSTOMPROPERTY15</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43E49DBB" w14:textId="77777777">
            <w:r w:rsidRPr="00B17AA2">
              <w:t>extensionAttribute2</w:t>
            </w:r>
          </w:p>
        </w:tc>
      </w:tr>
      <w:tr w:rsidRPr="00B17AA2" w:rsidR="00B17AA2" w:rsidTr="00DF336C" w14:paraId="5FCC4D4A"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412FE080" w14:textId="77777777">
            <w:r w:rsidRPr="00B17AA2">
              <w:t>CUSTOMPROPERTY16</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64C47513" w14:textId="77777777">
            <w:r w:rsidRPr="00B17AA2">
              <w:t>streetAddress</w:t>
            </w:r>
          </w:p>
        </w:tc>
      </w:tr>
      <w:tr w:rsidRPr="00B17AA2" w:rsidR="00B17AA2" w:rsidTr="00DF336C" w14:paraId="2FD78375"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3BBE0599" w14:textId="77777777">
            <w:r w:rsidRPr="00B17AA2">
              <w:t>CUSTOMPROPERTY17</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03E97FC6" w14:textId="77777777">
            <w:r w:rsidRPr="00B17AA2">
              <w:t>mailNickname</w:t>
            </w:r>
          </w:p>
        </w:tc>
      </w:tr>
      <w:tr w:rsidRPr="00B17AA2" w:rsidR="00B17AA2" w:rsidTr="00DF336C" w14:paraId="2D286A8C"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79DADFA4" w14:textId="77777777">
            <w:r w:rsidRPr="00B17AA2">
              <w:t>CUSTOMPROPERTY18</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5CC282FF" w14:textId="77777777">
            <w:r w:rsidRPr="00B17AA2">
              <w:t>department</w:t>
            </w:r>
          </w:p>
        </w:tc>
      </w:tr>
      <w:tr w:rsidRPr="00B17AA2" w:rsidR="00B17AA2" w:rsidTr="00DF336C" w14:paraId="504A16C5"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028C44A5" w14:textId="77777777">
            <w:r w:rsidRPr="00B17AA2">
              <w:t>CUSTOMPROPERTY19</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5A3221DE" w14:textId="77777777">
            <w:r w:rsidRPr="00B17AA2">
              <w:t>countryCode</w:t>
            </w:r>
          </w:p>
        </w:tc>
      </w:tr>
      <w:tr w:rsidRPr="00B17AA2" w:rsidR="00B17AA2" w:rsidTr="00DF336C" w14:paraId="3FC9ACB4"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45585B3C" w14:textId="77777777">
            <w:r w:rsidRPr="00B17AA2">
              <w:t>NAME</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69B0D434" w14:textId="77777777">
            <w:r w:rsidRPr="00B17AA2">
              <w:t>cn</w:t>
            </w:r>
          </w:p>
        </w:tc>
      </w:tr>
      <w:tr w:rsidRPr="00B17AA2" w:rsidR="00B17AA2" w:rsidTr="00DF336C" w14:paraId="25DD3A00"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36F338C1" w14:textId="77777777">
            <w:r w:rsidRPr="00B17AA2">
              <w:t>CUSTOMPROPERTY21</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2BD502E8" w14:textId="77777777">
            <w:r w:rsidRPr="00B17AA2">
              <w:t>manager</w:t>
            </w:r>
          </w:p>
        </w:tc>
      </w:tr>
      <w:tr w:rsidRPr="00B17AA2" w:rsidR="00B17AA2" w:rsidTr="00DF336C" w14:paraId="680F3AB1"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3306E2EC" w14:textId="77777777">
            <w:r w:rsidRPr="00B17AA2">
              <w:t>CUSTOMPROPERTY22</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2A3C582B" w14:textId="77777777">
            <w:r w:rsidRPr="00B17AA2">
              <w:t>homePhone</w:t>
            </w:r>
          </w:p>
        </w:tc>
      </w:tr>
      <w:tr w:rsidRPr="00B17AA2" w:rsidR="00B17AA2" w:rsidTr="00DF336C" w14:paraId="6B8F152E"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2B4B86AC" w14:textId="77777777">
            <w:r w:rsidRPr="00B17AA2">
              <w:t>CUSTOMPROPERTY23</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0B7A3D51" w14:textId="77777777">
            <w:r w:rsidRPr="00B17AA2">
              <w:t>mobile</w:t>
            </w:r>
          </w:p>
        </w:tc>
      </w:tr>
      <w:tr w:rsidRPr="00B17AA2" w:rsidR="00B17AA2" w:rsidTr="00DF336C" w14:paraId="0FF86C84"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6B2C6DDC" w14:textId="77777777">
            <w:r w:rsidRPr="00B17AA2">
              <w:t>CREATED_ON</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227F7D58" w14:textId="77777777">
            <w:r w:rsidRPr="00B17AA2">
              <w:t>whenCreated</w:t>
            </w:r>
          </w:p>
        </w:tc>
      </w:tr>
      <w:tr w:rsidRPr="00B17AA2" w:rsidR="00B17AA2" w:rsidTr="00DF336C" w14:paraId="7F4BE09B"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4867CBBC" w14:textId="77777777">
            <w:r w:rsidRPr="00B17AA2">
              <w:lastRenderedPageBreak/>
              <w:t>ACCOUNTCLASS</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50FFC596" w14:textId="77777777">
            <w:r w:rsidRPr="00B17AA2">
              <w:t>objectClass</w:t>
            </w:r>
          </w:p>
        </w:tc>
      </w:tr>
      <w:tr w:rsidRPr="00B17AA2" w:rsidR="00B17AA2" w:rsidTr="00DF336C" w14:paraId="4F1D415B"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1CF4A7B3" w14:textId="77777777">
            <w:r w:rsidRPr="00B17AA2">
              <w:t>ACCOUNTID</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70D24E93" w14:textId="77777777">
            <w:r w:rsidRPr="00B17AA2">
              <w:t>distinguishedName</w:t>
            </w:r>
          </w:p>
        </w:tc>
      </w:tr>
      <w:tr w:rsidRPr="00B17AA2" w:rsidR="00B17AA2" w:rsidTr="00DF336C" w14:paraId="3ECCDEF7"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306125E3" w14:textId="77777777">
            <w:r w:rsidRPr="00B17AA2">
              <w:t>CUSTOMPROPERTY24</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19F74989" w14:textId="77777777">
            <w:r w:rsidRPr="00B17AA2">
              <w:t>userAccountControl</w:t>
            </w:r>
          </w:p>
        </w:tc>
      </w:tr>
      <w:tr w:rsidRPr="00B17AA2" w:rsidR="00B17AA2" w:rsidTr="00DF336C" w14:paraId="3683A7F7"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54928D89" w14:textId="77777777">
            <w:r w:rsidRPr="00B17AA2">
              <w:t>CUSTOMPROPERTY27</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154C9883" w14:textId="77777777">
            <w:r w:rsidRPr="00B17AA2">
              <w:t>objectSid</w:t>
            </w:r>
          </w:p>
        </w:tc>
      </w:tr>
      <w:tr w:rsidRPr="00B17AA2" w:rsidR="00B17AA2" w:rsidTr="00DF336C" w14:paraId="5DFBBDB9"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73CF886B" w14:textId="77777777">
            <w:r w:rsidRPr="00B17AA2">
              <w:t>RECONCILATION_FIELD</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7BB15AF7" w14:textId="77777777">
            <w:r w:rsidRPr="00B17AA2">
              <w:t>CUSTOMPROPERTY26,</w:t>
            </w:r>
          </w:p>
        </w:tc>
      </w:tr>
      <w:tr w:rsidRPr="00B17AA2" w:rsidR="00B17AA2" w:rsidTr="00DF336C" w14:paraId="3F7E803F"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1DAA5620" w14:textId="77777777">
            <w:r w:rsidRPr="00B17AA2">
              <w:t>CUSTOMPROPERTY26</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2AB6BD07" w14:textId="77777777">
            <w:r w:rsidRPr="00B17AA2">
              <w:t>objectGUID</w:t>
            </w:r>
          </w:p>
        </w:tc>
      </w:tr>
      <w:tr w:rsidRPr="00B17AA2" w:rsidR="00B17AA2" w:rsidTr="00DF336C" w14:paraId="1F394FA2"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730ACE65" w14:textId="77777777">
            <w:r w:rsidRPr="00B17AA2">
              <w:t>CUSTOMPROPERTY29</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009CECE9" w14:textId="77777777">
            <w:r w:rsidRPr="00B17AA2">
              <w:t>st</w:t>
            </w:r>
          </w:p>
        </w:tc>
      </w:tr>
      <w:tr w:rsidRPr="00B17AA2" w:rsidR="00B17AA2" w:rsidTr="00DF336C" w14:paraId="303E9615" w14:textId="77777777">
        <w:tc>
          <w:tcPr>
            <w:tcW w:w="2454"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74B0BB0A" w14:textId="77777777">
            <w:r w:rsidRPr="00B17AA2">
              <w:t>CUSTOMPROPERTY40</w:t>
            </w:r>
          </w:p>
        </w:tc>
        <w:tc>
          <w:tcPr>
            <w:tcW w:w="4056" w:type="dxa"/>
            <w:tcBorders>
              <w:top w:val="single" w:color="auto" w:sz="4" w:space="0"/>
              <w:left w:val="single" w:color="auto" w:sz="4" w:space="0"/>
              <w:bottom w:val="single" w:color="auto" w:sz="4" w:space="0"/>
              <w:right w:val="single" w:color="auto" w:sz="4" w:space="0"/>
            </w:tcBorders>
            <w:shd w:val="clear" w:color="auto" w:fill="auto"/>
            <w:vAlign w:val="bottom"/>
          </w:tcPr>
          <w:p w:rsidRPr="00B17AA2" w:rsidR="00B17AA2" w:rsidP="00B17AA2" w:rsidRDefault="00B17AA2" w14:paraId="3B045506" w14:textId="77777777">
            <w:r w:rsidRPr="00B17AA2">
              <w:t>mail</w:t>
            </w:r>
          </w:p>
        </w:tc>
      </w:tr>
    </w:tbl>
    <w:p w:rsidR="77876594" w:rsidP="77876594" w:rsidRDefault="77876594" w14:paraId="3145929C" w14:textId="16D15AC7"/>
    <w:p w:rsidR="00A754A9" w:rsidP="00687D6E" w:rsidRDefault="4E42E0AA" w14:paraId="62A2229F" w14:textId="15E63E5E">
      <w:pPr>
        <w:pStyle w:val="Heading4"/>
        <w:numPr>
          <w:ilvl w:val="3"/>
          <w:numId w:val="17"/>
        </w:numPr>
      </w:pPr>
      <w:r>
        <w:t>Correlation link</w:t>
      </w:r>
    </w:p>
    <w:p w:rsidR="3DCEB8D1" w:rsidP="00687D6E" w:rsidRDefault="4E42E0AA" w14:paraId="7C50A137" w14:textId="2FE3C966">
      <w:pPr>
        <w:pStyle w:val="ListParagraph"/>
        <w:numPr>
          <w:ilvl w:val="0"/>
          <w:numId w:val="23"/>
        </w:numPr>
      </w:pPr>
      <w:r>
        <w:t>Username (In SSM) -------&gt;  name(In AD)</w:t>
      </w:r>
    </w:p>
    <w:p w:rsidR="23FADD4A" w:rsidP="4E42E0AA" w:rsidRDefault="23FADD4A" w14:paraId="116C9BB4" w14:textId="1D15BE98">
      <w:pPr>
        <w:ind w:left="1440"/>
      </w:pPr>
      <w:r w:rsidR="23FADD4A">
        <w:drawing>
          <wp:inline wp14:editId="23858098" wp14:anchorId="2A82AEAE">
            <wp:extent cx="4311828" cy="2150806"/>
            <wp:effectExtent l="0" t="0" r="0" b="0"/>
            <wp:docPr id="880910296" name="Picture 139318266" title=""/>
            <wp:cNvGraphicFramePr>
              <a:graphicFrameLocks noChangeAspect="1"/>
            </wp:cNvGraphicFramePr>
            <a:graphic>
              <a:graphicData uri="http://schemas.openxmlformats.org/drawingml/2006/picture">
                <pic:pic>
                  <pic:nvPicPr>
                    <pic:cNvPr id="0" name="Picture 139318266"/>
                    <pic:cNvPicPr/>
                  </pic:nvPicPr>
                  <pic:blipFill>
                    <a:blip r:embed="Rece100fb3ea54f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11828" cy="2150806"/>
                    </a:xfrm>
                    <a:prstGeom prst="rect">
                      <a:avLst/>
                    </a:prstGeom>
                  </pic:spPr>
                </pic:pic>
              </a:graphicData>
            </a:graphic>
          </wp:inline>
        </w:drawing>
      </w:r>
    </w:p>
    <w:p w:rsidR="007E119C" w:rsidP="06413B15" w:rsidRDefault="4E42E0AA" w14:paraId="2EB9C49D" w14:textId="73739BEA">
      <w:pPr>
        <w:rPr>
          <w:b/>
          <w:bCs/>
          <w:color w:val="0070C0"/>
          <w:sz w:val="24"/>
          <w:szCs w:val="24"/>
        </w:rPr>
      </w:pPr>
      <w:r w:rsidRPr="06413B15">
        <w:rPr>
          <w:b/>
          <w:bCs/>
          <w:color w:val="0070C0"/>
          <w:sz w:val="24"/>
          <w:szCs w:val="24"/>
        </w:rPr>
        <w:t>6.</w:t>
      </w:r>
      <w:r w:rsidRPr="06413B15" w:rsidR="30E4C279">
        <w:rPr>
          <w:b/>
          <w:bCs/>
          <w:color w:val="0070C0"/>
          <w:sz w:val="24"/>
          <w:szCs w:val="24"/>
        </w:rPr>
        <w:t>2.0</w:t>
      </w:r>
      <w:r w:rsidRPr="06413B15">
        <w:rPr>
          <w:b/>
          <w:bCs/>
          <w:color w:val="0070C0"/>
          <w:sz w:val="24"/>
          <w:szCs w:val="24"/>
        </w:rPr>
        <w:t xml:space="preserve"> AD Password Reverse sync</w:t>
      </w:r>
    </w:p>
    <w:p w:rsidR="007E119C" w:rsidP="00687D6E" w:rsidRDefault="4E42E0AA" w14:paraId="1CB50DA6" w14:textId="5F023046">
      <w:pPr>
        <w:pStyle w:val="ListParagraph"/>
        <w:numPr>
          <w:ilvl w:val="0"/>
          <w:numId w:val="23"/>
        </w:numPr>
        <w:rPr>
          <w:b/>
          <w:bCs/>
          <w:color w:val="0070C0"/>
        </w:rPr>
      </w:pPr>
      <w:r w:rsidRPr="4E42E0AA">
        <w:rPr>
          <w:rFonts w:ascii="Calibri" w:hAnsi="Calibri" w:eastAsia="Calibri" w:cs="Calibri"/>
        </w:rPr>
        <w:t>We have configured ‘AD Password Revers Sync Agent’ on Active Directory Domain Controller</w:t>
      </w:r>
    </w:p>
    <w:p w:rsidR="007E119C" w:rsidP="00687D6E" w:rsidRDefault="4E42E0AA" w14:paraId="00C0616A" w14:textId="222DC527">
      <w:pPr>
        <w:pStyle w:val="ListParagraph"/>
        <w:numPr>
          <w:ilvl w:val="0"/>
          <w:numId w:val="23"/>
        </w:numPr>
        <w:rPr>
          <w:b/>
          <w:bCs/>
          <w:color w:val="0070C0"/>
        </w:rPr>
      </w:pPr>
      <w:r w:rsidRPr="4E42E0AA">
        <w:rPr>
          <w:rFonts w:ascii="Calibri" w:hAnsi="Calibri" w:eastAsia="Calibri" w:cs="Calibri"/>
        </w:rPr>
        <w:t xml:space="preserve">Password Revers Sync agent will be going to sync AD password with </w:t>
      </w:r>
      <w:r w:rsidR="00120727">
        <w:rPr>
          <w:rFonts w:ascii="Calibri" w:hAnsi="Calibri" w:eastAsia="Calibri" w:cs="Calibri"/>
        </w:rPr>
        <w:t>Saviynt</w:t>
      </w:r>
    </w:p>
    <w:p w:rsidR="007E119C" w:rsidP="00687D6E" w:rsidRDefault="4E42E0AA" w14:paraId="7E0EDF78" w14:textId="50F8370E">
      <w:pPr>
        <w:pStyle w:val="ListParagraph"/>
        <w:numPr>
          <w:ilvl w:val="0"/>
          <w:numId w:val="23"/>
        </w:numPr>
        <w:rPr>
          <w:b/>
          <w:bCs/>
          <w:color w:val="0070C0"/>
        </w:rPr>
      </w:pPr>
      <w:r w:rsidRPr="4E42E0AA">
        <w:rPr>
          <w:rFonts w:ascii="Calibri" w:hAnsi="Calibri" w:eastAsia="Calibri" w:cs="Calibri"/>
        </w:rPr>
        <w:t xml:space="preserve">This agent users Rest Webservice to sync AD password with </w:t>
      </w:r>
      <w:r w:rsidR="00120727">
        <w:rPr>
          <w:rFonts w:ascii="Calibri" w:hAnsi="Calibri" w:eastAsia="Calibri" w:cs="Calibri"/>
        </w:rPr>
        <w:t>Saviynt</w:t>
      </w:r>
    </w:p>
    <w:p w:rsidR="007E119C" w:rsidP="00687D6E" w:rsidRDefault="4E42E0AA" w14:paraId="0487F162" w14:textId="41130157">
      <w:pPr>
        <w:pStyle w:val="ListParagraph"/>
        <w:numPr>
          <w:ilvl w:val="0"/>
          <w:numId w:val="23"/>
        </w:numPr>
        <w:rPr>
          <w:b w:val="1"/>
          <w:bCs w:val="1"/>
          <w:color w:val="0070C0"/>
        </w:rPr>
      </w:pPr>
      <w:r w:rsidRPr="59E65F10" w:rsidR="4E42E0AA">
        <w:rPr>
          <w:rFonts w:ascii="Calibri" w:hAnsi="Calibri" w:eastAsia="Calibri" w:cs="Calibri"/>
        </w:rPr>
        <w:t>AD password revers sync process flow:</w:t>
      </w:r>
      <w:r w:rsidR="00C6495F">
        <w:drawing>
          <wp:inline wp14:editId="72723186" wp14:anchorId="1116E426">
            <wp:extent cx="5943600" cy="1704975"/>
            <wp:effectExtent l="0" t="0" r="0" b="0"/>
            <wp:docPr id="391413456" name="Picture 58631742" title=""/>
            <wp:cNvGraphicFramePr>
              <a:graphicFrameLocks noChangeAspect="1"/>
            </wp:cNvGraphicFramePr>
            <a:graphic>
              <a:graphicData uri="http://schemas.openxmlformats.org/drawingml/2006/picture">
                <pic:pic>
                  <pic:nvPicPr>
                    <pic:cNvPr id="0" name="Picture 58631742"/>
                    <pic:cNvPicPr/>
                  </pic:nvPicPr>
                  <pic:blipFill>
                    <a:blip r:embed="Ra60b468da4614c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704975"/>
                    </a:xfrm>
                    <a:prstGeom prst="rect">
                      <a:avLst/>
                    </a:prstGeom>
                  </pic:spPr>
                </pic:pic>
              </a:graphicData>
            </a:graphic>
          </wp:inline>
        </w:drawing>
      </w:r>
      <w:r w:rsidRPr="59E65F10" w:rsidR="4E42E0AA">
        <w:rPr>
          <w:rFonts w:ascii="Times New Roman" w:hAnsi="Times New Roman" w:eastAsia="Times New Roman" w:cs="Times New Roman"/>
          <w:color w:val="365F91" w:themeColor="accent1" w:themeTint="FF" w:themeShade="BF"/>
          <w:sz w:val="14"/>
          <w:szCs w:val="14"/>
        </w:rPr>
        <w:t xml:space="preserve"> </w:t>
      </w:r>
    </w:p>
    <w:p w:rsidR="007E119C" w:rsidP="00DA37E7" w:rsidRDefault="4E42E0AA" w14:paraId="40AF547B" w14:textId="5A002848">
      <w:pPr>
        <w:pStyle w:val="ListParagraph"/>
        <w:numPr>
          <w:ilvl w:val="0"/>
          <w:numId w:val="7"/>
        </w:numPr>
      </w:pPr>
      <w:r w:rsidRPr="4E42E0AA">
        <w:rPr>
          <w:rFonts w:ascii="Calibri" w:hAnsi="Calibri" w:eastAsia="Calibri" w:cs="Calibri"/>
        </w:rPr>
        <w:t>Password Filter Zip is shared along with the document.</w:t>
      </w:r>
    </w:p>
    <w:p w:rsidR="007E119C" w:rsidP="4EC71BC1" w:rsidRDefault="00C6495F" w14:paraId="067BD29D" w14:textId="733B8733">
      <w:pPr>
        <w:ind w:left="360"/>
      </w:pPr>
      <w:r w:rsidR="00C6495F">
        <w:drawing>
          <wp:inline wp14:editId="2D322572" wp14:anchorId="55313D15">
            <wp:extent cx="883627" cy="643629"/>
            <wp:effectExtent l="0" t="0" r="0" b="0"/>
            <wp:docPr id="1688057485" name="Picture 91517239" title=""/>
            <wp:cNvGraphicFramePr>
              <a:graphicFrameLocks noChangeAspect="1"/>
            </wp:cNvGraphicFramePr>
            <a:graphic>
              <a:graphicData uri="http://schemas.openxmlformats.org/drawingml/2006/picture">
                <pic:pic>
                  <pic:nvPicPr>
                    <pic:cNvPr id="0" name="Picture 91517239"/>
                    <pic:cNvPicPr/>
                  </pic:nvPicPr>
                  <pic:blipFill>
                    <a:blip r:embed="Ra1a7ca3bd4204b0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83627" cy="643629"/>
                    </a:xfrm>
                    <a:prstGeom prst="rect">
                      <a:avLst/>
                    </a:prstGeom>
                  </pic:spPr>
                </pic:pic>
              </a:graphicData>
            </a:graphic>
          </wp:inline>
        </w:drawing>
      </w:r>
    </w:p>
    <w:p w:rsidR="000D3A85" w:rsidP="000D3A85" w:rsidRDefault="000D3A85" w14:paraId="4D18BEC5" w14:textId="77777777">
      <w:pPr>
        <w:pStyle w:val="Heading2"/>
      </w:pPr>
      <w:bookmarkStart w:name="_Toc17822275" w:id="52"/>
      <w:bookmarkStart w:name="_Toc33292566" w:id="53"/>
      <w:r>
        <w:t>SAP</w:t>
      </w:r>
      <w:bookmarkEnd w:id="52"/>
      <w:r>
        <w:t xml:space="preserve"> BW2</w:t>
      </w:r>
      <w:bookmarkEnd w:id="53"/>
    </w:p>
    <w:p w:rsidR="000D3A85" w:rsidP="000D3A85" w:rsidRDefault="000D3A85" w14:paraId="495B5C7D" w14:textId="340A1FDE">
      <w:r>
        <w:t xml:space="preserve">MPC has SAP BW2 as of one of the target </w:t>
      </w:r>
      <w:r w:rsidR="00FA5A40">
        <w:t>systems</w:t>
      </w:r>
      <w:r>
        <w:t>. In this application SSM will provision all Employee to the BW2 along with access roles.</w:t>
      </w:r>
    </w:p>
    <w:p w:rsidRPr="005F2FF6" w:rsidR="000D3A85" w:rsidP="000D3A85" w:rsidRDefault="000D3A85" w14:paraId="50F807D8" w14:textId="77777777">
      <w:r>
        <w:t>SSM uses the Out of the box SAP connector to perform all the joiner/Mover/Leaver use cases.</w:t>
      </w:r>
    </w:p>
    <w:p w:rsidRPr="00717F67" w:rsidR="000D3A85" w:rsidP="000D3A85" w:rsidRDefault="000D3A85" w14:paraId="5651BA8A" w14:textId="77777777">
      <w:pPr>
        <w:pStyle w:val="Heading3"/>
      </w:pPr>
      <w:bookmarkStart w:name="_Toc33292567" w:id="54"/>
      <w:r>
        <w:t>Integration Design</w:t>
      </w:r>
      <w:bookmarkEnd w:id="54"/>
    </w:p>
    <w:p w:rsidRPr="00AF13CF" w:rsidR="000D3A85" w:rsidP="000D3A85" w:rsidRDefault="000D3A85" w14:paraId="186E2E81" w14:textId="77777777">
      <w:pPr>
        <w:rPr>
          <w:rFonts w:ascii="Calibri" w:hAnsi="Calibri" w:eastAsia="Calibri" w:cs="Calibri"/>
        </w:rPr>
      </w:pPr>
      <w:r>
        <w:rPr>
          <w:rFonts w:ascii="Calibri" w:hAnsi="Calibri" w:eastAsia="Calibri" w:cs="Calibri"/>
        </w:rPr>
        <w:t xml:space="preserve"> </w:t>
      </w:r>
    </w:p>
    <w:p w:rsidR="000D3A85" w:rsidP="000D3A85" w:rsidRDefault="000D3A85" w14:paraId="55FAD3B1" w14:textId="5252964F">
      <w:r w:rsidR="000D3A85">
        <w:drawing>
          <wp:inline wp14:editId="62125D18" wp14:anchorId="00FF193F">
            <wp:extent cx="5943600" cy="1736090"/>
            <wp:effectExtent l="0" t="0" r="0" b="0"/>
            <wp:docPr id="70559819" name="Picture 1" title=""/>
            <wp:cNvGraphicFramePr>
              <a:graphicFrameLocks noChangeAspect="1"/>
            </wp:cNvGraphicFramePr>
            <a:graphic>
              <a:graphicData uri="http://schemas.openxmlformats.org/drawingml/2006/picture">
                <pic:pic>
                  <pic:nvPicPr>
                    <pic:cNvPr id="0" name="Picture 1"/>
                    <pic:cNvPicPr/>
                  </pic:nvPicPr>
                  <pic:blipFill>
                    <a:blip r:embed="R1f35ed327df34b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736090"/>
                    </a:xfrm>
                    <a:prstGeom prst="rect">
                      <a:avLst/>
                    </a:prstGeom>
                  </pic:spPr>
                </pic:pic>
              </a:graphicData>
            </a:graphic>
          </wp:inline>
        </w:drawing>
      </w:r>
    </w:p>
    <w:p w:rsidR="00A61871" w:rsidP="000D3A85" w:rsidRDefault="00A61871" w14:paraId="455D4458" w14:textId="2613B02C"/>
    <w:p w:rsidRPr="007D1ACD" w:rsidR="00A61871" w:rsidP="000D3A85" w:rsidRDefault="00A61871" w14:paraId="5C5A5768" w14:textId="77777777"/>
    <w:p w:rsidR="000D3A85" w:rsidP="000D3A85" w:rsidRDefault="000D3A85" w14:paraId="12981C6C" w14:textId="77777777">
      <w:pPr>
        <w:pStyle w:val="Heading3"/>
      </w:pPr>
      <w:bookmarkStart w:name="_Toc33292568" w:id="55"/>
      <w:r>
        <w:lastRenderedPageBreak/>
        <w:t>Connection Details</w:t>
      </w:r>
      <w:bookmarkEnd w:id="55"/>
    </w:p>
    <w:p w:rsidRPr="00870CC5" w:rsidR="000D3A85" w:rsidP="000D3A85" w:rsidRDefault="000D3A85" w14:paraId="70871D05" w14:textId="77777777">
      <w:r w:rsidRPr="005F2FF6">
        <w:t>Following are the connection parameters configured</w:t>
      </w:r>
      <w:r>
        <w:t xml:space="preserve"> in SSM</w:t>
      </w:r>
    </w:p>
    <w:tbl>
      <w:tblPr>
        <w:tblW w:w="8853"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35"/>
        <w:gridCol w:w="4718"/>
      </w:tblGrid>
      <w:tr w:rsidR="000D3A85" w:rsidTr="00A61871" w14:paraId="2A436BC1" w14:textId="77777777">
        <w:tc>
          <w:tcPr>
            <w:tcW w:w="4135" w:type="dxa"/>
            <w:shd w:val="clear" w:color="auto" w:fill="FF0066"/>
          </w:tcPr>
          <w:p w:rsidRPr="003A5A84" w:rsidR="000D3A85" w:rsidP="0037197C" w:rsidRDefault="000D3A85" w14:paraId="0A713517" w14:textId="77777777">
            <w:pPr>
              <w:jc w:val="center"/>
              <w:rPr>
                <w:color w:val="FFFFFF" w:themeColor="background1"/>
              </w:rPr>
            </w:pPr>
            <w:r w:rsidRPr="003A5A84">
              <w:rPr>
                <w:color w:val="FFFFFF" w:themeColor="background1"/>
              </w:rPr>
              <w:t>Connection Properties</w:t>
            </w:r>
          </w:p>
        </w:tc>
        <w:tc>
          <w:tcPr>
            <w:tcW w:w="4718" w:type="dxa"/>
            <w:shd w:val="clear" w:color="auto" w:fill="FF0066"/>
          </w:tcPr>
          <w:p w:rsidRPr="0023638B" w:rsidR="000D3A85" w:rsidP="0037197C" w:rsidRDefault="000D3A85" w14:paraId="340E78F7" w14:textId="77777777">
            <w:pPr>
              <w:tabs>
                <w:tab w:val="center" w:pos="2215"/>
              </w:tabs>
              <w:jc w:val="center"/>
              <w:rPr>
                <w:color w:val="FF0000"/>
              </w:rPr>
            </w:pPr>
            <w:r w:rsidRPr="003A5A84">
              <w:rPr>
                <w:color w:val="FFFFFF" w:themeColor="background1"/>
              </w:rPr>
              <w:t>Value</w:t>
            </w:r>
          </w:p>
        </w:tc>
      </w:tr>
    </w:tbl>
    <w:tbl>
      <w:tblPr>
        <w:tblStyle w:val="TableGrid"/>
        <w:tblW w:w="8815" w:type="dxa"/>
        <w:tblInd w:w="607" w:type="dxa"/>
        <w:tblLook w:val="04A0" w:firstRow="1" w:lastRow="0" w:firstColumn="1" w:lastColumn="0" w:noHBand="0" w:noVBand="1"/>
      </w:tblPr>
      <w:tblGrid>
        <w:gridCol w:w="4135"/>
        <w:gridCol w:w="4680"/>
      </w:tblGrid>
      <w:tr w:rsidR="000D3A85" w:rsidTr="00A61871" w14:paraId="6CA18D09" w14:textId="77777777">
        <w:trPr>
          <w:trHeight w:val="264"/>
        </w:trPr>
        <w:tc>
          <w:tcPr>
            <w:tcW w:w="4135" w:type="dxa"/>
            <w:vAlign w:val="bottom"/>
          </w:tcPr>
          <w:p w:rsidR="000D3A85" w:rsidP="0037197C" w:rsidRDefault="000D3A85" w14:paraId="7789A4A6" w14:textId="77777777">
            <w:r>
              <w:rPr>
                <w:rFonts w:ascii="Arial" w:hAnsi="Arial" w:cs="Arial"/>
                <w:color w:val="000000"/>
                <w:sz w:val="20"/>
                <w:szCs w:val="20"/>
              </w:rPr>
              <w:t>URL</w:t>
            </w:r>
          </w:p>
        </w:tc>
        <w:tc>
          <w:tcPr>
            <w:tcW w:w="4680" w:type="dxa"/>
            <w:vAlign w:val="bottom"/>
          </w:tcPr>
          <w:p w:rsidR="000D3A85" w:rsidP="0037197C" w:rsidRDefault="000D3A85" w14:paraId="767E76D4" w14:textId="77777777">
            <w:r w:rsidRPr="001D3373">
              <w:rPr>
                <w:rFonts w:ascii="Calibri" w:hAnsi="Calibri" w:cs="Calibri"/>
                <w:color w:val="000000"/>
              </w:rPr>
              <w:t>sapbw2.mgroupnet.com</w:t>
            </w:r>
          </w:p>
        </w:tc>
      </w:tr>
      <w:tr w:rsidR="000D3A85" w:rsidTr="00A61871" w14:paraId="020DB971" w14:textId="77777777">
        <w:trPr>
          <w:trHeight w:val="276"/>
        </w:trPr>
        <w:tc>
          <w:tcPr>
            <w:tcW w:w="4135" w:type="dxa"/>
            <w:vAlign w:val="bottom"/>
          </w:tcPr>
          <w:p w:rsidR="000D3A85" w:rsidP="0037197C" w:rsidRDefault="000D3A85" w14:paraId="0CAC9360" w14:textId="77777777">
            <w:r>
              <w:rPr>
                <w:rFonts w:ascii="Arial" w:hAnsi="Arial" w:cs="Arial"/>
                <w:color w:val="000000"/>
                <w:sz w:val="20"/>
                <w:szCs w:val="20"/>
              </w:rPr>
              <w:t>Username</w:t>
            </w:r>
          </w:p>
        </w:tc>
        <w:tc>
          <w:tcPr>
            <w:tcW w:w="4680" w:type="dxa"/>
            <w:vAlign w:val="bottom"/>
          </w:tcPr>
          <w:p w:rsidR="000D3A85" w:rsidP="0037197C" w:rsidRDefault="000D3A85" w14:paraId="539E7C27" w14:textId="77777777">
            <w:r w:rsidRPr="001D3373">
              <w:t>IAM_SAP_D</w:t>
            </w:r>
          </w:p>
        </w:tc>
      </w:tr>
      <w:tr w:rsidR="000D3A85" w:rsidTr="00A61871" w14:paraId="075A7C47" w14:textId="77777777">
        <w:trPr>
          <w:trHeight w:val="264"/>
        </w:trPr>
        <w:tc>
          <w:tcPr>
            <w:tcW w:w="4135" w:type="dxa"/>
            <w:vAlign w:val="bottom"/>
          </w:tcPr>
          <w:p w:rsidR="000D3A85" w:rsidP="0037197C" w:rsidRDefault="000D3A85" w14:paraId="638FCC49" w14:textId="77777777">
            <w:r>
              <w:rPr>
                <w:rFonts w:ascii="Arial" w:hAnsi="Arial" w:cs="Arial"/>
                <w:color w:val="000000"/>
                <w:sz w:val="20"/>
                <w:szCs w:val="20"/>
              </w:rPr>
              <w:t>Group</w:t>
            </w:r>
          </w:p>
        </w:tc>
        <w:tc>
          <w:tcPr>
            <w:tcW w:w="4680" w:type="dxa"/>
            <w:vAlign w:val="bottom"/>
          </w:tcPr>
          <w:p w:rsidR="000D3A85" w:rsidP="0037197C" w:rsidRDefault="000D3A85" w14:paraId="1E9CFB1E" w14:textId="77777777">
            <w:r w:rsidRPr="001D3373">
              <w:t>IDM_RFC</w:t>
            </w:r>
          </w:p>
        </w:tc>
      </w:tr>
      <w:tr w:rsidR="000D3A85" w:rsidTr="00A61871" w14:paraId="79289B44" w14:textId="77777777">
        <w:trPr>
          <w:trHeight w:val="264"/>
        </w:trPr>
        <w:tc>
          <w:tcPr>
            <w:tcW w:w="4135" w:type="dxa"/>
            <w:vAlign w:val="bottom"/>
          </w:tcPr>
          <w:p w:rsidR="000D3A85" w:rsidP="0037197C" w:rsidRDefault="000D3A85" w14:paraId="355E631F" w14:textId="77777777">
            <w:r>
              <w:rPr>
                <w:rFonts w:ascii="Arial" w:hAnsi="Arial" w:cs="Arial"/>
                <w:color w:val="000000"/>
                <w:sz w:val="20"/>
                <w:szCs w:val="20"/>
              </w:rPr>
              <w:t>R3 Name</w:t>
            </w:r>
          </w:p>
        </w:tc>
        <w:tc>
          <w:tcPr>
            <w:tcW w:w="4680" w:type="dxa"/>
            <w:vAlign w:val="bottom"/>
          </w:tcPr>
          <w:p w:rsidR="000D3A85" w:rsidP="0037197C" w:rsidRDefault="000D3A85" w14:paraId="010D6000" w14:textId="77777777">
            <w:r w:rsidRPr="001D3373">
              <w:t>BW2</w:t>
            </w:r>
          </w:p>
        </w:tc>
      </w:tr>
      <w:tr w:rsidR="000D3A85" w:rsidTr="00A61871" w14:paraId="0578AE29" w14:textId="77777777">
        <w:trPr>
          <w:trHeight w:val="264"/>
        </w:trPr>
        <w:tc>
          <w:tcPr>
            <w:tcW w:w="4135" w:type="dxa"/>
            <w:vAlign w:val="bottom"/>
          </w:tcPr>
          <w:p w:rsidR="000D3A85" w:rsidP="0037197C" w:rsidRDefault="000D3A85" w14:paraId="25D9738C" w14:textId="77777777">
            <w:r>
              <w:t>Client Number</w:t>
            </w:r>
          </w:p>
        </w:tc>
        <w:tc>
          <w:tcPr>
            <w:tcW w:w="4680" w:type="dxa"/>
            <w:vAlign w:val="bottom"/>
          </w:tcPr>
          <w:p w:rsidR="000D3A85" w:rsidP="0037197C" w:rsidRDefault="000D3A85" w14:paraId="223279D5" w14:textId="77777777">
            <w:r w:rsidRPr="001D3373">
              <w:rPr>
                <w:rFonts w:ascii="Calibri" w:hAnsi="Calibri" w:cs="Calibri"/>
                <w:color w:val="000000"/>
              </w:rPr>
              <w:t>100</w:t>
            </w:r>
          </w:p>
        </w:tc>
      </w:tr>
      <w:tr w:rsidR="000D3A85" w:rsidTr="00A61871" w14:paraId="4C2E2E0D" w14:textId="77777777">
        <w:trPr>
          <w:trHeight w:val="264"/>
        </w:trPr>
        <w:tc>
          <w:tcPr>
            <w:tcW w:w="4135" w:type="dxa"/>
            <w:vAlign w:val="bottom"/>
          </w:tcPr>
          <w:p w:rsidR="000D3A85" w:rsidP="0037197C" w:rsidRDefault="000D3A85" w14:paraId="01BDFCD7" w14:textId="77777777">
            <w:r>
              <w:rPr>
                <w:rFonts w:ascii="Arial" w:hAnsi="Arial" w:cs="Arial"/>
                <w:color w:val="000000"/>
                <w:sz w:val="20"/>
                <w:szCs w:val="20"/>
              </w:rPr>
              <w:t>System Number</w:t>
            </w:r>
          </w:p>
        </w:tc>
        <w:tc>
          <w:tcPr>
            <w:tcW w:w="4680" w:type="dxa"/>
          </w:tcPr>
          <w:p w:rsidR="000D3A85" w:rsidP="0037197C" w:rsidRDefault="000D3A85" w14:paraId="70998271" w14:textId="77777777">
            <w:r w:rsidRPr="001D3373">
              <w:t>00</w:t>
            </w:r>
          </w:p>
        </w:tc>
      </w:tr>
      <w:tr w:rsidR="000D3A85" w:rsidTr="00A61871" w14:paraId="0166DB49" w14:textId="77777777">
        <w:trPr>
          <w:trHeight w:val="276"/>
        </w:trPr>
        <w:tc>
          <w:tcPr>
            <w:tcW w:w="4135" w:type="dxa"/>
            <w:vAlign w:val="bottom"/>
          </w:tcPr>
          <w:p w:rsidR="000D3A85" w:rsidP="0037197C" w:rsidRDefault="000D3A85" w14:paraId="22A98303" w14:textId="77777777">
            <w:r>
              <w:t>Message Server Port</w:t>
            </w:r>
          </w:p>
        </w:tc>
        <w:tc>
          <w:tcPr>
            <w:tcW w:w="4680" w:type="dxa"/>
          </w:tcPr>
          <w:p w:rsidRPr="00357168" w:rsidR="000D3A85" w:rsidP="0037197C" w:rsidRDefault="000D3A85" w14:paraId="5C13DF35" w14:textId="77777777">
            <w:pPr>
              <w:rPr>
                <w:rFonts w:ascii="Calibri" w:hAnsi="Calibri" w:cs="Calibri"/>
                <w:color w:val="000000"/>
              </w:rPr>
            </w:pPr>
            <w:r w:rsidRPr="001D3373">
              <w:rPr>
                <w:rFonts w:ascii="Calibri" w:hAnsi="Calibri" w:cs="Calibri"/>
                <w:color w:val="000000"/>
              </w:rPr>
              <w:t>3620</w:t>
            </w:r>
          </w:p>
        </w:tc>
      </w:tr>
    </w:tbl>
    <w:p w:rsidR="000D3A85" w:rsidP="000D3A85" w:rsidRDefault="000D3A85" w14:paraId="61F729A1" w14:textId="77777777"/>
    <w:p w:rsidR="000D3A85" w:rsidP="000D3A85" w:rsidRDefault="000D3A85" w14:paraId="6204E279" w14:textId="77777777">
      <w:pPr>
        <w:pStyle w:val="Heading3"/>
      </w:pPr>
      <w:bookmarkStart w:name="_Toc33292569" w:id="56"/>
      <w:r>
        <w:t>Attribute mapping</w:t>
      </w:r>
      <w:bookmarkEnd w:id="56"/>
    </w:p>
    <w:p w:rsidR="000D3A85" w:rsidP="00687D6E" w:rsidRDefault="000D3A85" w14:paraId="70713138" w14:textId="77777777">
      <w:pPr>
        <w:pStyle w:val="ListParagraph"/>
        <w:numPr>
          <w:ilvl w:val="0"/>
          <w:numId w:val="21"/>
        </w:numPr>
      </w:pPr>
      <w:r>
        <w:t>Attribute mapping for source to target</w:t>
      </w:r>
    </w:p>
    <w:tbl>
      <w:tblPr>
        <w:tblW w:w="8735" w:type="dxa"/>
        <w:tblInd w:w="6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
        <w:gridCol w:w="4484"/>
        <w:gridCol w:w="4230"/>
        <w:gridCol w:w="15"/>
      </w:tblGrid>
      <w:tr w:rsidRPr="003A5A84" w:rsidR="002B06A1" w:rsidTr="00BD0080" w14:paraId="1FA8B2CD" w14:textId="77777777">
        <w:trPr>
          <w:gridBefore w:val="1"/>
          <w:wBefore w:w="6" w:type="dxa"/>
          <w:trHeight w:val="300"/>
        </w:trPr>
        <w:tc>
          <w:tcPr>
            <w:tcW w:w="4484" w:type="dxa"/>
            <w:shd w:val="clear" w:color="auto" w:fill="FF0066"/>
            <w:noWrap/>
            <w:vAlign w:val="center"/>
            <w:hideMark/>
          </w:tcPr>
          <w:p w:rsidRPr="003A5A84" w:rsidR="000D3A85" w:rsidP="0037197C" w:rsidRDefault="00120727" w14:paraId="417A1573" w14:textId="0347D770">
            <w:pPr>
              <w:spacing w:after="0" w:line="240" w:lineRule="auto"/>
              <w:jc w:val="center"/>
              <w:rPr>
                <w:rFonts w:ascii="Calibri" w:hAnsi="Calibri" w:eastAsia="Times New Roman" w:cs="Calibri"/>
                <w:color w:val="FFFFFF" w:themeColor="background1"/>
                <w:lang w:val="en-IN" w:eastAsia="en-IN"/>
              </w:rPr>
            </w:pPr>
            <w:r>
              <w:rPr>
                <w:rFonts w:ascii="Calibri" w:hAnsi="Calibri" w:eastAsia="Times New Roman" w:cs="Calibri"/>
                <w:color w:val="FFFFFF" w:themeColor="background1"/>
                <w:lang w:val="en-IN" w:eastAsia="en-IN"/>
              </w:rPr>
              <w:t>Saviynt</w:t>
            </w:r>
            <w:r w:rsidRPr="003A5A84" w:rsidR="000D3A85">
              <w:rPr>
                <w:rFonts w:ascii="Calibri" w:hAnsi="Calibri" w:eastAsia="Times New Roman" w:cs="Calibri"/>
                <w:color w:val="FFFFFF" w:themeColor="background1"/>
                <w:lang w:val="en-IN" w:eastAsia="en-IN"/>
              </w:rPr>
              <w:t xml:space="preserve"> Attributes</w:t>
            </w:r>
          </w:p>
        </w:tc>
        <w:tc>
          <w:tcPr>
            <w:tcW w:w="4245" w:type="dxa"/>
            <w:gridSpan w:val="2"/>
            <w:shd w:val="clear" w:color="auto" w:fill="FF0066"/>
            <w:noWrap/>
            <w:vAlign w:val="center"/>
            <w:hideMark/>
          </w:tcPr>
          <w:p w:rsidRPr="003A5A84" w:rsidR="000D3A85" w:rsidP="0037197C" w:rsidRDefault="000D3A85" w14:paraId="0395AA08" w14:textId="77777777">
            <w:pPr>
              <w:spacing w:after="0" w:line="240" w:lineRule="auto"/>
              <w:jc w:val="center"/>
              <w:rPr>
                <w:rFonts w:ascii="Calibri" w:hAnsi="Calibri" w:eastAsia="Times New Roman" w:cs="Calibri"/>
                <w:color w:val="FFFFFF" w:themeColor="background1"/>
                <w:lang w:val="en-IN" w:eastAsia="en-IN"/>
              </w:rPr>
            </w:pPr>
            <w:r>
              <w:rPr>
                <w:rFonts w:ascii="Calibri" w:hAnsi="Calibri" w:eastAsia="Times New Roman" w:cs="Calibri"/>
                <w:color w:val="FFFFFF" w:themeColor="background1"/>
                <w:lang w:val="en-IN" w:eastAsia="en-IN"/>
              </w:rPr>
              <w:t>SAP BW2</w:t>
            </w:r>
            <w:r w:rsidRPr="00D901AA">
              <w:rPr>
                <w:rFonts w:ascii="Calibri" w:hAnsi="Calibri" w:eastAsia="Times New Roman" w:cs="Calibri"/>
                <w:color w:val="FFFFFF" w:themeColor="background1"/>
                <w:lang w:val="en-IN" w:eastAsia="en-IN"/>
              </w:rPr>
              <w:t xml:space="preserve"> Attributes</w:t>
            </w:r>
          </w:p>
        </w:tc>
      </w:tr>
      <w:tr w:rsidRPr="00967D2E" w:rsidR="000D3A85" w:rsidTr="00BD0080" w14:paraId="633AA1B2" w14:textId="77777777">
        <w:tblPrEx>
          <w:shd w:val="clear" w:color="auto" w:fill="FFFFFF" w:themeFill="background1"/>
          <w:tblCellMar>
            <w:left w:w="0" w:type="dxa"/>
            <w:right w:w="0" w:type="dxa"/>
          </w:tblCellMar>
          <w:tblLook w:val="0420" w:firstRow="1" w:lastRow="0" w:firstColumn="0" w:lastColumn="0" w:noHBand="0" w:noVBand="1"/>
        </w:tblPrEx>
        <w:trPr>
          <w:gridAfter w:val="1"/>
          <w:wAfter w:w="15" w:type="dxa"/>
          <w:trHeight w:val="275"/>
        </w:trPr>
        <w:tc>
          <w:tcPr>
            <w:tcW w:w="4490"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25E0174D" w14:textId="77777777">
            <w:pPr>
              <w:spacing w:after="0" w:line="240" w:lineRule="auto"/>
              <w:rPr>
                <w:rFonts w:ascii="Arial" w:hAnsi="Arial" w:cs="Arial"/>
                <w:color w:val="000000"/>
                <w:sz w:val="20"/>
                <w:szCs w:val="20"/>
              </w:rPr>
            </w:pPr>
            <w:r w:rsidRPr="00AF13CF">
              <w:rPr>
                <w:rFonts w:ascii="Arial" w:hAnsi="Arial" w:cs="Arial"/>
                <w:color w:val="000000"/>
                <w:sz w:val="20"/>
                <w:szCs w:val="20"/>
              </w:rPr>
              <w:t>First Name</w:t>
            </w:r>
          </w:p>
        </w:tc>
        <w:tc>
          <w:tcPr>
            <w:tcW w:w="423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20EA9AA0" w14:textId="77777777">
            <w:pPr>
              <w:spacing w:after="0" w:line="240" w:lineRule="auto"/>
              <w:rPr>
                <w:rFonts w:ascii="Arial" w:hAnsi="Arial" w:cs="Arial"/>
                <w:color w:val="000000"/>
                <w:sz w:val="20"/>
                <w:szCs w:val="20"/>
              </w:rPr>
            </w:pPr>
            <w:r w:rsidRPr="00AF13CF">
              <w:rPr>
                <w:rFonts w:ascii="Arial" w:hAnsi="Arial" w:cs="Arial"/>
                <w:color w:val="000000"/>
                <w:sz w:val="20"/>
                <w:szCs w:val="20"/>
              </w:rPr>
              <w:t>First Name</w:t>
            </w:r>
          </w:p>
        </w:tc>
      </w:tr>
      <w:tr w:rsidRPr="00967D2E" w:rsidR="000D3A85" w:rsidTr="00BD0080" w14:paraId="33496F49" w14:textId="77777777">
        <w:tblPrEx>
          <w:shd w:val="clear" w:color="auto" w:fill="FFFFFF" w:themeFill="background1"/>
          <w:tblCellMar>
            <w:left w:w="0" w:type="dxa"/>
            <w:right w:w="0" w:type="dxa"/>
          </w:tblCellMar>
          <w:tblLook w:val="0420" w:firstRow="1" w:lastRow="0" w:firstColumn="0" w:lastColumn="0" w:noHBand="0" w:noVBand="1"/>
        </w:tblPrEx>
        <w:trPr>
          <w:gridAfter w:val="1"/>
          <w:wAfter w:w="15" w:type="dxa"/>
          <w:trHeight w:val="257"/>
        </w:trPr>
        <w:tc>
          <w:tcPr>
            <w:tcW w:w="4490"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5B5A24FF" w14:textId="77777777">
            <w:pPr>
              <w:spacing w:after="0" w:line="240" w:lineRule="auto"/>
              <w:rPr>
                <w:rFonts w:ascii="Arial" w:hAnsi="Arial" w:cs="Arial"/>
                <w:color w:val="000000"/>
                <w:sz w:val="20"/>
                <w:szCs w:val="20"/>
              </w:rPr>
            </w:pPr>
            <w:r w:rsidRPr="00AF13CF">
              <w:rPr>
                <w:rFonts w:ascii="Arial" w:hAnsi="Arial" w:cs="Arial"/>
                <w:color w:val="000000"/>
                <w:sz w:val="20"/>
                <w:szCs w:val="20"/>
              </w:rPr>
              <w:t>Last Name</w:t>
            </w:r>
          </w:p>
        </w:tc>
        <w:tc>
          <w:tcPr>
            <w:tcW w:w="423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2C4A23BA" w14:textId="77777777">
            <w:pPr>
              <w:spacing w:after="0" w:line="240" w:lineRule="auto"/>
              <w:rPr>
                <w:rFonts w:ascii="Arial" w:hAnsi="Arial" w:cs="Arial"/>
                <w:color w:val="000000"/>
                <w:sz w:val="20"/>
                <w:szCs w:val="20"/>
              </w:rPr>
            </w:pPr>
            <w:r w:rsidRPr="00AF13CF">
              <w:rPr>
                <w:rFonts w:ascii="Arial" w:hAnsi="Arial" w:cs="Arial"/>
                <w:color w:val="000000"/>
                <w:sz w:val="20"/>
                <w:szCs w:val="20"/>
              </w:rPr>
              <w:t>Last Name</w:t>
            </w:r>
          </w:p>
        </w:tc>
      </w:tr>
      <w:tr w:rsidRPr="00967D2E" w:rsidR="000D3A85" w:rsidTr="00BD0080" w14:paraId="1780C29D" w14:textId="77777777">
        <w:tblPrEx>
          <w:shd w:val="clear" w:color="auto" w:fill="FFFFFF" w:themeFill="background1"/>
          <w:tblCellMar>
            <w:left w:w="0" w:type="dxa"/>
            <w:right w:w="0" w:type="dxa"/>
          </w:tblCellMar>
          <w:tblLook w:val="0420" w:firstRow="1" w:lastRow="0" w:firstColumn="0" w:lastColumn="0" w:noHBand="0" w:noVBand="1"/>
        </w:tblPrEx>
        <w:trPr>
          <w:gridAfter w:val="1"/>
          <w:wAfter w:w="15" w:type="dxa"/>
          <w:trHeight w:val="329"/>
        </w:trPr>
        <w:tc>
          <w:tcPr>
            <w:tcW w:w="4490"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233F1FC2" w14:textId="77777777">
            <w:pPr>
              <w:spacing w:after="0" w:line="240" w:lineRule="auto"/>
              <w:rPr>
                <w:rFonts w:ascii="Arial" w:hAnsi="Arial" w:cs="Arial"/>
                <w:color w:val="000000"/>
                <w:sz w:val="20"/>
                <w:szCs w:val="20"/>
              </w:rPr>
            </w:pPr>
            <w:r w:rsidRPr="00AF13CF">
              <w:rPr>
                <w:rFonts w:ascii="Arial" w:hAnsi="Arial" w:cs="Arial"/>
                <w:color w:val="000000"/>
                <w:sz w:val="20"/>
                <w:szCs w:val="20"/>
              </w:rPr>
              <w:t>Email</w:t>
            </w:r>
          </w:p>
        </w:tc>
        <w:tc>
          <w:tcPr>
            <w:tcW w:w="423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47B21FF5" w14:textId="77777777">
            <w:pPr>
              <w:spacing w:after="0" w:line="240" w:lineRule="auto"/>
              <w:rPr>
                <w:rFonts w:ascii="Arial" w:hAnsi="Arial" w:cs="Arial"/>
                <w:color w:val="000000"/>
                <w:sz w:val="20"/>
                <w:szCs w:val="20"/>
              </w:rPr>
            </w:pPr>
            <w:r w:rsidRPr="00AF13CF">
              <w:rPr>
                <w:rFonts w:ascii="Arial" w:hAnsi="Arial" w:cs="Arial"/>
                <w:color w:val="000000"/>
                <w:sz w:val="20"/>
                <w:szCs w:val="20"/>
              </w:rPr>
              <w:t>E_MAIL</w:t>
            </w:r>
          </w:p>
        </w:tc>
      </w:tr>
      <w:tr w:rsidRPr="00967D2E" w:rsidR="000D3A85" w:rsidTr="00BD0080" w14:paraId="35AA102F" w14:textId="77777777">
        <w:tblPrEx>
          <w:shd w:val="clear" w:color="auto" w:fill="FFFFFF" w:themeFill="background1"/>
          <w:tblCellMar>
            <w:left w:w="0" w:type="dxa"/>
            <w:right w:w="0" w:type="dxa"/>
          </w:tblCellMar>
          <w:tblLook w:val="0420" w:firstRow="1" w:lastRow="0" w:firstColumn="0" w:lastColumn="0" w:noHBand="0" w:noVBand="1"/>
        </w:tblPrEx>
        <w:trPr>
          <w:gridAfter w:val="1"/>
          <w:wAfter w:w="15" w:type="dxa"/>
          <w:trHeight w:val="329"/>
        </w:trPr>
        <w:tc>
          <w:tcPr>
            <w:tcW w:w="4490"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41B6B4E3" w14:textId="77777777">
            <w:pPr>
              <w:spacing w:after="0" w:line="240" w:lineRule="auto"/>
              <w:rPr>
                <w:rFonts w:ascii="Arial" w:hAnsi="Arial" w:cs="Arial"/>
                <w:color w:val="000000"/>
                <w:sz w:val="20"/>
                <w:szCs w:val="20"/>
              </w:rPr>
            </w:pPr>
            <w:r w:rsidRPr="00AF13CF">
              <w:rPr>
                <w:rFonts w:ascii="Arial" w:hAnsi="Arial" w:cs="Arial"/>
                <w:color w:val="000000"/>
                <w:sz w:val="20"/>
                <w:szCs w:val="20"/>
              </w:rPr>
              <w:t>Country</w:t>
            </w:r>
          </w:p>
        </w:tc>
        <w:tc>
          <w:tcPr>
            <w:tcW w:w="423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1946369E" w14:textId="77777777">
            <w:pPr>
              <w:spacing w:after="0" w:line="240" w:lineRule="auto"/>
              <w:rPr>
                <w:rFonts w:ascii="Arial" w:hAnsi="Arial" w:cs="Arial"/>
                <w:color w:val="000000"/>
                <w:sz w:val="20"/>
                <w:szCs w:val="20"/>
              </w:rPr>
            </w:pPr>
            <w:r w:rsidRPr="00AF13CF">
              <w:rPr>
                <w:rFonts w:ascii="Arial" w:hAnsi="Arial" w:cs="Arial"/>
                <w:color w:val="000000"/>
                <w:sz w:val="20"/>
                <w:szCs w:val="20"/>
              </w:rPr>
              <w:t>NAMCOUNTRY</w:t>
            </w:r>
          </w:p>
        </w:tc>
      </w:tr>
      <w:tr w:rsidRPr="00967D2E" w:rsidR="000D3A85" w:rsidTr="00BD0080" w14:paraId="3E1A94D1" w14:textId="77777777">
        <w:tblPrEx>
          <w:shd w:val="clear" w:color="auto" w:fill="FFFFFF" w:themeFill="background1"/>
          <w:tblCellMar>
            <w:left w:w="0" w:type="dxa"/>
            <w:right w:w="0" w:type="dxa"/>
          </w:tblCellMar>
          <w:tblLook w:val="0420" w:firstRow="1" w:lastRow="0" w:firstColumn="0" w:lastColumn="0" w:noHBand="0" w:noVBand="1"/>
        </w:tblPrEx>
        <w:trPr>
          <w:gridAfter w:val="1"/>
          <w:wAfter w:w="15" w:type="dxa"/>
          <w:trHeight w:val="248"/>
        </w:trPr>
        <w:tc>
          <w:tcPr>
            <w:tcW w:w="4490"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583BAB2C" w14:textId="77777777">
            <w:pPr>
              <w:spacing w:after="0" w:line="240" w:lineRule="auto"/>
              <w:rPr>
                <w:rFonts w:ascii="Arial" w:hAnsi="Arial" w:cs="Arial"/>
                <w:color w:val="000000"/>
                <w:sz w:val="20"/>
                <w:szCs w:val="20"/>
              </w:rPr>
            </w:pPr>
            <w:r w:rsidRPr="00AF13CF">
              <w:rPr>
                <w:rFonts w:ascii="Arial" w:hAnsi="Arial" w:cs="Arial"/>
                <w:color w:val="000000"/>
                <w:sz w:val="20"/>
                <w:szCs w:val="20"/>
              </w:rPr>
              <w:t>Department</w:t>
            </w:r>
          </w:p>
        </w:tc>
        <w:tc>
          <w:tcPr>
            <w:tcW w:w="423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0422977F" w14:textId="77777777">
            <w:pPr>
              <w:spacing w:after="0" w:line="240" w:lineRule="auto"/>
              <w:rPr>
                <w:rFonts w:ascii="Arial" w:hAnsi="Arial" w:cs="Arial"/>
                <w:color w:val="000000"/>
                <w:sz w:val="20"/>
                <w:szCs w:val="20"/>
              </w:rPr>
            </w:pPr>
            <w:r w:rsidRPr="00AF13CF">
              <w:rPr>
                <w:rFonts w:ascii="Arial" w:hAnsi="Arial" w:cs="Arial"/>
                <w:color w:val="000000"/>
                <w:sz w:val="20"/>
                <w:szCs w:val="20"/>
              </w:rPr>
              <w:t>Department</w:t>
            </w:r>
          </w:p>
        </w:tc>
      </w:tr>
      <w:tr w:rsidRPr="00967D2E" w:rsidR="000D3A85" w:rsidTr="00BD0080" w14:paraId="029C4FCE" w14:textId="77777777">
        <w:tblPrEx>
          <w:shd w:val="clear" w:color="auto" w:fill="FFFFFF" w:themeFill="background1"/>
          <w:tblCellMar>
            <w:left w:w="0" w:type="dxa"/>
            <w:right w:w="0" w:type="dxa"/>
          </w:tblCellMar>
          <w:tblLook w:val="0420" w:firstRow="1" w:lastRow="0" w:firstColumn="0" w:lastColumn="0" w:noHBand="0" w:noVBand="1"/>
        </w:tblPrEx>
        <w:trPr>
          <w:gridAfter w:val="1"/>
          <w:wAfter w:w="15" w:type="dxa"/>
          <w:trHeight w:val="329"/>
        </w:trPr>
        <w:tc>
          <w:tcPr>
            <w:tcW w:w="4490"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1CCBD9D0" w14:textId="77777777">
            <w:pPr>
              <w:spacing w:after="0" w:line="240" w:lineRule="auto"/>
              <w:rPr>
                <w:rFonts w:ascii="Arial" w:hAnsi="Arial" w:cs="Arial"/>
                <w:color w:val="000000"/>
                <w:sz w:val="20"/>
                <w:szCs w:val="20"/>
              </w:rPr>
            </w:pPr>
            <w:r w:rsidRPr="00AF13CF">
              <w:rPr>
                <w:rFonts w:ascii="Arial" w:hAnsi="Arial" w:cs="Arial"/>
                <w:color w:val="000000"/>
                <w:sz w:val="20"/>
                <w:szCs w:val="20"/>
              </w:rPr>
              <w:t>Room Number</w:t>
            </w:r>
          </w:p>
        </w:tc>
        <w:tc>
          <w:tcPr>
            <w:tcW w:w="423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536FC9C4" w14:textId="77777777">
            <w:pPr>
              <w:spacing w:after="0" w:line="240" w:lineRule="auto"/>
              <w:rPr>
                <w:rFonts w:ascii="Arial" w:hAnsi="Arial" w:cs="Arial"/>
                <w:color w:val="000000"/>
                <w:sz w:val="20"/>
                <w:szCs w:val="20"/>
              </w:rPr>
            </w:pPr>
            <w:r w:rsidRPr="00AF13CF">
              <w:rPr>
                <w:rFonts w:ascii="Arial" w:hAnsi="Arial" w:cs="Arial"/>
                <w:color w:val="000000"/>
                <w:sz w:val="20"/>
                <w:szCs w:val="20"/>
              </w:rPr>
              <w:t>ROOM_NO_P</w:t>
            </w:r>
          </w:p>
        </w:tc>
      </w:tr>
      <w:tr w:rsidRPr="00967D2E" w:rsidR="000D3A85" w:rsidTr="00BD0080" w14:paraId="286A60E0" w14:textId="77777777">
        <w:tblPrEx>
          <w:shd w:val="clear" w:color="auto" w:fill="FFFFFF" w:themeFill="background1"/>
          <w:tblCellMar>
            <w:left w:w="0" w:type="dxa"/>
            <w:right w:w="0" w:type="dxa"/>
          </w:tblCellMar>
          <w:tblLook w:val="0420" w:firstRow="1" w:lastRow="0" w:firstColumn="0" w:lastColumn="0" w:noHBand="0" w:noVBand="1"/>
        </w:tblPrEx>
        <w:trPr>
          <w:gridAfter w:val="1"/>
          <w:wAfter w:w="15" w:type="dxa"/>
          <w:trHeight w:val="257"/>
        </w:trPr>
        <w:tc>
          <w:tcPr>
            <w:tcW w:w="4490"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41AE3F05" w14:textId="77777777">
            <w:pPr>
              <w:spacing w:after="0" w:line="240" w:lineRule="auto"/>
              <w:rPr>
                <w:rFonts w:ascii="Arial" w:hAnsi="Arial" w:cs="Arial"/>
                <w:color w:val="000000"/>
                <w:sz w:val="20"/>
                <w:szCs w:val="20"/>
              </w:rPr>
            </w:pPr>
            <w:r w:rsidRPr="00AF13CF">
              <w:rPr>
                <w:rFonts w:ascii="Arial" w:hAnsi="Arial" w:cs="Arial"/>
                <w:color w:val="000000"/>
                <w:sz w:val="20"/>
                <w:szCs w:val="20"/>
              </w:rPr>
              <w:t>Telephone Number</w:t>
            </w:r>
          </w:p>
        </w:tc>
        <w:tc>
          <w:tcPr>
            <w:tcW w:w="423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54B46A99" w14:textId="77777777">
            <w:pPr>
              <w:spacing w:after="0" w:line="240" w:lineRule="auto"/>
              <w:rPr>
                <w:rFonts w:ascii="Arial" w:hAnsi="Arial" w:cs="Arial"/>
                <w:color w:val="000000"/>
                <w:sz w:val="20"/>
                <w:szCs w:val="20"/>
              </w:rPr>
            </w:pPr>
            <w:r w:rsidRPr="00AF13CF">
              <w:rPr>
                <w:rFonts w:ascii="Arial" w:hAnsi="Arial" w:cs="Arial"/>
                <w:color w:val="000000"/>
                <w:sz w:val="20"/>
                <w:szCs w:val="20"/>
              </w:rPr>
              <w:t>TEL1_NUMBR</w:t>
            </w:r>
          </w:p>
        </w:tc>
      </w:tr>
      <w:tr w:rsidRPr="00967D2E" w:rsidR="000D3A85" w:rsidTr="00BD0080" w14:paraId="45EF1A2D" w14:textId="77777777">
        <w:tblPrEx>
          <w:shd w:val="clear" w:color="auto" w:fill="FFFFFF" w:themeFill="background1"/>
          <w:tblCellMar>
            <w:left w:w="0" w:type="dxa"/>
            <w:right w:w="0" w:type="dxa"/>
          </w:tblCellMar>
          <w:tblLook w:val="0420" w:firstRow="1" w:lastRow="0" w:firstColumn="0" w:lastColumn="0" w:noHBand="0" w:noVBand="1"/>
        </w:tblPrEx>
        <w:trPr>
          <w:gridAfter w:val="1"/>
          <w:wAfter w:w="15" w:type="dxa"/>
          <w:trHeight w:val="248"/>
        </w:trPr>
        <w:tc>
          <w:tcPr>
            <w:tcW w:w="4490"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14133D6E" w14:textId="77777777">
            <w:pPr>
              <w:spacing w:after="0" w:line="240" w:lineRule="auto"/>
              <w:rPr>
                <w:rFonts w:ascii="Arial" w:hAnsi="Arial" w:cs="Arial"/>
                <w:color w:val="000000"/>
                <w:sz w:val="20"/>
                <w:szCs w:val="20"/>
              </w:rPr>
            </w:pPr>
            <w:r w:rsidRPr="00AF13CF">
              <w:rPr>
                <w:rFonts w:ascii="Arial" w:hAnsi="Arial" w:cs="Arial"/>
                <w:color w:val="000000"/>
                <w:sz w:val="20"/>
                <w:szCs w:val="20"/>
              </w:rPr>
              <w:t>User Password</w:t>
            </w:r>
          </w:p>
        </w:tc>
        <w:tc>
          <w:tcPr>
            <w:tcW w:w="423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41286673" w14:textId="77777777">
            <w:pPr>
              <w:spacing w:after="0" w:line="240" w:lineRule="auto"/>
              <w:rPr>
                <w:rFonts w:ascii="Arial" w:hAnsi="Arial" w:cs="Arial"/>
                <w:color w:val="000000"/>
                <w:sz w:val="20"/>
                <w:szCs w:val="20"/>
              </w:rPr>
            </w:pPr>
            <w:r w:rsidRPr="00AF13CF">
              <w:rPr>
                <w:rFonts w:ascii="Arial" w:hAnsi="Arial" w:cs="Arial"/>
                <w:color w:val="000000"/>
                <w:sz w:val="20"/>
                <w:szCs w:val="20"/>
              </w:rPr>
              <w:t>Password</w:t>
            </w:r>
          </w:p>
        </w:tc>
      </w:tr>
    </w:tbl>
    <w:p w:rsidRPr="00761375" w:rsidR="000D3A85" w:rsidP="000D3A85" w:rsidRDefault="000D3A85" w14:paraId="00CC065F" w14:textId="77777777">
      <w:pPr>
        <w:pStyle w:val="ListParagraph"/>
      </w:pPr>
    </w:p>
    <w:p w:rsidR="000D3A85" w:rsidP="000D3A85" w:rsidRDefault="000D3A85" w14:paraId="2E1D0BB5" w14:textId="77777777">
      <w:pPr>
        <w:pStyle w:val="Heading3"/>
      </w:pPr>
      <w:bookmarkStart w:name="_Toc33292570" w:id="57"/>
      <w:r>
        <w:t>Account provisioning</w:t>
      </w:r>
      <w:bookmarkEnd w:id="57"/>
    </w:p>
    <w:p w:rsidR="000D3A85" w:rsidP="00687D6E" w:rsidRDefault="000D3A85" w14:paraId="2B56E424" w14:textId="77777777">
      <w:pPr>
        <w:pStyle w:val="Heading4"/>
        <w:numPr>
          <w:ilvl w:val="3"/>
          <w:numId w:val="17"/>
        </w:numPr>
      </w:pPr>
      <w:r>
        <w:t>Account creation</w:t>
      </w:r>
    </w:p>
    <w:p w:rsidR="000D3A85" w:rsidP="00687D6E" w:rsidRDefault="00120727" w14:paraId="3F7AFFB3" w14:textId="5C650BA5">
      <w:pPr>
        <w:pStyle w:val="ListParagraph"/>
        <w:numPr>
          <w:ilvl w:val="0"/>
          <w:numId w:val="21"/>
        </w:numPr>
      </w:pPr>
      <w:r>
        <w:t>Saviynt</w:t>
      </w:r>
      <w:r w:rsidR="000D3A85">
        <w:t xml:space="preserve"> uses BirthRight access provisioning method for account provisioning </w:t>
      </w:r>
    </w:p>
    <w:p w:rsidR="000D3A85" w:rsidP="00687D6E" w:rsidRDefault="000D3A85" w14:paraId="6CB04436" w14:textId="77777777">
      <w:pPr>
        <w:pStyle w:val="ListParagraph"/>
        <w:numPr>
          <w:ilvl w:val="0"/>
          <w:numId w:val="21"/>
        </w:numPr>
      </w:pPr>
      <w:r>
        <w:t xml:space="preserve">BirthRight Role - </w:t>
      </w:r>
      <w:r w:rsidRPr="00057784">
        <w:t>DEV-Employee-SAP-Basic Account Provisioning</w:t>
      </w:r>
    </w:p>
    <w:p w:rsidRPr="004E149A" w:rsidR="000D3A85" w:rsidP="00687D6E" w:rsidRDefault="000D3A85" w14:paraId="4135CD65" w14:textId="77777777">
      <w:pPr>
        <w:pStyle w:val="ListParagraph"/>
        <w:numPr>
          <w:ilvl w:val="0"/>
          <w:numId w:val="21"/>
        </w:numPr>
      </w:pPr>
      <w:r>
        <w:t xml:space="preserve">Technical Rule - </w:t>
      </w:r>
      <w:r w:rsidRPr="00EF4B34">
        <w:t>(Users. Status=‘Active’) AND (Users. User Type=Employee)</w:t>
      </w:r>
    </w:p>
    <w:p w:rsidRPr="00BA2312" w:rsidR="000D3A85" w:rsidP="00687D6E" w:rsidRDefault="000D3A85" w14:paraId="4815663F" w14:textId="674B3AFA">
      <w:pPr>
        <w:pStyle w:val="ListParagraph"/>
        <w:numPr>
          <w:ilvl w:val="0"/>
          <w:numId w:val="21"/>
        </w:numPr>
      </w:pPr>
      <w:r w:rsidRPr="00BA2312">
        <w:t>SAP birthright process trigger ‘</w:t>
      </w:r>
      <w:r w:rsidRPr="00BA2312">
        <w:rPr>
          <w:b/>
          <w:bCs/>
        </w:rPr>
        <w:t>New Account</w:t>
      </w:r>
      <w:r w:rsidRPr="00BA2312">
        <w:t>’ and ‘</w:t>
      </w:r>
      <w:r w:rsidRPr="00BA2312">
        <w:rPr>
          <w:b/>
          <w:bCs/>
        </w:rPr>
        <w:t>Add Access</w:t>
      </w:r>
      <w:r w:rsidRPr="00BA2312">
        <w:t xml:space="preserve">’ tasks in </w:t>
      </w:r>
      <w:r w:rsidR="00120727">
        <w:t>Saviynt</w:t>
      </w:r>
    </w:p>
    <w:p w:rsidRPr="00BA2312" w:rsidR="000D3A85" w:rsidP="00687D6E" w:rsidRDefault="000D3A85" w14:paraId="78004E75" w14:textId="638DC13F">
      <w:pPr>
        <w:pStyle w:val="ListParagraph"/>
        <w:numPr>
          <w:ilvl w:val="0"/>
          <w:numId w:val="21"/>
        </w:numPr>
      </w:pPr>
      <w:r w:rsidRPr="00BA2312">
        <w:t xml:space="preserve">Provisioned SAP account and birthright Access to the new employee with ‘Manually Provisioned’ status in </w:t>
      </w:r>
      <w:r w:rsidR="00120727">
        <w:t>Saviynt</w:t>
      </w:r>
    </w:p>
    <w:p w:rsidRPr="00BA2312" w:rsidR="000D3A85" w:rsidP="00687D6E" w:rsidRDefault="000D3A85" w14:paraId="3ECEDAF6" w14:textId="77777777">
      <w:pPr>
        <w:pStyle w:val="ListParagraph"/>
        <w:numPr>
          <w:ilvl w:val="0"/>
          <w:numId w:val="21"/>
        </w:numPr>
      </w:pPr>
      <w:r>
        <w:t xml:space="preserve">Create SAP account and </w:t>
      </w:r>
      <w:r w:rsidRPr="00BA2312">
        <w:t>Add Birthright Role</w:t>
      </w:r>
      <w:r>
        <w:t xml:space="preserve"> to the target</w:t>
      </w:r>
    </w:p>
    <w:p w:rsidR="000D3A85" w:rsidP="00687D6E" w:rsidRDefault="000D3A85" w14:paraId="20B2DDF8" w14:textId="77777777">
      <w:pPr>
        <w:pStyle w:val="ListParagraph"/>
        <w:numPr>
          <w:ilvl w:val="0"/>
          <w:numId w:val="21"/>
        </w:numPr>
      </w:pPr>
      <w:r w:rsidRPr="00BA2312">
        <w:t>Set default password</w:t>
      </w:r>
    </w:p>
    <w:p w:rsidR="000D3A85" w:rsidP="00687D6E" w:rsidRDefault="000D3A85" w14:paraId="08FA3B54" w14:textId="77777777">
      <w:pPr>
        <w:pStyle w:val="ListParagraph"/>
        <w:numPr>
          <w:ilvl w:val="0"/>
          <w:numId w:val="21"/>
        </w:numPr>
      </w:pPr>
      <w:r>
        <w:t>Create Account JSON</w:t>
      </w:r>
    </w:p>
    <w:p w:rsidR="000D3A85" w:rsidP="000D3A85" w:rsidRDefault="000D3A85" w14:paraId="02C2BCE4" w14:textId="77777777">
      <w:pPr>
        <w:pStyle w:val="ListParagraph"/>
      </w:pP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40"/>
      </w:tblGrid>
      <w:tr w:rsidR="000D3A85" w:rsidTr="00BD0080" w14:paraId="388A104E" w14:textId="77777777">
        <w:tc>
          <w:tcPr>
            <w:tcW w:w="9350" w:type="dxa"/>
          </w:tcPr>
          <w:p w:rsidRPr="00AF13CF" w:rsidR="000D3A85" w:rsidP="0037197C" w:rsidRDefault="000D3A85" w14:paraId="03D53339" w14:textId="77777777">
            <w:pPr>
              <w:pStyle w:val="ListParagraph"/>
            </w:pPr>
            <w:r w:rsidRPr="00AF13CF">
              <w:t>{</w:t>
            </w:r>
          </w:p>
          <w:p w:rsidRPr="00AF13CF" w:rsidR="000D3A85" w:rsidP="0037197C" w:rsidRDefault="000D3A85" w14:paraId="251AD49F" w14:textId="77777777">
            <w:pPr>
              <w:pStyle w:val="ListParagraph"/>
            </w:pPr>
            <w:r w:rsidRPr="00AF13CF">
              <w:tab/>
            </w:r>
            <w:r w:rsidRPr="00AF13CF">
              <w:t>"ADDRESS": {</w:t>
            </w:r>
          </w:p>
          <w:p w:rsidRPr="00AF13CF" w:rsidR="000D3A85" w:rsidP="0037197C" w:rsidRDefault="000D3A85" w14:paraId="115BAA1A" w14:textId="77777777">
            <w:pPr>
              <w:pStyle w:val="ListParagraph"/>
            </w:pPr>
            <w:r w:rsidRPr="00AF13CF">
              <w:tab/>
            </w:r>
            <w:r w:rsidRPr="00AF13CF">
              <w:tab/>
            </w:r>
            <w:r w:rsidRPr="00AF13CF">
              <w:t>"LASTNAME": "${user.lastname}",</w:t>
            </w:r>
          </w:p>
          <w:p w:rsidRPr="00AF13CF" w:rsidR="000D3A85" w:rsidP="0037197C" w:rsidRDefault="000D3A85" w14:paraId="04996394" w14:textId="77777777">
            <w:pPr>
              <w:pStyle w:val="ListParagraph"/>
            </w:pPr>
            <w:r w:rsidRPr="00AF13CF">
              <w:tab/>
            </w:r>
            <w:r w:rsidRPr="00AF13CF">
              <w:tab/>
            </w:r>
            <w:r w:rsidRPr="00AF13CF">
              <w:t>"FIRSTNAME": "${user.firstname}",</w:t>
            </w:r>
          </w:p>
          <w:p w:rsidRPr="00AF13CF" w:rsidR="000D3A85" w:rsidP="0037197C" w:rsidRDefault="000D3A85" w14:paraId="0B8DE279" w14:textId="77777777">
            <w:pPr>
              <w:pStyle w:val="ListParagraph"/>
            </w:pPr>
            <w:r w:rsidRPr="00AF13CF">
              <w:tab/>
            </w:r>
            <w:r w:rsidRPr="00AF13CF">
              <w:tab/>
            </w:r>
            <w:r w:rsidRPr="00AF13CF">
              <w:t>"E_MAIL": "${user.email}",</w:t>
            </w:r>
          </w:p>
          <w:p w:rsidRPr="00AF13CF" w:rsidR="000D3A85" w:rsidP="0037197C" w:rsidRDefault="000D3A85" w14:paraId="5D35F28A" w14:textId="77777777">
            <w:pPr>
              <w:pStyle w:val="ListParagraph"/>
            </w:pPr>
            <w:r w:rsidRPr="00AF13CF">
              <w:tab/>
            </w:r>
            <w:r w:rsidRPr="00AF13CF">
              <w:tab/>
            </w:r>
            <w:r w:rsidRPr="00AF13CF">
              <w:t>"DEPARTMENT": "${if(user.departmentname !=null){user.departmentname} else {''}}",</w:t>
            </w:r>
          </w:p>
          <w:p w:rsidRPr="00AF13CF" w:rsidR="000D3A85" w:rsidP="0037197C" w:rsidRDefault="000D3A85" w14:paraId="79A691A0" w14:textId="77777777">
            <w:pPr>
              <w:pStyle w:val="ListParagraph"/>
            </w:pPr>
            <w:r w:rsidRPr="00AF13CF">
              <w:tab/>
            </w:r>
            <w:r w:rsidRPr="00AF13CF">
              <w:tab/>
            </w:r>
            <w:r w:rsidRPr="00AF13CF">
              <w:t>"NAMCOUNTRY": "${if(user.country !=null){user.country} else {''}}",</w:t>
            </w:r>
          </w:p>
          <w:p w:rsidRPr="00AF13CF" w:rsidR="000D3A85" w:rsidP="0037197C" w:rsidRDefault="000D3A85" w14:paraId="062DA875" w14:textId="77777777">
            <w:pPr>
              <w:pStyle w:val="ListParagraph"/>
            </w:pPr>
            <w:r w:rsidRPr="00AF13CF">
              <w:tab/>
            </w:r>
            <w:r w:rsidRPr="00AF13CF">
              <w:tab/>
            </w:r>
            <w:r w:rsidRPr="00AF13CF">
              <w:t>"COMM_TYPE": "INT",</w:t>
            </w:r>
          </w:p>
          <w:p w:rsidRPr="00AF13CF" w:rsidR="000D3A85" w:rsidP="0037197C" w:rsidRDefault="000D3A85" w14:paraId="20A43166" w14:textId="77777777">
            <w:pPr>
              <w:pStyle w:val="ListParagraph"/>
            </w:pPr>
            <w:r w:rsidRPr="00AF13CF">
              <w:tab/>
            </w:r>
            <w:r w:rsidRPr="00AF13CF">
              <w:tab/>
            </w:r>
            <w:r w:rsidRPr="00AF13CF">
              <w:t>"TEL1_NUMBR": "${if(user.phonenumber !=null){user.phonenumber} else {''}}",</w:t>
            </w:r>
          </w:p>
          <w:p w:rsidRPr="00AF13CF" w:rsidR="000D3A85" w:rsidP="0037197C" w:rsidRDefault="000D3A85" w14:paraId="5607E5ED" w14:textId="77777777">
            <w:pPr>
              <w:pStyle w:val="ListParagraph"/>
            </w:pPr>
            <w:r w:rsidRPr="00AF13CF">
              <w:tab/>
            </w:r>
            <w:r w:rsidRPr="00AF13CF">
              <w:tab/>
            </w:r>
            <w:r w:rsidRPr="00AF13CF">
              <w:t>"TEL1_EXT": "${if(user.customproperty25 !=null){user.customproperty25} else {''}}",</w:t>
            </w:r>
          </w:p>
          <w:p w:rsidRPr="00AF13CF" w:rsidR="000D3A85" w:rsidP="0037197C" w:rsidRDefault="000D3A85" w14:paraId="080CA711" w14:textId="77777777">
            <w:pPr>
              <w:pStyle w:val="ListParagraph"/>
            </w:pPr>
            <w:r w:rsidRPr="00AF13CF">
              <w:tab/>
            </w:r>
            <w:r w:rsidRPr="00AF13CF">
              <w:tab/>
            </w:r>
            <w:r w:rsidRPr="00AF13CF">
              <w:t>"ROOM_NO_P": "${if(user.customproperty26 !=null){user.customproperty26} else {''}}"</w:t>
            </w:r>
          </w:p>
          <w:p w:rsidRPr="00AF13CF" w:rsidR="000D3A85" w:rsidP="0037197C" w:rsidRDefault="000D3A85" w14:paraId="6871F537" w14:textId="77777777">
            <w:pPr>
              <w:pStyle w:val="ListParagraph"/>
            </w:pPr>
            <w:r w:rsidRPr="00AF13CF">
              <w:tab/>
            </w:r>
            <w:r w:rsidRPr="00AF13CF">
              <w:t>},</w:t>
            </w:r>
          </w:p>
          <w:p w:rsidRPr="00AF13CF" w:rsidR="000D3A85" w:rsidP="0037197C" w:rsidRDefault="000D3A85" w14:paraId="76D9281A" w14:textId="77777777">
            <w:pPr>
              <w:pStyle w:val="ListParagraph"/>
            </w:pPr>
            <w:r w:rsidRPr="00AF13CF">
              <w:tab/>
            </w:r>
            <w:r w:rsidRPr="00AF13CF">
              <w:t>"LOGONDATA": {</w:t>
            </w:r>
          </w:p>
          <w:p w:rsidRPr="00AF13CF" w:rsidR="000D3A85" w:rsidP="0037197C" w:rsidRDefault="000D3A85" w14:paraId="03E46795" w14:textId="77777777">
            <w:pPr>
              <w:pStyle w:val="ListParagraph"/>
            </w:pPr>
            <w:r w:rsidRPr="00AF13CF">
              <w:tab/>
            </w:r>
            <w:r w:rsidRPr="00AF13CF">
              <w:tab/>
            </w:r>
            <w:r w:rsidRPr="00AF13CF">
              <w:t>"USTYP": "A",</w:t>
            </w:r>
          </w:p>
          <w:p w:rsidRPr="00AF13CF" w:rsidR="000D3A85" w:rsidP="0037197C" w:rsidRDefault="000D3A85" w14:paraId="6C667599" w14:textId="77777777">
            <w:pPr>
              <w:pStyle w:val="ListParagraph"/>
            </w:pPr>
            <w:r w:rsidRPr="00AF13CF">
              <w:tab/>
            </w:r>
            <w:r w:rsidRPr="00AF13CF">
              <w:tab/>
            </w:r>
            <w:r w:rsidRPr="00AF13CF">
              <w:t>"GLTGB": "99991231",</w:t>
            </w:r>
          </w:p>
          <w:p w:rsidRPr="00AF13CF" w:rsidR="000D3A85" w:rsidP="0037197C" w:rsidRDefault="000D3A85" w14:paraId="31BA70CF" w14:textId="77777777">
            <w:pPr>
              <w:pStyle w:val="ListParagraph"/>
            </w:pPr>
            <w:r w:rsidRPr="00AF13CF">
              <w:tab/>
            </w:r>
            <w:r w:rsidRPr="00AF13CF">
              <w:tab/>
            </w:r>
            <w:r w:rsidRPr="00AF13CF">
              <w:t>"GLTGV": "${if(user.startdate!=null){new java.text.SimpleDateFormat('yyyyMMdd').format(user.startdate)}else {new java.text.SimpleDateFormat('yyyyMMdd').format(new Date())}}",</w:t>
            </w:r>
          </w:p>
          <w:p w:rsidRPr="00AF13CF" w:rsidR="000D3A85" w:rsidP="0037197C" w:rsidRDefault="000D3A85" w14:paraId="58868359" w14:textId="77777777">
            <w:pPr>
              <w:pStyle w:val="ListParagraph"/>
            </w:pPr>
            <w:r w:rsidRPr="00AF13CF">
              <w:tab/>
            </w:r>
            <w:r w:rsidRPr="00AF13CF">
              <w:tab/>
            </w:r>
            <w:r w:rsidRPr="00AF13CF">
              <w:t>"TZONE": "EST",</w:t>
            </w:r>
          </w:p>
          <w:p w:rsidRPr="00AF13CF" w:rsidR="000D3A85" w:rsidP="0037197C" w:rsidRDefault="000D3A85" w14:paraId="3B69D87B" w14:textId="77777777">
            <w:pPr>
              <w:pStyle w:val="ListParagraph"/>
            </w:pPr>
            <w:r w:rsidRPr="00AF13CF">
              <w:tab/>
            </w:r>
            <w:r w:rsidRPr="00AF13CF">
              <w:tab/>
            </w:r>
            <w:r w:rsidRPr="00AF13CF">
              <w:t>"CLASS": "END_USER"</w:t>
            </w:r>
          </w:p>
          <w:p w:rsidRPr="00AF13CF" w:rsidR="000D3A85" w:rsidP="0037197C" w:rsidRDefault="000D3A85" w14:paraId="66A2B6C8" w14:textId="77777777">
            <w:pPr>
              <w:pStyle w:val="ListParagraph"/>
            </w:pPr>
            <w:r w:rsidRPr="00AF13CF">
              <w:tab/>
            </w:r>
            <w:r w:rsidRPr="00AF13CF">
              <w:t>},</w:t>
            </w:r>
          </w:p>
          <w:p w:rsidRPr="00AF13CF" w:rsidR="000D3A85" w:rsidP="0037197C" w:rsidRDefault="000D3A85" w14:paraId="0B4AF72B" w14:textId="77777777">
            <w:pPr>
              <w:pStyle w:val="ListParagraph"/>
            </w:pPr>
            <w:r w:rsidRPr="00AF13CF">
              <w:tab/>
            </w:r>
            <w:r w:rsidRPr="00AF13CF">
              <w:t>"PASSWORD": {</w:t>
            </w:r>
          </w:p>
          <w:p w:rsidRPr="00AF13CF" w:rsidR="000D3A85" w:rsidP="0037197C" w:rsidRDefault="000D3A85" w14:paraId="55F8DE4C" w14:textId="77777777">
            <w:pPr>
              <w:pStyle w:val="ListParagraph"/>
            </w:pPr>
            <w:r w:rsidRPr="00AF13CF">
              <w:tab/>
            </w:r>
            <w:r w:rsidRPr="00AF13CF">
              <w:tab/>
            </w:r>
            <w:r w:rsidRPr="00AF13CF">
              <w:t>"BAPIPWD": "${if(user.customproperty2 !=null){'Wel_2M$'+user.customproperty2}}"</w:t>
            </w:r>
          </w:p>
          <w:p w:rsidRPr="00AF13CF" w:rsidR="000D3A85" w:rsidP="0037197C" w:rsidRDefault="000D3A85" w14:paraId="4774F3DC" w14:textId="77777777">
            <w:pPr>
              <w:pStyle w:val="ListParagraph"/>
            </w:pPr>
            <w:r w:rsidRPr="00AF13CF">
              <w:tab/>
            </w:r>
            <w:r w:rsidRPr="00AF13CF">
              <w:t>},</w:t>
            </w:r>
          </w:p>
          <w:p w:rsidRPr="00AF13CF" w:rsidR="000D3A85" w:rsidP="0037197C" w:rsidRDefault="000D3A85" w14:paraId="6CBC0820" w14:textId="77777777">
            <w:pPr>
              <w:pStyle w:val="ListParagraph"/>
            </w:pPr>
            <w:r w:rsidRPr="00AF13CF">
              <w:tab/>
            </w:r>
            <w:r w:rsidRPr="00AF13CF">
              <w:t>"UCLASSX": {</w:t>
            </w:r>
          </w:p>
          <w:p w:rsidRPr="00AF13CF" w:rsidR="000D3A85" w:rsidP="0037197C" w:rsidRDefault="000D3A85" w14:paraId="04909F3A" w14:textId="77777777">
            <w:pPr>
              <w:pStyle w:val="ListParagraph"/>
            </w:pPr>
            <w:r w:rsidRPr="00AF13CF">
              <w:tab/>
            </w:r>
            <w:r w:rsidRPr="00AF13CF">
              <w:tab/>
            </w:r>
            <w:r w:rsidRPr="00AF13CF">
              <w:t>"UCLASS": "X"</w:t>
            </w:r>
          </w:p>
          <w:p w:rsidRPr="00AF13CF" w:rsidR="000D3A85" w:rsidP="0037197C" w:rsidRDefault="000D3A85" w14:paraId="3B392141" w14:textId="77777777">
            <w:pPr>
              <w:pStyle w:val="ListParagraph"/>
            </w:pPr>
            <w:r w:rsidRPr="00AF13CF">
              <w:tab/>
            </w:r>
            <w:r w:rsidRPr="00AF13CF">
              <w:t>}</w:t>
            </w:r>
            <w:r w:rsidRPr="00AF13CF">
              <w:tab/>
            </w:r>
          </w:p>
          <w:p w:rsidRPr="005A5EA7" w:rsidR="000D3A85" w:rsidP="0037197C" w:rsidRDefault="000D3A85" w14:paraId="19BD8266" w14:textId="77777777">
            <w:pPr>
              <w:pStyle w:val="ListParagraph"/>
            </w:pPr>
            <w:r w:rsidRPr="00AF13CF">
              <w:t>}</w:t>
            </w:r>
          </w:p>
          <w:p w:rsidR="000D3A85" w:rsidP="0037197C" w:rsidRDefault="000D3A85" w14:paraId="164036FC" w14:textId="77777777">
            <w:pPr>
              <w:pStyle w:val="ListParagraph"/>
              <w:ind w:left="0"/>
            </w:pPr>
          </w:p>
        </w:tc>
      </w:tr>
    </w:tbl>
    <w:p w:rsidR="000D3A85" w:rsidP="000D3A85" w:rsidRDefault="000D3A85" w14:paraId="23A04100" w14:textId="77777777">
      <w:pPr>
        <w:pStyle w:val="ListParagraph"/>
      </w:pPr>
    </w:p>
    <w:p w:rsidR="000D3A85" w:rsidP="00687D6E" w:rsidRDefault="000D3A85" w14:paraId="55EA6D79" w14:textId="77777777">
      <w:pPr>
        <w:pStyle w:val="Heading4"/>
        <w:numPr>
          <w:ilvl w:val="3"/>
          <w:numId w:val="17"/>
        </w:numPr>
      </w:pPr>
      <w:r>
        <w:t>Account update</w:t>
      </w:r>
    </w:p>
    <w:p w:rsidRPr="00852740" w:rsidR="000D3A85" w:rsidP="00687D6E" w:rsidRDefault="000D3A85" w14:paraId="1D7697F2" w14:textId="15B5F1D4">
      <w:pPr>
        <w:pStyle w:val="ListParagraph"/>
        <w:numPr>
          <w:ilvl w:val="0"/>
          <w:numId w:val="21"/>
        </w:numPr>
      </w:pPr>
      <w:r w:rsidRPr="00852740">
        <w:t>Created ‘</w:t>
      </w:r>
      <w:r w:rsidRPr="00852740">
        <w:rPr>
          <w:b/>
          <w:bCs/>
        </w:rPr>
        <w:t>User Update Rule’</w:t>
      </w:r>
      <w:r w:rsidRPr="00852740">
        <w:t xml:space="preserve"> in </w:t>
      </w:r>
      <w:r w:rsidR="00120727">
        <w:t>Saviynt</w:t>
      </w:r>
      <w:r w:rsidRPr="00852740">
        <w:t xml:space="preserve"> to update SAP BW2 attributes</w:t>
      </w:r>
    </w:p>
    <w:p w:rsidR="000D3A85" w:rsidP="00687D6E" w:rsidRDefault="000D3A85" w14:paraId="69AFE259" w14:textId="739AB752">
      <w:pPr>
        <w:pStyle w:val="ListParagraph"/>
        <w:numPr>
          <w:ilvl w:val="0"/>
          <w:numId w:val="21"/>
        </w:numPr>
      </w:pPr>
      <w:r w:rsidRPr="00852740">
        <w:t>This ‘User Update Rule’ trigger</w:t>
      </w:r>
      <w:r>
        <w:t>s</w:t>
      </w:r>
      <w:r w:rsidRPr="00852740">
        <w:t xml:space="preserve"> when user attributes updated in </w:t>
      </w:r>
      <w:r w:rsidR="00120727">
        <w:t>Saviynt</w:t>
      </w:r>
      <w:r w:rsidRPr="00852740">
        <w:t xml:space="preserve"> and </w:t>
      </w:r>
      <w:r>
        <w:t xml:space="preserve">it </w:t>
      </w:r>
      <w:r w:rsidRPr="00852740">
        <w:t>will create ‘Update Account’ task</w:t>
      </w:r>
      <w:r>
        <w:t xml:space="preserve"> for SAP BW2</w:t>
      </w:r>
      <w:r w:rsidRPr="00852740">
        <w:t xml:space="preserve"> </w:t>
      </w:r>
    </w:p>
    <w:p w:rsidRPr="00852740" w:rsidR="00DC2112" w:rsidP="00DC2112" w:rsidRDefault="00DC2112" w14:paraId="1177C6F1" w14:textId="77777777">
      <w:pPr>
        <w:ind w:left="360"/>
      </w:pPr>
    </w:p>
    <w:p w:rsidRPr="00852740" w:rsidR="000D3A85" w:rsidP="00687D6E" w:rsidRDefault="000D3A85" w14:paraId="1B8B5C75" w14:textId="77777777">
      <w:pPr>
        <w:pStyle w:val="ListParagraph"/>
        <w:numPr>
          <w:ilvl w:val="0"/>
          <w:numId w:val="21"/>
        </w:numPr>
      </w:pPr>
      <w:r w:rsidRPr="00852740">
        <w:lastRenderedPageBreak/>
        <w:t>User attribute</w:t>
      </w:r>
      <w:r>
        <w:t xml:space="preserve"> Changes </w:t>
      </w:r>
      <w:r w:rsidRPr="00852740">
        <w:t>like :</w:t>
      </w:r>
    </w:p>
    <w:p w:rsidR="000D3A85" w:rsidP="005658AF" w:rsidRDefault="000D3A85" w14:paraId="4C66AC1A" w14:textId="77777777">
      <w:pPr>
        <w:pStyle w:val="ListParagraph"/>
        <w:ind w:left="1008"/>
      </w:pPr>
      <w:r w:rsidRPr="00852740">
        <w:t>First/Last Name</w:t>
      </w:r>
    </w:p>
    <w:p w:rsidRPr="00852740" w:rsidR="000D3A85" w:rsidP="005658AF" w:rsidRDefault="000D3A85" w14:paraId="19E532BF" w14:textId="77777777">
      <w:pPr>
        <w:pStyle w:val="ListParagraph"/>
        <w:ind w:left="1008"/>
      </w:pPr>
      <w:r w:rsidRPr="00852740">
        <w:t>Email</w:t>
      </w:r>
    </w:p>
    <w:p w:rsidR="000D3A85" w:rsidP="005658AF" w:rsidRDefault="000D3A85" w14:paraId="08D87FF0" w14:textId="77777777">
      <w:pPr>
        <w:pStyle w:val="ListParagraph"/>
        <w:ind w:left="1008"/>
      </w:pPr>
      <w:r w:rsidRPr="00852740">
        <w:t>Country</w:t>
      </w:r>
    </w:p>
    <w:p w:rsidR="000D3A85" w:rsidP="005658AF" w:rsidRDefault="000D3A85" w14:paraId="74B0D6A7" w14:textId="77777777">
      <w:pPr>
        <w:pStyle w:val="ListParagraph"/>
        <w:ind w:left="1008"/>
      </w:pPr>
      <w:r w:rsidRPr="00852740">
        <w:t>Department</w:t>
      </w:r>
    </w:p>
    <w:p w:rsidR="000D3A85" w:rsidP="005658AF" w:rsidRDefault="000D3A85" w14:paraId="3F27B4E9" w14:textId="77777777">
      <w:pPr>
        <w:pStyle w:val="ListParagraph"/>
        <w:ind w:left="1008"/>
      </w:pPr>
      <w:r w:rsidRPr="00852740">
        <w:t xml:space="preserve">Telephonenumber </w:t>
      </w:r>
    </w:p>
    <w:p w:rsidR="000D3A85" w:rsidP="00687D6E" w:rsidRDefault="000D3A85" w14:paraId="71542C61" w14:textId="77777777">
      <w:pPr>
        <w:pStyle w:val="ListParagraph"/>
        <w:numPr>
          <w:ilvl w:val="0"/>
          <w:numId w:val="21"/>
        </w:numPr>
      </w:pPr>
      <w:r>
        <w:t>Execute the Provisioning job to push the update to the target</w:t>
      </w:r>
    </w:p>
    <w:p w:rsidR="000D3A85" w:rsidP="00687D6E" w:rsidRDefault="000D3A85" w14:paraId="453767FE" w14:textId="77777777">
      <w:pPr>
        <w:pStyle w:val="ListParagraph"/>
        <w:numPr>
          <w:ilvl w:val="0"/>
          <w:numId w:val="21"/>
        </w:numPr>
      </w:pPr>
      <w:r>
        <w:t>Update Account JSON</w:t>
      </w:r>
    </w:p>
    <w:p w:rsidR="000D3A85" w:rsidP="000D3A85" w:rsidRDefault="000D3A85" w14:paraId="799D64B2" w14:textId="77777777">
      <w:pPr>
        <w:pStyle w:val="ListParagraph"/>
      </w:pP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40"/>
      </w:tblGrid>
      <w:tr w:rsidR="000D3A85" w:rsidTr="00DC2112" w14:paraId="6DB4F8BE" w14:textId="77777777">
        <w:tc>
          <w:tcPr>
            <w:tcW w:w="9350" w:type="dxa"/>
          </w:tcPr>
          <w:p w:rsidRPr="00AF13CF" w:rsidR="000D3A85" w:rsidP="0037197C" w:rsidRDefault="000D3A85" w14:paraId="262CF04F" w14:textId="77777777">
            <w:pPr>
              <w:pStyle w:val="ListParagraph"/>
            </w:pPr>
            <w:r w:rsidRPr="00AF13CF">
              <w:t>{</w:t>
            </w:r>
          </w:p>
          <w:p w:rsidRPr="00AF13CF" w:rsidR="000D3A85" w:rsidP="0037197C" w:rsidRDefault="000D3A85" w14:paraId="250BD30E" w14:textId="77777777">
            <w:pPr>
              <w:pStyle w:val="ListParagraph"/>
            </w:pPr>
            <w:r w:rsidRPr="00AF13CF">
              <w:tab/>
            </w:r>
            <w:r w:rsidRPr="00AF13CF">
              <w:t>"ADDRESS": {</w:t>
            </w:r>
          </w:p>
          <w:p w:rsidRPr="00AF13CF" w:rsidR="000D3A85" w:rsidP="0037197C" w:rsidRDefault="000D3A85" w14:paraId="51AC7715" w14:textId="77777777">
            <w:pPr>
              <w:pStyle w:val="ListParagraph"/>
            </w:pPr>
            <w:r w:rsidRPr="00AF13CF">
              <w:tab/>
            </w:r>
            <w:r w:rsidRPr="00AF13CF">
              <w:tab/>
            </w:r>
            <w:r w:rsidRPr="00AF13CF">
              <w:t>"LASTNAME": "${user.lastname}",</w:t>
            </w:r>
          </w:p>
          <w:p w:rsidRPr="00AF13CF" w:rsidR="000D3A85" w:rsidP="0037197C" w:rsidRDefault="000D3A85" w14:paraId="606146E8" w14:textId="77777777">
            <w:pPr>
              <w:pStyle w:val="ListParagraph"/>
            </w:pPr>
            <w:r w:rsidRPr="00AF13CF">
              <w:tab/>
            </w:r>
            <w:r w:rsidRPr="00AF13CF">
              <w:tab/>
            </w:r>
            <w:r w:rsidRPr="00AF13CF">
              <w:t>"FIRSTNAME": "${user.firstname}",</w:t>
            </w:r>
          </w:p>
          <w:p w:rsidRPr="00AF13CF" w:rsidR="000D3A85" w:rsidP="0037197C" w:rsidRDefault="000D3A85" w14:paraId="0EEA09CD" w14:textId="77777777">
            <w:pPr>
              <w:pStyle w:val="ListParagraph"/>
            </w:pPr>
            <w:r w:rsidRPr="00AF13CF">
              <w:tab/>
            </w:r>
            <w:r w:rsidRPr="00AF13CF">
              <w:tab/>
            </w:r>
            <w:r w:rsidRPr="00AF13CF">
              <w:t>"E_MAIL": "${user.email}",</w:t>
            </w:r>
          </w:p>
          <w:p w:rsidRPr="00AF13CF" w:rsidR="000D3A85" w:rsidP="0037197C" w:rsidRDefault="000D3A85" w14:paraId="4386B6F1" w14:textId="77777777">
            <w:pPr>
              <w:pStyle w:val="ListParagraph"/>
            </w:pPr>
            <w:r w:rsidRPr="00AF13CF">
              <w:tab/>
            </w:r>
            <w:r w:rsidRPr="00AF13CF">
              <w:tab/>
            </w:r>
            <w:r w:rsidRPr="00AF13CF">
              <w:t>"DEPARTMENT": "${if(user.departmentname !=null){user.departmentname} else {''}}",</w:t>
            </w:r>
          </w:p>
          <w:p w:rsidRPr="00AF13CF" w:rsidR="000D3A85" w:rsidP="0037197C" w:rsidRDefault="000D3A85" w14:paraId="2225219B" w14:textId="77777777">
            <w:pPr>
              <w:pStyle w:val="ListParagraph"/>
            </w:pPr>
            <w:r w:rsidRPr="00AF13CF">
              <w:tab/>
            </w:r>
            <w:r w:rsidRPr="00AF13CF">
              <w:tab/>
            </w:r>
            <w:r w:rsidRPr="00AF13CF">
              <w:t>"NAMCOUNTRY": "${if(user.country !=null){user.country} else {''}}",</w:t>
            </w:r>
          </w:p>
          <w:p w:rsidRPr="00AF13CF" w:rsidR="000D3A85" w:rsidP="0037197C" w:rsidRDefault="000D3A85" w14:paraId="0586F9EC" w14:textId="77777777">
            <w:pPr>
              <w:pStyle w:val="ListParagraph"/>
            </w:pPr>
            <w:r w:rsidRPr="00AF13CF">
              <w:tab/>
            </w:r>
            <w:r w:rsidRPr="00AF13CF">
              <w:tab/>
            </w:r>
            <w:r w:rsidRPr="00AF13CF">
              <w:t>"COMM_TYPE": "INT",</w:t>
            </w:r>
          </w:p>
          <w:p w:rsidRPr="00AF13CF" w:rsidR="000D3A85" w:rsidP="0037197C" w:rsidRDefault="000D3A85" w14:paraId="262E9892" w14:textId="77777777">
            <w:pPr>
              <w:pStyle w:val="ListParagraph"/>
            </w:pPr>
            <w:r w:rsidRPr="00AF13CF">
              <w:tab/>
            </w:r>
            <w:r w:rsidRPr="00AF13CF">
              <w:tab/>
            </w:r>
            <w:r w:rsidRPr="00AF13CF">
              <w:t>"TEL1_NUMBR": "${if(user.phonenumber !=null){user.phonenumber} else {''}}",</w:t>
            </w:r>
          </w:p>
          <w:p w:rsidRPr="00AF13CF" w:rsidR="000D3A85" w:rsidP="0037197C" w:rsidRDefault="000D3A85" w14:paraId="649FD79A" w14:textId="77777777">
            <w:pPr>
              <w:pStyle w:val="ListParagraph"/>
            </w:pPr>
            <w:r w:rsidRPr="00AF13CF">
              <w:tab/>
            </w:r>
            <w:r w:rsidRPr="00AF13CF">
              <w:tab/>
            </w:r>
            <w:r w:rsidRPr="00AF13CF">
              <w:t>"TEL1_EXT": "${if(user.customproperty25 !=null){user.customproperty25} else {''}}",</w:t>
            </w:r>
          </w:p>
          <w:p w:rsidRPr="00AF13CF" w:rsidR="000D3A85" w:rsidP="0037197C" w:rsidRDefault="000D3A85" w14:paraId="631F227C" w14:textId="77777777">
            <w:pPr>
              <w:pStyle w:val="ListParagraph"/>
            </w:pPr>
            <w:r w:rsidRPr="00AF13CF">
              <w:tab/>
            </w:r>
            <w:r w:rsidRPr="00AF13CF">
              <w:tab/>
            </w:r>
            <w:r w:rsidRPr="00AF13CF">
              <w:t>"ROOM_NO_P": "${if(user.customproperty26 !=null){user.customproperty26} else {''}}"</w:t>
            </w:r>
          </w:p>
          <w:p w:rsidRPr="00AF13CF" w:rsidR="000D3A85" w:rsidP="0037197C" w:rsidRDefault="000D3A85" w14:paraId="3C7ACC55" w14:textId="77777777">
            <w:pPr>
              <w:pStyle w:val="ListParagraph"/>
            </w:pPr>
            <w:r w:rsidRPr="00AF13CF">
              <w:tab/>
            </w:r>
            <w:r w:rsidRPr="00AF13CF">
              <w:t>},</w:t>
            </w:r>
          </w:p>
          <w:p w:rsidRPr="00AF13CF" w:rsidR="000D3A85" w:rsidP="0037197C" w:rsidRDefault="000D3A85" w14:paraId="4DFDB830" w14:textId="77777777">
            <w:pPr>
              <w:pStyle w:val="ListParagraph"/>
            </w:pPr>
            <w:r w:rsidRPr="00AF13CF">
              <w:tab/>
            </w:r>
            <w:r w:rsidRPr="00AF13CF">
              <w:t>"LOGONDATA": {</w:t>
            </w:r>
          </w:p>
          <w:p w:rsidRPr="00AF13CF" w:rsidR="000D3A85" w:rsidP="0037197C" w:rsidRDefault="000D3A85" w14:paraId="198FE514" w14:textId="77777777">
            <w:pPr>
              <w:pStyle w:val="ListParagraph"/>
            </w:pPr>
            <w:r w:rsidRPr="00AF13CF">
              <w:tab/>
            </w:r>
            <w:r w:rsidRPr="00AF13CF">
              <w:tab/>
            </w:r>
            <w:r w:rsidRPr="00AF13CF">
              <w:t>"USTYP": "A",</w:t>
            </w:r>
          </w:p>
          <w:p w:rsidRPr="00AF13CF" w:rsidR="000D3A85" w:rsidP="0037197C" w:rsidRDefault="000D3A85" w14:paraId="4053E95C" w14:textId="77777777">
            <w:pPr>
              <w:pStyle w:val="ListParagraph"/>
            </w:pPr>
            <w:r w:rsidRPr="00AF13CF">
              <w:tab/>
            </w:r>
            <w:r w:rsidRPr="00AF13CF">
              <w:tab/>
            </w:r>
            <w:r w:rsidRPr="00AF13CF">
              <w:t>"GLTGB": "99991231",</w:t>
            </w:r>
          </w:p>
          <w:p w:rsidRPr="00AF13CF" w:rsidR="000D3A85" w:rsidP="0037197C" w:rsidRDefault="000D3A85" w14:paraId="6E2C57FE" w14:textId="77777777">
            <w:pPr>
              <w:pStyle w:val="ListParagraph"/>
            </w:pPr>
            <w:r w:rsidRPr="00AF13CF">
              <w:tab/>
            </w:r>
            <w:r w:rsidRPr="00AF13CF">
              <w:tab/>
            </w:r>
            <w:r w:rsidRPr="00AF13CF">
              <w:t>"GLTGV": "${if(user.startdate!=null){new java.text.SimpleDateFormat('yyyyMMdd').format(user.startdate)}else {new java.text.SimpleDateFormat('yyyyMMdd').format(new Date())}}",</w:t>
            </w:r>
          </w:p>
          <w:p w:rsidRPr="00AF13CF" w:rsidR="000D3A85" w:rsidP="0037197C" w:rsidRDefault="000D3A85" w14:paraId="3638A8DB" w14:textId="77777777">
            <w:pPr>
              <w:pStyle w:val="ListParagraph"/>
            </w:pPr>
            <w:r w:rsidRPr="00AF13CF">
              <w:tab/>
            </w:r>
            <w:r w:rsidRPr="00AF13CF">
              <w:tab/>
            </w:r>
            <w:r w:rsidRPr="00AF13CF">
              <w:t>"TZONE": "EST",</w:t>
            </w:r>
          </w:p>
          <w:p w:rsidRPr="00AF13CF" w:rsidR="000D3A85" w:rsidP="0037197C" w:rsidRDefault="000D3A85" w14:paraId="36B29D85" w14:textId="77777777">
            <w:pPr>
              <w:pStyle w:val="ListParagraph"/>
            </w:pPr>
            <w:r w:rsidRPr="00AF13CF">
              <w:tab/>
            </w:r>
            <w:r w:rsidRPr="00AF13CF">
              <w:tab/>
            </w:r>
            <w:r w:rsidRPr="00AF13CF">
              <w:t>"CLASS": "END_USER"</w:t>
            </w:r>
          </w:p>
          <w:p w:rsidRPr="00AF13CF" w:rsidR="000D3A85" w:rsidP="0037197C" w:rsidRDefault="000D3A85" w14:paraId="7D51C77C" w14:textId="77777777">
            <w:pPr>
              <w:pStyle w:val="ListParagraph"/>
            </w:pPr>
            <w:r w:rsidRPr="00AF13CF">
              <w:tab/>
            </w:r>
            <w:r w:rsidRPr="00AF13CF">
              <w:t>},</w:t>
            </w:r>
          </w:p>
          <w:p w:rsidRPr="00AF13CF" w:rsidR="000D3A85" w:rsidP="0037197C" w:rsidRDefault="000D3A85" w14:paraId="455EEDE3" w14:textId="77777777">
            <w:pPr>
              <w:pStyle w:val="ListParagraph"/>
            </w:pPr>
            <w:r w:rsidRPr="00AF13CF">
              <w:tab/>
            </w:r>
            <w:r w:rsidRPr="00AF13CF">
              <w:t>"UCLASSX": {</w:t>
            </w:r>
          </w:p>
          <w:p w:rsidRPr="00AF13CF" w:rsidR="000D3A85" w:rsidP="0037197C" w:rsidRDefault="000D3A85" w14:paraId="65D8F175" w14:textId="77777777">
            <w:pPr>
              <w:pStyle w:val="ListParagraph"/>
            </w:pPr>
            <w:r w:rsidRPr="00AF13CF">
              <w:tab/>
            </w:r>
            <w:r w:rsidRPr="00AF13CF">
              <w:tab/>
            </w:r>
            <w:r w:rsidRPr="00AF13CF">
              <w:t>"UCLASS": "X"</w:t>
            </w:r>
          </w:p>
          <w:p w:rsidRPr="00AF13CF" w:rsidR="000D3A85" w:rsidP="0037197C" w:rsidRDefault="000D3A85" w14:paraId="4EB40718" w14:textId="77777777">
            <w:pPr>
              <w:pStyle w:val="ListParagraph"/>
            </w:pPr>
            <w:r w:rsidRPr="00AF13CF">
              <w:tab/>
            </w:r>
            <w:r w:rsidRPr="00AF13CF">
              <w:t>}</w:t>
            </w:r>
          </w:p>
          <w:p w:rsidRPr="00AF13CF" w:rsidR="000D3A85" w:rsidP="0037197C" w:rsidRDefault="000D3A85" w14:paraId="6B810BA4" w14:textId="77777777">
            <w:pPr>
              <w:pStyle w:val="ListParagraph"/>
            </w:pPr>
            <w:r w:rsidRPr="00AF13CF">
              <w:tab/>
            </w:r>
          </w:p>
          <w:p w:rsidR="000D3A85" w:rsidP="0037197C" w:rsidRDefault="000D3A85" w14:paraId="50A8904F" w14:textId="77777777">
            <w:pPr>
              <w:pStyle w:val="ListParagraph"/>
              <w:ind w:left="0"/>
            </w:pPr>
            <w:r w:rsidRPr="00AF13CF">
              <w:t>}</w:t>
            </w:r>
          </w:p>
        </w:tc>
      </w:tr>
    </w:tbl>
    <w:p w:rsidRPr="005A5EA7" w:rsidR="000D3A85" w:rsidP="000D3A85" w:rsidRDefault="000D3A85" w14:paraId="52B78D41" w14:textId="77777777"/>
    <w:p w:rsidR="000D3A85" w:rsidP="000D3A85" w:rsidRDefault="000D3A85" w14:paraId="66B2D6BF" w14:textId="77777777">
      <w:pPr>
        <w:pStyle w:val="Heading3"/>
      </w:pPr>
      <w:bookmarkStart w:name="_Toc33292571" w:id="58"/>
      <w:r>
        <w:lastRenderedPageBreak/>
        <w:t>Account Access provisioning</w:t>
      </w:r>
      <w:bookmarkEnd w:id="58"/>
    </w:p>
    <w:p w:rsidR="000D3A85" w:rsidP="00687D6E" w:rsidRDefault="000D3A85" w14:paraId="75E538F2" w14:textId="77777777">
      <w:pPr>
        <w:pStyle w:val="Heading4"/>
        <w:numPr>
          <w:ilvl w:val="3"/>
          <w:numId w:val="17"/>
        </w:numPr>
      </w:pPr>
      <w:r>
        <w:t>SAP Role management</w:t>
      </w:r>
    </w:p>
    <w:p w:rsidRPr="005F2FF6" w:rsidR="000D3A85" w:rsidP="000D3A85" w:rsidRDefault="000D3A85" w14:paraId="75C69AC4" w14:textId="77777777">
      <w:r>
        <w:t>Any changes on Role will be taken care by SSM. Below are the role types currently SSM is managing.</w:t>
      </w:r>
    </w:p>
    <w:p w:rsidR="000D3A85" w:rsidP="00687D6E" w:rsidRDefault="000D3A85" w14:paraId="5F2C3EF9" w14:textId="77777777">
      <w:pPr>
        <w:pStyle w:val="ListParagraph"/>
        <w:numPr>
          <w:ilvl w:val="0"/>
          <w:numId w:val="45"/>
        </w:numPr>
      </w:pPr>
      <w:r>
        <w:t>Application Role</w:t>
      </w:r>
    </w:p>
    <w:p w:rsidR="000D3A85" w:rsidP="00687D6E" w:rsidRDefault="000D3A85" w14:paraId="3F78B458" w14:textId="77777777">
      <w:pPr>
        <w:pStyle w:val="ListParagraph"/>
        <w:numPr>
          <w:ilvl w:val="0"/>
          <w:numId w:val="45"/>
        </w:numPr>
      </w:pPr>
      <w:r>
        <w:t>Enterprise Role</w:t>
      </w:r>
    </w:p>
    <w:p w:rsidR="000D3A85" w:rsidP="00687D6E" w:rsidRDefault="000D3A85" w14:paraId="14AB5E4D" w14:textId="77777777">
      <w:pPr>
        <w:pStyle w:val="ListParagraph"/>
        <w:numPr>
          <w:ilvl w:val="0"/>
          <w:numId w:val="45"/>
        </w:numPr>
      </w:pPr>
      <w:r>
        <w:t xml:space="preserve">In SSM this can be requested under ARS tab -&gt; Create/Modify Role </w:t>
      </w:r>
    </w:p>
    <w:p w:rsidRPr="005F2FF6" w:rsidR="000D3A85" w:rsidP="00687D6E" w:rsidRDefault="000D3A85" w14:paraId="0D4D6AA5" w14:textId="77777777">
      <w:pPr>
        <w:pStyle w:val="ListParagraph"/>
        <w:numPr>
          <w:ilvl w:val="0"/>
          <w:numId w:val="45"/>
        </w:numPr>
      </w:pPr>
      <w:r>
        <w:t>Role Modification Approval workflow</w:t>
      </w:r>
    </w:p>
    <w:p w:rsidR="000D3A85" w:rsidP="00687D6E" w:rsidRDefault="000D3A85" w14:paraId="6E00F808" w14:textId="77777777">
      <w:pPr>
        <w:pStyle w:val="ListParagraph"/>
        <w:numPr>
          <w:ilvl w:val="0"/>
          <w:numId w:val="46"/>
        </w:numPr>
      </w:pPr>
      <w:r>
        <w:t xml:space="preserve">It has two level approval </w:t>
      </w:r>
    </w:p>
    <w:p w:rsidR="000D3A85" w:rsidP="000D3A85" w:rsidRDefault="000D3A85" w14:paraId="36383EAC" w14:textId="77777777">
      <w:pPr>
        <w:pStyle w:val="ListParagraph"/>
        <w:ind w:left="2160"/>
      </w:pPr>
      <w:r>
        <w:t>First level – User Group (Role Reviewer)</w:t>
      </w:r>
    </w:p>
    <w:p w:rsidRPr="005F488D" w:rsidR="000D3A85" w:rsidP="000D3A85" w:rsidRDefault="000D3A85" w14:paraId="26C91863" w14:textId="77777777">
      <w:pPr>
        <w:pStyle w:val="ListParagraph"/>
        <w:ind w:left="1440" w:firstLine="720"/>
      </w:pPr>
      <w:r>
        <w:t>Second level – Role Owner</w:t>
      </w:r>
    </w:p>
    <w:p w:rsidR="000D3A85" w:rsidP="000D3A85" w:rsidRDefault="000D3A85" w14:paraId="0BB967E2" w14:textId="77777777">
      <w:pPr>
        <w:pStyle w:val="ListParagraph"/>
        <w:ind w:left="0"/>
      </w:pPr>
      <w:r w:rsidR="000D3A85">
        <w:drawing>
          <wp:inline wp14:editId="70605095" wp14:anchorId="023FFF50">
            <wp:extent cx="6113216" cy="3295650"/>
            <wp:effectExtent l="0" t="0" r="1905" b="0"/>
            <wp:docPr id="7" name="Picture 7" title=""/>
            <wp:cNvGraphicFramePr>
              <a:graphicFrameLocks noChangeAspect="1"/>
            </wp:cNvGraphicFramePr>
            <a:graphic>
              <a:graphicData uri="http://schemas.openxmlformats.org/drawingml/2006/picture">
                <pic:pic>
                  <pic:nvPicPr>
                    <pic:cNvPr id="0" name="Picture 7"/>
                    <pic:cNvPicPr/>
                  </pic:nvPicPr>
                  <pic:blipFill>
                    <a:blip r:embed="Rdca8ad39a205491b">
                      <a:extLst>
                        <a:ext xmlns:a="http://schemas.openxmlformats.org/drawingml/2006/main" uri="{28A0092B-C50C-407E-A947-70E740481C1C}">
                          <a14:useLocalDpi val="0"/>
                        </a:ext>
                      </a:extLst>
                    </a:blip>
                    <a:stretch>
                      <a:fillRect/>
                    </a:stretch>
                  </pic:blipFill>
                  <pic:spPr>
                    <a:xfrm rot="0" flipH="0" flipV="0">
                      <a:off x="0" y="0"/>
                      <a:ext cx="6113216" cy="3295650"/>
                    </a:xfrm>
                    <a:prstGeom prst="rect">
                      <a:avLst/>
                    </a:prstGeom>
                  </pic:spPr>
                </pic:pic>
              </a:graphicData>
            </a:graphic>
          </wp:inline>
        </w:drawing>
      </w:r>
    </w:p>
    <w:p w:rsidR="000D3A85" w:rsidP="000D3A85" w:rsidRDefault="000D3A85" w14:paraId="62D2FB60" w14:textId="77777777">
      <w:pPr>
        <w:pStyle w:val="ListParagraph"/>
        <w:ind w:left="0"/>
      </w:pPr>
    </w:p>
    <w:p w:rsidR="000D3A85" w:rsidP="00687D6E" w:rsidRDefault="000D3A85" w14:paraId="53028D81" w14:textId="77777777">
      <w:pPr>
        <w:pStyle w:val="Heading4"/>
        <w:numPr>
          <w:ilvl w:val="3"/>
          <w:numId w:val="17"/>
        </w:numPr>
      </w:pPr>
      <w:r>
        <w:t>Access Request</w:t>
      </w:r>
    </w:p>
    <w:p w:rsidR="000D3A85" w:rsidP="000D3A85" w:rsidRDefault="000D3A85" w14:paraId="23FB82D4" w14:textId="77777777">
      <w:r>
        <w:t>Under this section we are covering application/enterprise access role access request for end user</w:t>
      </w:r>
    </w:p>
    <w:p w:rsidR="000D3A85" w:rsidP="00687D6E" w:rsidRDefault="000D3A85" w14:paraId="02D6C740" w14:textId="77777777">
      <w:pPr>
        <w:pStyle w:val="ListParagraph"/>
        <w:numPr>
          <w:ilvl w:val="0"/>
          <w:numId w:val="47"/>
        </w:numPr>
      </w:pPr>
      <w:r>
        <w:t>This request can be raised under ARS tab</w:t>
      </w:r>
    </w:p>
    <w:p w:rsidR="000D3A85" w:rsidP="00687D6E" w:rsidRDefault="000D3A85" w14:paraId="04A699A0" w14:textId="77777777">
      <w:pPr>
        <w:pStyle w:val="ListParagraph"/>
        <w:numPr>
          <w:ilvl w:val="0"/>
          <w:numId w:val="47"/>
        </w:numPr>
      </w:pPr>
      <w:r>
        <w:t>This request is associated with GRC SOD evaluation</w:t>
      </w:r>
    </w:p>
    <w:p w:rsidRPr="00797F81" w:rsidR="000D3A85" w:rsidP="00687D6E" w:rsidRDefault="000D3A85" w14:paraId="06604B86" w14:textId="77777777">
      <w:pPr>
        <w:pStyle w:val="ListParagraph"/>
        <w:numPr>
          <w:ilvl w:val="0"/>
          <w:numId w:val="47"/>
        </w:numPr>
      </w:pPr>
      <w:r>
        <w:t xml:space="preserve">For more details please refer section </w:t>
      </w:r>
      <w:hyperlink w:history="1" w:anchor="_SAP_GRC">
        <w:r w:rsidRPr="009C67A2">
          <w:rPr>
            <w:rStyle w:val="Hyperlink"/>
          </w:rPr>
          <w:t>6.8</w:t>
        </w:r>
      </w:hyperlink>
    </w:p>
    <w:p w:rsidR="000D3A85" w:rsidP="000D3A85" w:rsidRDefault="000D3A85" w14:paraId="373E0739" w14:textId="77777777">
      <w:pPr>
        <w:pStyle w:val="Heading3"/>
      </w:pPr>
      <w:bookmarkStart w:name="_Toc33292572" w:id="59"/>
      <w:r>
        <w:lastRenderedPageBreak/>
        <w:t>Account De-provisioning</w:t>
      </w:r>
      <w:bookmarkEnd w:id="59"/>
    </w:p>
    <w:p w:rsidR="000D3A85" w:rsidP="00687D6E" w:rsidRDefault="000D3A85" w14:paraId="61A7DF17" w14:textId="41F95B26">
      <w:pPr>
        <w:pStyle w:val="ListParagraph"/>
        <w:numPr>
          <w:ilvl w:val="0"/>
          <w:numId w:val="21"/>
        </w:numPr>
      </w:pPr>
      <w:r w:rsidRPr="000777EF">
        <w:t>Created ‘</w:t>
      </w:r>
      <w:r>
        <w:t>Terminate SAP Account</w:t>
      </w:r>
      <w:r w:rsidRPr="000777EF">
        <w:t xml:space="preserve"> Rule’ in </w:t>
      </w:r>
      <w:r w:rsidR="00120727">
        <w:t>Saviynt</w:t>
      </w:r>
      <w:r w:rsidRPr="000777EF">
        <w:t xml:space="preserve"> </w:t>
      </w:r>
    </w:p>
    <w:p w:rsidR="000D3A85" w:rsidP="00687D6E" w:rsidRDefault="000D3A85" w14:paraId="00264FF3" w14:textId="77777777">
      <w:pPr>
        <w:pStyle w:val="ListParagraph"/>
        <w:numPr>
          <w:ilvl w:val="0"/>
          <w:numId w:val="21"/>
        </w:numPr>
      </w:pPr>
      <w:r>
        <w:t>On user terminated this rule will execute which will create the deprovision task for account</w:t>
      </w:r>
    </w:p>
    <w:p w:rsidR="000D3A85" w:rsidP="00687D6E" w:rsidRDefault="000D3A85" w14:paraId="58D5C18B" w14:textId="77777777">
      <w:pPr>
        <w:pStyle w:val="ListParagraph"/>
        <w:numPr>
          <w:ilvl w:val="0"/>
          <w:numId w:val="21"/>
        </w:numPr>
      </w:pPr>
      <w:r>
        <w:t>After provisioning job, it will lock the account in SAP</w:t>
      </w:r>
    </w:p>
    <w:p w:rsidR="000D3A85" w:rsidP="00687D6E" w:rsidRDefault="000D3A85" w14:paraId="1B6EC80B" w14:textId="77777777">
      <w:pPr>
        <w:pStyle w:val="ListParagraph"/>
        <w:numPr>
          <w:ilvl w:val="0"/>
          <w:numId w:val="21"/>
        </w:numPr>
      </w:pPr>
      <w:r>
        <w:t>Terminate Account JSON</w:t>
      </w:r>
    </w:p>
    <w:tbl>
      <w:tblPr>
        <w:tblStyle w:val="TableGrid"/>
        <w:tblW w:w="0" w:type="auto"/>
        <w:tblInd w:w="720" w:type="dxa"/>
        <w:tblLook w:val="04A0" w:firstRow="1" w:lastRow="0" w:firstColumn="1" w:lastColumn="0" w:noHBand="0" w:noVBand="1"/>
      </w:tblPr>
      <w:tblGrid>
        <w:gridCol w:w="8630"/>
      </w:tblGrid>
      <w:tr w:rsidR="000D3A85" w:rsidTr="0037197C" w14:paraId="31C6065E" w14:textId="77777777">
        <w:tc>
          <w:tcPr>
            <w:tcW w:w="9350" w:type="dxa"/>
          </w:tcPr>
          <w:p w:rsidRPr="00AF13CF" w:rsidR="000D3A85" w:rsidP="0037197C" w:rsidRDefault="000D3A85" w14:paraId="03FD07FF" w14:textId="77777777">
            <w:pPr>
              <w:pStyle w:val="ListParagraph"/>
            </w:pPr>
            <w:r w:rsidRPr="00AF13CF">
              <w:t>{ENDDATE}</w:t>
            </w:r>
          </w:p>
          <w:p w:rsidR="000D3A85" w:rsidP="0037197C" w:rsidRDefault="000D3A85" w14:paraId="1D286561" w14:textId="77777777">
            <w:pPr>
              <w:ind w:left="360"/>
            </w:pPr>
          </w:p>
        </w:tc>
      </w:tr>
    </w:tbl>
    <w:p w:rsidR="000D3A85" w:rsidP="000D3A85" w:rsidRDefault="000D3A85" w14:paraId="24A4CA80" w14:textId="77777777">
      <w:pPr>
        <w:pStyle w:val="Heading3"/>
      </w:pPr>
      <w:bookmarkStart w:name="_Toc33292573" w:id="60"/>
      <w:r w:rsidRPr="00A65321">
        <w:t>Account Re-Hire</w:t>
      </w:r>
      <w:bookmarkEnd w:id="60"/>
    </w:p>
    <w:p w:rsidR="000D3A85" w:rsidP="00687D6E" w:rsidRDefault="000D3A85" w14:paraId="60F967A4" w14:textId="7CF6EC8A">
      <w:pPr>
        <w:pStyle w:val="ListParagraph"/>
        <w:numPr>
          <w:ilvl w:val="0"/>
          <w:numId w:val="21"/>
        </w:numPr>
      </w:pPr>
      <w:r w:rsidRPr="000777EF">
        <w:t>Created ‘</w:t>
      </w:r>
      <w:r>
        <w:t>Re-hire SAP Account</w:t>
      </w:r>
      <w:r w:rsidRPr="000777EF">
        <w:t xml:space="preserve"> Rule’ in </w:t>
      </w:r>
      <w:r w:rsidR="00120727">
        <w:t>Saviynt</w:t>
      </w:r>
      <w:r w:rsidRPr="000777EF">
        <w:t xml:space="preserve"> </w:t>
      </w:r>
    </w:p>
    <w:p w:rsidR="000D3A85" w:rsidP="00687D6E" w:rsidRDefault="000D3A85" w14:paraId="5B09E1EF" w14:textId="77777777">
      <w:pPr>
        <w:pStyle w:val="ListParagraph"/>
        <w:numPr>
          <w:ilvl w:val="0"/>
          <w:numId w:val="21"/>
        </w:numPr>
      </w:pPr>
      <w:r>
        <w:t>On user re-hire this rule will execute which will create the deprovision task for account</w:t>
      </w:r>
    </w:p>
    <w:p w:rsidR="000D3A85" w:rsidP="00687D6E" w:rsidRDefault="000D3A85" w14:paraId="252D621F" w14:textId="77777777">
      <w:pPr>
        <w:pStyle w:val="ListParagraph"/>
        <w:numPr>
          <w:ilvl w:val="0"/>
          <w:numId w:val="21"/>
        </w:numPr>
      </w:pPr>
      <w:r>
        <w:t>After provisioning job, it will activate the account in BW2</w:t>
      </w:r>
    </w:p>
    <w:p w:rsidR="000D3A85" w:rsidP="00687D6E" w:rsidRDefault="000D3A85" w14:paraId="591A0000" w14:textId="77777777">
      <w:pPr>
        <w:pStyle w:val="ListParagraph"/>
        <w:numPr>
          <w:ilvl w:val="0"/>
          <w:numId w:val="21"/>
        </w:numPr>
      </w:pPr>
      <w:r>
        <w:t>Re-hire Account JSON</w:t>
      </w:r>
    </w:p>
    <w:p w:rsidR="000D3A85" w:rsidP="000D3A85" w:rsidRDefault="000D3A85" w14:paraId="557ED771" w14:textId="77777777">
      <w:pPr>
        <w:pStyle w:val="ListParagraph"/>
      </w:pP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40"/>
      </w:tblGrid>
      <w:tr w:rsidR="000D3A85" w:rsidTr="00B3671E" w14:paraId="761C9E91" w14:textId="77777777">
        <w:tc>
          <w:tcPr>
            <w:tcW w:w="9350" w:type="dxa"/>
          </w:tcPr>
          <w:p w:rsidRPr="00AF13CF" w:rsidR="000D3A85" w:rsidP="0037197C" w:rsidRDefault="000D3A85" w14:paraId="7E1BE2EA" w14:textId="77777777">
            <w:pPr>
              <w:pStyle w:val="ListParagraph"/>
            </w:pPr>
            <w:r w:rsidRPr="00AF13CF">
              <w:t>{</w:t>
            </w:r>
          </w:p>
          <w:p w:rsidRPr="00AF13CF" w:rsidR="000D3A85" w:rsidP="0037197C" w:rsidRDefault="000D3A85" w14:paraId="0EDD152F" w14:textId="77777777">
            <w:pPr>
              <w:pStyle w:val="ListParagraph"/>
            </w:pPr>
            <w:r w:rsidRPr="00AF13CF">
              <w:tab/>
            </w:r>
            <w:r w:rsidRPr="00AF13CF">
              <w:t>"ADDRESS": {</w:t>
            </w:r>
          </w:p>
          <w:p w:rsidRPr="00AF13CF" w:rsidR="000D3A85" w:rsidP="0037197C" w:rsidRDefault="000D3A85" w14:paraId="52826E63" w14:textId="77777777">
            <w:pPr>
              <w:pStyle w:val="ListParagraph"/>
            </w:pPr>
            <w:r w:rsidRPr="00AF13CF">
              <w:tab/>
            </w:r>
            <w:r w:rsidRPr="00AF13CF">
              <w:tab/>
            </w:r>
            <w:r w:rsidRPr="00AF13CF">
              <w:t>"LASTNAME": "${user.lastname}",</w:t>
            </w:r>
          </w:p>
          <w:p w:rsidRPr="00AF13CF" w:rsidR="000D3A85" w:rsidP="0037197C" w:rsidRDefault="000D3A85" w14:paraId="70D19C49" w14:textId="77777777">
            <w:pPr>
              <w:pStyle w:val="ListParagraph"/>
            </w:pPr>
            <w:r w:rsidRPr="00AF13CF">
              <w:tab/>
            </w:r>
            <w:r w:rsidRPr="00AF13CF">
              <w:tab/>
            </w:r>
            <w:r w:rsidRPr="00AF13CF">
              <w:t>"FIRSTNAME": "${user.firstname}",</w:t>
            </w:r>
          </w:p>
          <w:p w:rsidRPr="00AF13CF" w:rsidR="000D3A85" w:rsidP="0037197C" w:rsidRDefault="000D3A85" w14:paraId="346591EF" w14:textId="77777777">
            <w:pPr>
              <w:pStyle w:val="ListParagraph"/>
            </w:pPr>
            <w:r w:rsidRPr="00AF13CF">
              <w:tab/>
            </w:r>
            <w:r w:rsidRPr="00AF13CF">
              <w:tab/>
            </w:r>
            <w:r w:rsidRPr="00AF13CF">
              <w:t>"E_MAIL": "${user.email}",</w:t>
            </w:r>
          </w:p>
          <w:p w:rsidRPr="00AF13CF" w:rsidR="000D3A85" w:rsidP="0037197C" w:rsidRDefault="000D3A85" w14:paraId="379C4994" w14:textId="77777777">
            <w:pPr>
              <w:pStyle w:val="ListParagraph"/>
            </w:pPr>
            <w:r w:rsidRPr="00AF13CF">
              <w:tab/>
            </w:r>
            <w:r w:rsidRPr="00AF13CF">
              <w:tab/>
            </w:r>
            <w:r w:rsidRPr="00AF13CF">
              <w:t>"DEPARTMENT": "${if(user.departmentname !=null){user.departmentname} else {''}}",</w:t>
            </w:r>
          </w:p>
          <w:p w:rsidRPr="00AF13CF" w:rsidR="000D3A85" w:rsidP="0037197C" w:rsidRDefault="000D3A85" w14:paraId="01BF7EBF" w14:textId="77777777">
            <w:pPr>
              <w:pStyle w:val="ListParagraph"/>
            </w:pPr>
            <w:r w:rsidRPr="00AF13CF">
              <w:tab/>
            </w:r>
            <w:r w:rsidRPr="00AF13CF">
              <w:tab/>
            </w:r>
            <w:r w:rsidRPr="00AF13CF">
              <w:t>"NAMCOUNTRY": "${if(user.country !=null){user.country} else {''}}",</w:t>
            </w:r>
          </w:p>
          <w:p w:rsidRPr="00AF13CF" w:rsidR="000D3A85" w:rsidP="0037197C" w:rsidRDefault="000D3A85" w14:paraId="2A6E1FE8" w14:textId="77777777">
            <w:pPr>
              <w:pStyle w:val="ListParagraph"/>
            </w:pPr>
            <w:r w:rsidRPr="00AF13CF">
              <w:tab/>
            </w:r>
            <w:r w:rsidRPr="00AF13CF">
              <w:tab/>
            </w:r>
            <w:r w:rsidRPr="00AF13CF">
              <w:t>"COMM_TYPE": "INT",</w:t>
            </w:r>
          </w:p>
          <w:p w:rsidRPr="00AF13CF" w:rsidR="000D3A85" w:rsidP="0037197C" w:rsidRDefault="000D3A85" w14:paraId="5DCADBCD" w14:textId="77777777">
            <w:pPr>
              <w:pStyle w:val="ListParagraph"/>
            </w:pPr>
            <w:r w:rsidRPr="00AF13CF">
              <w:tab/>
            </w:r>
            <w:r w:rsidRPr="00AF13CF">
              <w:tab/>
            </w:r>
            <w:r w:rsidRPr="00AF13CF">
              <w:t>"TEL1_NUMBR": "${if(user.phonenumber !=null){user.phonenumber} else {''}}",</w:t>
            </w:r>
          </w:p>
          <w:p w:rsidRPr="00AF13CF" w:rsidR="000D3A85" w:rsidP="0037197C" w:rsidRDefault="000D3A85" w14:paraId="4A5F341E" w14:textId="77777777">
            <w:pPr>
              <w:pStyle w:val="ListParagraph"/>
            </w:pPr>
            <w:r w:rsidRPr="00AF13CF">
              <w:tab/>
            </w:r>
            <w:r w:rsidRPr="00AF13CF">
              <w:tab/>
            </w:r>
            <w:r w:rsidRPr="00AF13CF">
              <w:t>"TEL1_EXT": "${if(user.customproperty25 !=null){user.customproperty25} else {''}}",</w:t>
            </w:r>
          </w:p>
          <w:p w:rsidRPr="00AF13CF" w:rsidR="000D3A85" w:rsidP="0037197C" w:rsidRDefault="000D3A85" w14:paraId="415F4B46" w14:textId="77777777">
            <w:pPr>
              <w:pStyle w:val="ListParagraph"/>
            </w:pPr>
            <w:r w:rsidRPr="00AF13CF">
              <w:tab/>
            </w:r>
            <w:r w:rsidRPr="00AF13CF">
              <w:tab/>
            </w:r>
            <w:r w:rsidRPr="00AF13CF">
              <w:t>"ROOM_NO_P": "${if(user.customproperty26 !=null){user.customproperty26} else {''}}"</w:t>
            </w:r>
          </w:p>
          <w:p w:rsidRPr="00AF13CF" w:rsidR="000D3A85" w:rsidP="0037197C" w:rsidRDefault="000D3A85" w14:paraId="7FD7973D" w14:textId="77777777">
            <w:pPr>
              <w:pStyle w:val="ListParagraph"/>
            </w:pPr>
            <w:r w:rsidRPr="00AF13CF">
              <w:tab/>
            </w:r>
            <w:r w:rsidRPr="00AF13CF">
              <w:t>},</w:t>
            </w:r>
          </w:p>
          <w:p w:rsidRPr="00AF13CF" w:rsidR="000D3A85" w:rsidP="0037197C" w:rsidRDefault="000D3A85" w14:paraId="0CD2050F" w14:textId="77777777">
            <w:pPr>
              <w:pStyle w:val="ListParagraph"/>
            </w:pPr>
            <w:r w:rsidRPr="00AF13CF">
              <w:tab/>
            </w:r>
            <w:r w:rsidRPr="00AF13CF">
              <w:t>"LOGONDATA": {</w:t>
            </w:r>
          </w:p>
          <w:p w:rsidRPr="00AF13CF" w:rsidR="000D3A85" w:rsidP="0037197C" w:rsidRDefault="000D3A85" w14:paraId="7018DAB3" w14:textId="77777777">
            <w:pPr>
              <w:pStyle w:val="ListParagraph"/>
            </w:pPr>
            <w:r w:rsidRPr="00AF13CF">
              <w:tab/>
            </w:r>
            <w:r w:rsidRPr="00AF13CF">
              <w:tab/>
            </w:r>
            <w:r w:rsidRPr="00AF13CF">
              <w:t>"USTYP": "A",</w:t>
            </w:r>
          </w:p>
          <w:p w:rsidRPr="00AF13CF" w:rsidR="000D3A85" w:rsidP="0037197C" w:rsidRDefault="000D3A85" w14:paraId="048B0575" w14:textId="77777777">
            <w:pPr>
              <w:pStyle w:val="ListParagraph"/>
            </w:pPr>
            <w:r w:rsidRPr="00AF13CF">
              <w:tab/>
            </w:r>
            <w:r w:rsidRPr="00AF13CF">
              <w:tab/>
            </w:r>
            <w:r w:rsidRPr="00AF13CF">
              <w:t>"GLTGB": "99991231",</w:t>
            </w:r>
          </w:p>
          <w:p w:rsidRPr="00AF13CF" w:rsidR="000D3A85" w:rsidP="0037197C" w:rsidRDefault="000D3A85" w14:paraId="645D19DE" w14:textId="77777777">
            <w:pPr>
              <w:pStyle w:val="ListParagraph"/>
            </w:pPr>
            <w:r w:rsidRPr="00AF13CF">
              <w:tab/>
            </w:r>
            <w:r w:rsidRPr="00AF13CF">
              <w:tab/>
            </w:r>
            <w:r w:rsidRPr="00AF13CF">
              <w:t>"GLTGV": "${if(user.startdate!=null){new java.text.SimpleDateFormat('yyyyMMdd').format(user.startdate)}else {new java.text.SimpleDateFormat('yyyyMMdd').format(new Date())}}",</w:t>
            </w:r>
          </w:p>
          <w:p w:rsidRPr="00AF13CF" w:rsidR="000D3A85" w:rsidP="0037197C" w:rsidRDefault="000D3A85" w14:paraId="62B6349C" w14:textId="77777777">
            <w:pPr>
              <w:pStyle w:val="ListParagraph"/>
            </w:pPr>
            <w:r w:rsidRPr="00AF13CF">
              <w:tab/>
            </w:r>
            <w:r w:rsidRPr="00AF13CF">
              <w:tab/>
            </w:r>
            <w:r w:rsidRPr="00AF13CF">
              <w:t>"TZONE": "EST",</w:t>
            </w:r>
          </w:p>
          <w:p w:rsidRPr="00AF13CF" w:rsidR="000D3A85" w:rsidP="0037197C" w:rsidRDefault="000D3A85" w14:paraId="030D3225" w14:textId="77777777">
            <w:pPr>
              <w:pStyle w:val="ListParagraph"/>
            </w:pPr>
            <w:r w:rsidRPr="00AF13CF">
              <w:tab/>
            </w:r>
            <w:r w:rsidRPr="00AF13CF">
              <w:tab/>
            </w:r>
            <w:r w:rsidRPr="00AF13CF">
              <w:t>"CLASS": "END_USER"</w:t>
            </w:r>
          </w:p>
          <w:p w:rsidRPr="00AF13CF" w:rsidR="000D3A85" w:rsidP="0037197C" w:rsidRDefault="000D3A85" w14:paraId="2C497761" w14:textId="77777777">
            <w:pPr>
              <w:pStyle w:val="ListParagraph"/>
            </w:pPr>
            <w:r w:rsidRPr="00AF13CF">
              <w:tab/>
            </w:r>
            <w:r w:rsidRPr="00AF13CF">
              <w:t>},</w:t>
            </w:r>
          </w:p>
          <w:p w:rsidRPr="00AF13CF" w:rsidR="000D3A85" w:rsidP="0037197C" w:rsidRDefault="000D3A85" w14:paraId="19759817" w14:textId="77777777">
            <w:pPr>
              <w:pStyle w:val="ListParagraph"/>
            </w:pPr>
            <w:r w:rsidRPr="00AF13CF">
              <w:tab/>
            </w:r>
            <w:r w:rsidRPr="00AF13CF">
              <w:t>"PASSWORD": {</w:t>
            </w:r>
          </w:p>
          <w:p w:rsidRPr="00AF13CF" w:rsidR="000D3A85" w:rsidP="0037197C" w:rsidRDefault="000D3A85" w14:paraId="4F585849" w14:textId="77777777">
            <w:pPr>
              <w:pStyle w:val="ListParagraph"/>
            </w:pPr>
            <w:r w:rsidRPr="00AF13CF">
              <w:tab/>
            </w:r>
            <w:r w:rsidRPr="00AF13CF">
              <w:tab/>
            </w:r>
            <w:r w:rsidRPr="00AF13CF">
              <w:t>"BAPIPWD": "${if(user.customproperty2 !=null){'Wel_2M$'+user.customproperty2}}"</w:t>
            </w:r>
          </w:p>
          <w:p w:rsidRPr="00AF13CF" w:rsidR="000D3A85" w:rsidP="0037197C" w:rsidRDefault="000D3A85" w14:paraId="0B3FCFA0" w14:textId="77777777">
            <w:pPr>
              <w:pStyle w:val="ListParagraph"/>
            </w:pPr>
            <w:r w:rsidRPr="00AF13CF">
              <w:lastRenderedPageBreak/>
              <w:tab/>
            </w:r>
            <w:r w:rsidRPr="00AF13CF">
              <w:t>},</w:t>
            </w:r>
          </w:p>
          <w:p w:rsidRPr="00AF13CF" w:rsidR="000D3A85" w:rsidP="0037197C" w:rsidRDefault="000D3A85" w14:paraId="2A0CDE34" w14:textId="77777777">
            <w:pPr>
              <w:pStyle w:val="ListParagraph"/>
            </w:pPr>
            <w:r w:rsidRPr="00AF13CF">
              <w:tab/>
            </w:r>
            <w:r w:rsidRPr="00AF13CF">
              <w:t>"UCLASSX": {</w:t>
            </w:r>
          </w:p>
          <w:p w:rsidRPr="00AF13CF" w:rsidR="000D3A85" w:rsidP="0037197C" w:rsidRDefault="000D3A85" w14:paraId="4AB549C1" w14:textId="77777777">
            <w:pPr>
              <w:pStyle w:val="ListParagraph"/>
            </w:pPr>
            <w:r w:rsidRPr="00AF13CF">
              <w:tab/>
            </w:r>
            <w:r w:rsidRPr="00AF13CF">
              <w:tab/>
            </w:r>
            <w:r w:rsidRPr="00AF13CF">
              <w:t>"UCLASS": "X"</w:t>
            </w:r>
          </w:p>
          <w:p w:rsidRPr="00AF13CF" w:rsidR="000D3A85" w:rsidP="0037197C" w:rsidRDefault="000D3A85" w14:paraId="27DB5B4A" w14:textId="77777777">
            <w:pPr>
              <w:pStyle w:val="ListParagraph"/>
            </w:pPr>
            <w:r w:rsidRPr="00AF13CF">
              <w:tab/>
            </w:r>
            <w:r w:rsidRPr="00AF13CF">
              <w:t>}</w:t>
            </w:r>
          </w:p>
          <w:p w:rsidRPr="00AF13CF" w:rsidR="000D3A85" w:rsidP="0037197C" w:rsidRDefault="000D3A85" w14:paraId="2549E81F" w14:textId="77777777">
            <w:pPr>
              <w:pStyle w:val="ListParagraph"/>
            </w:pPr>
            <w:r w:rsidRPr="00AF13CF">
              <w:tab/>
            </w:r>
          </w:p>
          <w:p w:rsidR="000D3A85" w:rsidP="0037197C" w:rsidRDefault="000D3A85" w14:paraId="1F5AB69E" w14:textId="77777777">
            <w:pPr>
              <w:pStyle w:val="ListParagraph"/>
              <w:ind w:left="0"/>
            </w:pPr>
            <w:r w:rsidRPr="00AF13CF">
              <w:t>}</w:t>
            </w:r>
          </w:p>
        </w:tc>
      </w:tr>
    </w:tbl>
    <w:p w:rsidRPr="003A683B" w:rsidR="000D3A85" w:rsidP="000D3A85" w:rsidRDefault="000D3A85" w14:paraId="42FC1258" w14:textId="77777777"/>
    <w:p w:rsidR="000D3A85" w:rsidP="000D3A85" w:rsidRDefault="000D3A85" w14:paraId="5B588293" w14:textId="77777777">
      <w:pPr>
        <w:pStyle w:val="Heading3"/>
      </w:pPr>
      <w:bookmarkStart w:name="_Toc33292574" w:id="61"/>
      <w:r>
        <w:t>Account Target recon</w:t>
      </w:r>
      <w:bookmarkEnd w:id="61"/>
    </w:p>
    <w:p w:rsidR="000D3A85" w:rsidP="00687D6E" w:rsidRDefault="000D3A85" w14:paraId="6D961B9D" w14:textId="77777777">
      <w:pPr>
        <w:pStyle w:val="ListParagraph"/>
        <w:numPr>
          <w:ilvl w:val="0"/>
          <w:numId w:val="22"/>
        </w:numPr>
      </w:pPr>
      <w:r>
        <w:t>Created Target recon job to import data from below SAP tables</w:t>
      </w:r>
    </w:p>
    <w:p w:rsidR="000D3A85" w:rsidP="00687D6E" w:rsidRDefault="000D3A85" w14:paraId="32AE4A8D" w14:textId="77777777">
      <w:pPr>
        <w:pStyle w:val="ListParagraph"/>
        <w:numPr>
          <w:ilvl w:val="0"/>
          <w:numId w:val="22"/>
        </w:numPr>
      </w:pPr>
      <w:r>
        <w:t xml:space="preserve">Job – </w:t>
      </w:r>
      <w:r w:rsidRPr="00EE4F04">
        <w:t>SAPBWPIMPORT</w:t>
      </w:r>
    </w:p>
    <w:p w:rsidR="000D3A85" w:rsidP="00687D6E" w:rsidRDefault="000D3A85" w14:paraId="636EC814" w14:textId="77777777">
      <w:pPr>
        <w:pStyle w:val="ListParagraph"/>
        <w:numPr>
          <w:ilvl w:val="0"/>
          <w:numId w:val="22"/>
        </w:numPr>
      </w:pPr>
      <w:r>
        <w:t xml:space="preserve">Tables - </w:t>
      </w:r>
      <w:r w:rsidRPr="00EE4F04">
        <w:t>USR02,</w:t>
      </w:r>
      <w:r>
        <w:t xml:space="preserve"> </w:t>
      </w:r>
      <w:r w:rsidRPr="00EE4F04">
        <w:t>AGR_TEXTS,</w:t>
      </w:r>
      <w:r>
        <w:t xml:space="preserve"> </w:t>
      </w:r>
      <w:r w:rsidRPr="00EE4F04">
        <w:t>AGR_USERS</w:t>
      </w:r>
    </w:p>
    <w:p w:rsidRPr="00C8509B" w:rsidR="000D3A85" w:rsidP="000D3A85" w:rsidRDefault="000D3A85" w14:paraId="2BFEA4B2" w14:textId="77777777">
      <w:pPr>
        <w:pStyle w:val="ListParagraph"/>
      </w:pPr>
    </w:p>
    <w:p w:rsidR="000D3A85" w:rsidP="00687D6E" w:rsidRDefault="000D3A85" w14:paraId="63011D0D" w14:textId="77777777">
      <w:pPr>
        <w:pStyle w:val="Heading4"/>
        <w:numPr>
          <w:ilvl w:val="3"/>
          <w:numId w:val="17"/>
        </w:numPr>
      </w:pPr>
      <w:r>
        <w:t>Correlation link</w:t>
      </w:r>
    </w:p>
    <w:p w:rsidR="000D3A85" w:rsidP="00687D6E" w:rsidRDefault="000D3A85" w14:paraId="3CC45423" w14:textId="77777777">
      <w:pPr>
        <w:pStyle w:val="ListParagraph"/>
        <w:numPr>
          <w:ilvl w:val="0"/>
          <w:numId w:val="23"/>
        </w:numPr>
      </w:pPr>
      <w:r>
        <w:rPr>
          <w:noProof/>
        </w:rPr>
        <mc:AlternateContent>
          <mc:Choice Requires="wps">
            <w:drawing>
              <wp:anchor distT="0" distB="0" distL="114300" distR="114300" simplePos="0" relativeHeight="251658249" behindDoc="0" locked="0" layoutInCell="1" allowOverlap="1" wp14:anchorId="6211E2ED" wp14:editId="633B8605">
                <wp:simplePos x="0" y="0"/>
                <wp:positionH relativeFrom="column">
                  <wp:posOffset>2514600</wp:posOffset>
                </wp:positionH>
                <wp:positionV relativeFrom="paragraph">
                  <wp:posOffset>81915</wp:posOffset>
                </wp:positionV>
                <wp:extent cx="441960" cy="0"/>
                <wp:effectExtent l="38100" t="76200" r="15240" b="95250"/>
                <wp:wrapNone/>
                <wp:docPr id="46" name="Straight Arrow Connector 46"/>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2E21EC18">
              <v:shapetype id="_x0000_t32" coordsize="21600,21600" o:oned="t" filled="f" o:spt="32" path="m,l21600,21600e" w14:anchorId="01EFADFA">
                <v:path fillok="f" arrowok="t" o:connecttype="none"/>
                <o:lock v:ext="edit" shapetype="t"/>
              </v:shapetype>
              <v:shape id="Straight Arrow Connector 46" style="position:absolute;margin-left:198pt;margin-top:6.45pt;width:34.8pt;height:0;z-index:251660302;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">
                <v:stroke startarrow="block" endarrow="block"/>
              </v:shape>
            </w:pict>
          </mc:Fallback>
        </mc:AlternateContent>
      </w:r>
      <w:r>
        <w:t>Customproperty6(SAP Account ID)                   AccountName</w:t>
      </w:r>
    </w:p>
    <w:p w:rsidR="000D3A85" w:rsidP="000D3A85" w:rsidRDefault="000D3A85" w14:paraId="765D2F03" w14:textId="77777777">
      <w:pPr>
        <w:pStyle w:val="Heading2"/>
      </w:pPr>
      <w:bookmarkStart w:name="_Toc33292575" w:id="62"/>
      <w:r>
        <w:t>SAP EC2</w:t>
      </w:r>
      <w:bookmarkEnd w:id="62"/>
    </w:p>
    <w:p w:rsidR="000D3A85" w:rsidP="000D3A85" w:rsidRDefault="000D3A85" w14:paraId="6FE1738F" w14:textId="77777777">
      <w:r>
        <w:t>MPC has SAP EC2 as of one of the target system. In this application SSM will provision all Employee to the EC2 along with access roles.</w:t>
      </w:r>
    </w:p>
    <w:p w:rsidRPr="005F2FF6" w:rsidR="000D3A85" w:rsidP="000D3A85" w:rsidRDefault="000D3A85" w14:paraId="371B1D53" w14:textId="77777777">
      <w:r>
        <w:t>SSM uses the Out of the box SAP connector to perform all the joiner/Mover/Leaver use cases.</w:t>
      </w:r>
    </w:p>
    <w:p w:rsidR="000D3A85" w:rsidP="000D3A85" w:rsidRDefault="000D3A85" w14:paraId="2640D40B" w14:textId="77777777">
      <w:pPr>
        <w:pStyle w:val="Heading3"/>
      </w:pPr>
      <w:bookmarkStart w:name="_Toc33292576" w:id="63"/>
      <w:r>
        <w:t>Integration Design</w:t>
      </w:r>
      <w:bookmarkEnd w:id="63"/>
    </w:p>
    <w:p w:rsidR="000D3A85" w:rsidP="000D3A85" w:rsidRDefault="000D3A85" w14:paraId="20136A23" w14:textId="77777777"/>
    <w:p w:rsidR="000D3A85" w:rsidP="000D3A85" w:rsidRDefault="000D3A85" w14:paraId="23DB86C6" w14:textId="2D9A047B">
      <w:r w:rsidR="000D3A85">
        <w:drawing>
          <wp:inline wp14:editId="28D09AA7" wp14:anchorId="7D916B8B">
            <wp:extent cx="5943600" cy="2150745"/>
            <wp:effectExtent l="0" t="0" r="0" b="1905"/>
            <wp:docPr id="1115313372" name="Picture 1" title=""/>
            <wp:cNvGraphicFramePr>
              <a:graphicFrameLocks noChangeAspect="1"/>
            </wp:cNvGraphicFramePr>
            <a:graphic>
              <a:graphicData uri="http://schemas.openxmlformats.org/drawingml/2006/picture">
                <pic:pic>
                  <pic:nvPicPr>
                    <pic:cNvPr id="0" name="Picture 1"/>
                    <pic:cNvPicPr/>
                  </pic:nvPicPr>
                  <pic:blipFill>
                    <a:blip r:embed="Raae9c1d6dbf34e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150745"/>
                    </a:xfrm>
                    <a:prstGeom prst="rect">
                      <a:avLst/>
                    </a:prstGeom>
                  </pic:spPr>
                </pic:pic>
              </a:graphicData>
            </a:graphic>
          </wp:inline>
        </w:drawing>
      </w:r>
    </w:p>
    <w:p w:rsidRPr="007D1ACD" w:rsidR="00BA077E" w:rsidP="000D3A85" w:rsidRDefault="00BA077E" w14:paraId="08AA9B68" w14:textId="77777777"/>
    <w:p w:rsidR="000D3A85" w:rsidP="000D3A85" w:rsidRDefault="000D3A85" w14:paraId="37CE2D67" w14:textId="77777777">
      <w:pPr>
        <w:pStyle w:val="Heading3"/>
      </w:pPr>
      <w:bookmarkStart w:name="_Toc33292577" w:id="64"/>
      <w:r>
        <w:lastRenderedPageBreak/>
        <w:t>Connection Details</w:t>
      </w:r>
      <w:bookmarkEnd w:id="64"/>
    </w:p>
    <w:p w:rsidRPr="005F2FF6" w:rsidR="000D3A85" w:rsidP="000D3A85" w:rsidRDefault="000D3A85" w14:paraId="7BB0893A" w14:textId="77777777">
      <w:r w:rsidRPr="0079677A">
        <w:t>Following are the connection parameters configured</w:t>
      </w:r>
      <w:r>
        <w:t xml:space="preserve"> in SSM</w:t>
      </w:r>
    </w:p>
    <w:tbl>
      <w:tblPr>
        <w:tblW w:w="5778" w:type="dxa"/>
        <w:tblInd w:w="13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168"/>
        <w:gridCol w:w="2610"/>
      </w:tblGrid>
      <w:tr w:rsidR="000D3A85" w:rsidTr="00552447" w14:paraId="4639532A" w14:textId="77777777">
        <w:tc>
          <w:tcPr>
            <w:tcW w:w="3168" w:type="dxa"/>
            <w:shd w:val="clear" w:color="auto" w:fill="FF0066"/>
          </w:tcPr>
          <w:p w:rsidRPr="003A5A84" w:rsidR="000D3A85" w:rsidP="0037197C" w:rsidRDefault="000D3A85" w14:paraId="3E8D7AD8" w14:textId="77777777">
            <w:pPr>
              <w:jc w:val="center"/>
              <w:rPr>
                <w:color w:val="FFFFFF" w:themeColor="background1"/>
              </w:rPr>
            </w:pPr>
            <w:r w:rsidRPr="003A5A84">
              <w:rPr>
                <w:color w:val="FFFFFF" w:themeColor="background1"/>
              </w:rPr>
              <w:t>Connection Properties</w:t>
            </w:r>
          </w:p>
        </w:tc>
        <w:tc>
          <w:tcPr>
            <w:tcW w:w="2610" w:type="dxa"/>
            <w:shd w:val="clear" w:color="auto" w:fill="FF0066"/>
          </w:tcPr>
          <w:p w:rsidRPr="0023638B" w:rsidR="000D3A85" w:rsidP="0037197C" w:rsidRDefault="000D3A85" w14:paraId="54AE8536" w14:textId="77777777">
            <w:pPr>
              <w:tabs>
                <w:tab w:val="center" w:pos="2215"/>
              </w:tabs>
              <w:jc w:val="center"/>
              <w:rPr>
                <w:color w:val="FF0000"/>
              </w:rPr>
            </w:pPr>
            <w:r w:rsidRPr="003A5A84">
              <w:rPr>
                <w:color w:val="FFFFFF" w:themeColor="background1"/>
              </w:rPr>
              <w:t>Value</w:t>
            </w:r>
          </w:p>
        </w:tc>
      </w:tr>
    </w:tbl>
    <w:tbl>
      <w:tblPr>
        <w:tblStyle w:val="TableGrid"/>
        <w:tblW w:w="0" w:type="auto"/>
        <w:tblInd w:w="1327" w:type="dxa"/>
        <w:tblLook w:val="04A0" w:firstRow="1" w:lastRow="0" w:firstColumn="1" w:lastColumn="0" w:noHBand="0" w:noVBand="1"/>
      </w:tblPr>
      <w:tblGrid>
        <w:gridCol w:w="3168"/>
        <w:gridCol w:w="2610"/>
      </w:tblGrid>
      <w:tr w:rsidR="000D3A85" w:rsidTr="00552447" w14:paraId="131FCD1B" w14:textId="77777777">
        <w:tc>
          <w:tcPr>
            <w:tcW w:w="3168" w:type="dxa"/>
            <w:shd w:val="clear" w:color="auto" w:fill="FFFFFF" w:themeFill="background1"/>
            <w:vAlign w:val="bottom"/>
          </w:tcPr>
          <w:p w:rsidR="000D3A85" w:rsidP="0037197C" w:rsidRDefault="000D3A85" w14:paraId="20385757" w14:textId="77777777">
            <w:r>
              <w:rPr>
                <w:rFonts w:ascii="Arial" w:hAnsi="Arial" w:cs="Arial"/>
                <w:color w:val="000000"/>
                <w:sz w:val="20"/>
                <w:szCs w:val="20"/>
              </w:rPr>
              <w:t>URL</w:t>
            </w:r>
          </w:p>
        </w:tc>
        <w:tc>
          <w:tcPr>
            <w:tcW w:w="2610" w:type="dxa"/>
            <w:shd w:val="clear" w:color="auto" w:fill="FFFFFF" w:themeFill="background1"/>
            <w:vAlign w:val="bottom"/>
          </w:tcPr>
          <w:p w:rsidR="000D3A85" w:rsidP="0037197C" w:rsidRDefault="000D3A85" w14:paraId="2C7B595B" w14:textId="77777777">
            <w:r w:rsidRPr="0074354D">
              <w:rPr>
                <w:rFonts w:ascii="Calibri" w:hAnsi="Calibri" w:cs="Calibri"/>
                <w:color w:val="000000"/>
              </w:rPr>
              <w:t>sapec2.mgroupnet.com</w:t>
            </w:r>
          </w:p>
        </w:tc>
      </w:tr>
      <w:tr w:rsidR="000D3A85" w:rsidTr="00552447" w14:paraId="0745F81E" w14:textId="77777777">
        <w:tc>
          <w:tcPr>
            <w:tcW w:w="3168" w:type="dxa"/>
            <w:vAlign w:val="bottom"/>
          </w:tcPr>
          <w:p w:rsidR="000D3A85" w:rsidP="0037197C" w:rsidRDefault="000D3A85" w14:paraId="460C3E81" w14:textId="77777777">
            <w:r>
              <w:rPr>
                <w:rFonts w:ascii="Arial" w:hAnsi="Arial" w:cs="Arial"/>
                <w:color w:val="000000"/>
                <w:sz w:val="20"/>
                <w:szCs w:val="20"/>
              </w:rPr>
              <w:t>Username</w:t>
            </w:r>
          </w:p>
        </w:tc>
        <w:tc>
          <w:tcPr>
            <w:tcW w:w="2610" w:type="dxa"/>
            <w:vAlign w:val="bottom"/>
          </w:tcPr>
          <w:p w:rsidR="000D3A85" w:rsidP="0037197C" w:rsidRDefault="000D3A85" w14:paraId="5EC6AF75" w14:textId="77777777">
            <w:r w:rsidRPr="001D3373">
              <w:t>IAM_SAP_D</w:t>
            </w:r>
          </w:p>
        </w:tc>
      </w:tr>
      <w:tr w:rsidR="000D3A85" w:rsidTr="00552447" w14:paraId="73C75DD2" w14:textId="77777777">
        <w:tc>
          <w:tcPr>
            <w:tcW w:w="3168" w:type="dxa"/>
            <w:vAlign w:val="bottom"/>
          </w:tcPr>
          <w:p w:rsidR="000D3A85" w:rsidP="0037197C" w:rsidRDefault="000D3A85" w14:paraId="224C5DDC" w14:textId="77777777">
            <w:r>
              <w:rPr>
                <w:rFonts w:ascii="Arial" w:hAnsi="Arial" w:cs="Arial"/>
                <w:color w:val="000000"/>
                <w:sz w:val="20"/>
                <w:szCs w:val="20"/>
              </w:rPr>
              <w:t>Group</w:t>
            </w:r>
          </w:p>
        </w:tc>
        <w:tc>
          <w:tcPr>
            <w:tcW w:w="2610" w:type="dxa"/>
            <w:vAlign w:val="bottom"/>
          </w:tcPr>
          <w:p w:rsidR="000D3A85" w:rsidP="0037197C" w:rsidRDefault="000D3A85" w14:paraId="66B974EC" w14:textId="77777777">
            <w:r w:rsidRPr="001D3373">
              <w:t>IDM_RFC</w:t>
            </w:r>
          </w:p>
        </w:tc>
      </w:tr>
      <w:tr w:rsidR="000D3A85" w:rsidTr="00552447" w14:paraId="19B7438F" w14:textId="77777777">
        <w:tc>
          <w:tcPr>
            <w:tcW w:w="3168" w:type="dxa"/>
            <w:vAlign w:val="bottom"/>
          </w:tcPr>
          <w:p w:rsidR="000D3A85" w:rsidP="0037197C" w:rsidRDefault="000D3A85" w14:paraId="42672432" w14:textId="77777777">
            <w:r>
              <w:rPr>
                <w:rFonts w:ascii="Arial" w:hAnsi="Arial" w:cs="Arial"/>
                <w:color w:val="000000"/>
                <w:sz w:val="20"/>
                <w:szCs w:val="20"/>
              </w:rPr>
              <w:t>R3 Name</w:t>
            </w:r>
          </w:p>
        </w:tc>
        <w:tc>
          <w:tcPr>
            <w:tcW w:w="2610" w:type="dxa"/>
            <w:vAlign w:val="bottom"/>
          </w:tcPr>
          <w:p w:rsidR="000D3A85" w:rsidP="0037197C" w:rsidRDefault="000D3A85" w14:paraId="09E46304" w14:textId="77777777">
            <w:r>
              <w:t>EC2</w:t>
            </w:r>
          </w:p>
        </w:tc>
      </w:tr>
      <w:tr w:rsidR="000D3A85" w:rsidTr="00552447" w14:paraId="187FEE3D" w14:textId="77777777">
        <w:tc>
          <w:tcPr>
            <w:tcW w:w="3168" w:type="dxa"/>
            <w:vAlign w:val="bottom"/>
          </w:tcPr>
          <w:p w:rsidR="000D3A85" w:rsidP="0037197C" w:rsidRDefault="000D3A85" w14:paraId="26A773C8" w14:textId="77777777">
            <w:r>
              <w:t>Client Number</w:t>
            </w:r>
          </w:p>
        </w:tc>
        <w:tc>
          <w:tcPr>
            <w:tcW w:w="2610" w:type="dxa"/>
            <w:vAlign w:val="bottom"/>
          </w:tcPr>
          <w:p w:rsidR="000D3A85" w:rsidP="0037197C" w:rsidRDefault="000D3A85" w14:paraId="0111874B" w14:textId="77777777">
            <w:r w:rsidRPr="001D3373">
              <w:rPr>
                <w:rFonts w:ascii="Calibri" w:hAnsi="Calibri" w:cs="Calibri"/>
                <w:color w:val="000000"/>
              </w:rPr>
              <w:t>100</w:t>
            </w:r>
          </w:p>
        </w:tc>
      </w:tr>
      <w:tr w:rsidR="000D3A85" w:rsidTr="00552447" w14:paraId="22E185FA" w14:textId="77777777">
        <w:tc>
          <w:tcPr>
            <w:tcW w:w="3168" w:type="dxa"/>
            <w:vAlign w:val="bottom"/>
          </w:tcPr>
          <w:p w:rsidR="000D3A85" w:rsidP="0037197C" w:rsidRDefault="000D3A85" w14:paraId="7EE35128" w14:textId="77777777">
            <w:r>
              <w:rPr>
                <w:rFonts w:ascii="Arial" w:hAnsi="Arial" w:cs="Arial"/>
                <w:color w:val="000000"/>
                <w:sz w:val="20"/>
                <w:szCs w:val="20"/>
              </w:rPr>
              <w:t>System Number</w:t>
            </w:r>
          </w:p>
        </w:tc>
        <w:tc>
          <w:tcPr>
            <w:tcW w:w="2610" w:type="dxa"/>
          </w:tcPr>
          <w:p w:rsidR="000D3A85" w:rsidP="0037197C" w:rsidRDefault="000D3A85" w14:paraId="71AD5D4F" w14:textId="77777777">
            <w:r w:rsidRPr="001D3373">
              <w:t>00</w:t>
            </w:r>
          </w:p>
        </w:tc>
      </w:tr>
      <w:tr w:rsidR="000D3A85" w:rsidTr="00552447" w14:paraId="6208D6D8" w14:textId="77777777">
        <w:tc>
          <w:tcPr>
            <w:tcW w:w="3168" w:type="dxa"/>
            <w:vAlign w:val="bottom"/>
          </w:tcPr>
          <w:p w:rsidR="000D3A85" w:rsidP="0037197C" w:rsidRDefault="000D3A85" w14:paraId="40DD9F69" w14:textId="77777777">
            <w:r>
              <w:t>Message Server Port</w:t>
            </w:r>
          </w:p>
        </w:tc>
        <w:tc>
          <w:tcPr>
            <w:tcW w:w="2610" w:type="dxa"/>
          </w:tcPr>
          <w:p w:rsidRPr="00357168" w:rsidR="000D3A85" w:rsidP="0037197C" w:rsidRDefault="000D3A85" w14:paraId="113965F3" w14:textId="77777777">
            <w:pPr>
              <w:rPr>
                <w:rFonts w:ascii="Calibri" w:hAnsi="Calibri" w:cs="Calibri"/>
                <w:color w:val="000000"/>
              </w:rPr>
            </w:pPr>
            <w:r w:rsidRPr="001D3373">
              <w:rPr>
                <w:rFonts w:ascii="Calibri" w:hAnsi="Calibri" w:cs="Calibri"/>
                <w:color w:val="000000"/>
              </w:rPr>
              <w:t>36</w:t>
            </w:r>
            <w:r>
              <w:rPr>
                <w:rFonts w:ascii="Calibri" w:hAnsi="Calibri" w:cs="Calibri"/>
                <w:color w:val="000000"/>
              </w:rPr>
              <w:t>00</w:t>
            </w:r>
          </w:p>
        </w:tc>
      </w:tr>
    </w:tbl>
    <w:p w:rsidR="000D3A85" w:rsidP="000D3A85" w:rsidRDefault="000D3A85" w14:paraId="082705D2" w14:textId="77777777"/>
    <w:p w:rsidR="000D3A85" w:rsidP="000D3A85" w:rsidRDefault="000D3A85" w14:paraId="5C170B99" w14:textId="77777777">
      <w:pPr>
        <w:pStyle w:val="Heading3"/>
      </w:pPr>
      <w:bookmarkStart w:name="_Toc33292578" w:id="65"/>
      <w:r>
        <w:t>Attribute mapping</w:t>
      </w:r>
      <w:bookmarkEnd w:id="65"/>
    </w:p>
    <w:p w:rsidR="000D3A85" w:rsidP="00687D6E" w:rsidRDefault="000D3A85" w14:paraId="7B24E344" w14:textId="77777777">
      <w:pPr>
        <w:pStyle w:val="ListParagraph"/>
        <w:numPr>
          <w:ilvl w:val="0"/>
          <w:numId w:val="21"/>
        </w:numPr>
      </w:pPr>
      <w:r>
        <w:t>Attribute mapping for source to target</w:t>
      </w:r>
    </w:p>
    <w:tbl>
      <w:tblPr>
        <w:tblW w:w="50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
        <w:gridCol w:w="2718"/>
        <w:gridCol w:w="2340"/>
      </w:tblGrid>
      <w:tr w:rsidRPr="003A5A84" w:rsidR="002B06A1" w:rsidTr="00552447" w14:paraId="09B4F9A6" w14:textId="77777777">
        <w:trPr>
          <w:gridBefore w:val="1"/>
          <w:wBefore w:w="6" w:type="dxa"/>
          <w:trHeight w:val="300"/>
          <w:jc w:val="center"/>
        </w:trPr>
        <w:tc>
          <w:tcPr>
            <w:tcW w:w="2718" w:type="dxa"/>
            <w:shd w:val="clear" w:color="auto" w:fill="FF0066"/>
            <w:noWrap/>
            <w:vAlign w:val="center"/>
            <w:hideMark/>
          </w:tcPr>
          <w:p w:rsidRPr="003A5A84" w:rsidR="000D3A85" w:rsidP="0037197C" w:rsidRDefault="00120727" w14:paraId="512F9D1D" w14:textId="732B83A9">
            <w:pPr>
              <w:spacing w:after="0" w:line="240" w:lineRule="auto"/>
              <w:jc w:val="center"/>
              <w:rPr>
                <w:rFonts w:ascii="Calibri" w:hAnsi="Calibri" w:eastAsia="Times New Roman" w:cs="Calibri"/>
                <w:color w:val="FFFFFF" w:themeColor="background1"/>
                <w:lang w:val="en-IN" w:eastAsia="en-IN"/>
              </w:rPr>
            </w:pPr>
            <w:r>
              <w:rPr>
                <w:rFonts w:ascii="Calibri" w:hAnsi="Calibri" w:eastAsia="Times New Roman" w:cs="Calibri"/>
                <w:color w:val="FFFFFF" w:themeColor="background1"/>
                <w:lang w:val="en-IN" w:eastAsia="en-IN"/>
              </w:rPr>
              <w:t>Saviynt</w:t>
            </w:r>
            <w:r w:rsidRPr="003A5A84" w:rsidR="000D3A85">
              <w:rPr>
                <w:rFonts w:ascii="Calibri" w:hAnsi="Calibri" w:eastAsia="Times New Roman" w:cs="Calibri"/>
                <w:color w:val="FFFFFF" w:themeColor="background1"/>
                <w:lang w:val="en-IN" w:eastAsia="en-IN"/>
              </w:rPr>
              <w:t xml:space="preserve"> Attributes</w:t>
            </w:r>
          </w:p>
        </w:tc>
        <w:tc>
          <w:tcPr>
            <w:tcW w:w="2340" w:type="dxa"/>
            <w:shd w:val="clear" w:color="auto" w:fill="FF0066"/>
            <w:noWrap/>
            <w:vAlign w:val="center"/>
            <w:hideMark/>
          </w:tcPr>
          <w:p w:rsidRPr="003A5A84" w:rsidR="000D3A85" w:rsidP="0037197C" w:rsidRDefault="000D3A85" w14:paraId="2AAB53A7" w14:textId="77777777">
            <w:pPr>
              <w:spacing w:after="0" w:line="240" w:lineRule="auto"/>
              <w:jc w:val="center"/>
              <w:rPr>
                <w:rFonts w:ascii="Calibri" w:hAnsi="Calibri" w:eastAsia="Times New Roman" w:cs="Calibri"/>
                <w:color w:val="FFFFFF" w:themeColor="background1"/>
                <w:lang w:val="en-IN" w:eastAsia="en-IN"/>
              </w:rPr>
            </w:pPr>
            <w:r>
              <w:rPr>
                <w:rFonts w:ascii="Calibri" w:hAnsi="Calibri" w:eastAsia="Times New Roman" w:cs="Calibri"/>
                <w:color w:val="FFFFFF" w:themeColor="background1"/>
                <w:lang w:val="en-IN" w:eastAsia="en-IN"/>
              </w:rPr>
              <w:t>SAP EC2</w:t>
            </w:r>
            <w:r w:rsidRPr="00D901AA">
              <w:rPr>
                <w:rFonts w:ascii="Calibri" w:hAnsi="Calibri" w:eastAsia="Times New Roman" w:cs="Calibri"/>
                <w:color w:val="FFFFFF" w:themeColor="background1"/>
                <w:lang w:val="en-IN" w:eastAsia="en-IN"/>
              </w:rPr>
              <w:t xml:space="preserve"> Attributes</w:t>
            </w:r>
          </w:p>
        </w:tc>
      </w:tr>
      <w:tr w:rsidRPr="00967D2E" w:rsidR="000D3A85" w:rsidTr="00552447" w14:paraId="5A93FBA0" w14:textId="77777777">
        <w:tblPrEx>
          <w:shd w:val="clear" w:color="auto" w:fill="FFFFFF" w:themeFill="background1"/>
          <w:tblCellMar>
            <w:left w:w="0" w:type="dxa"/>
            <w:right w:w="0" w:type="dxa"/>
          </w:tblCellMar>
          <w:tblLook w:val="0420" w:firstRow="1" w:lastRow="0" w:firstColumn="0" w:lastColumn="0" w:noHBand="0" w:noVBand="1"/>
        </w:tblPrEx>
        <w:trPr>
          <w:trHeight w:val="275"/>
          <w:jc w:val="center"/>
        </w:trPr>
        <w:tc>
          <w:tcPr>
            <w:tcW w:w="2724"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7EDA0FD2" w14:textId="77777777">
            <w:pPr>
              <w:spacing w:after="0" w:line="240" w:lineRule="auto"/>
              <w:rPr>
                <w:rFonts w:ascii="Arial" w:hAnsi="Arial" w:cs="Arial"/>
                <w:color w:val="000000"/>
                <w:sz w:val="20"/>
                <w:szCs w:val="20"/>
              </w:rPr>
            </w:pPr>
            <w:r w:rsidRPr="00AF13CF">
              <w:rPr>
                <w:rFonts w:ascii="Arial" w:hAnsi="Arial" w:cs="Arial"/>
                <w:color w:val="000000"/>
                <w:sz w:val="20"/>
                <w:szCs w:val="20"/>
              </w:rPr>
              <w:t>First Name</w:t>
            </w:r>
          </w:p>
        </w:tc>
        <w:tc>
          <w:tcPr>
            <w:tcW w:w="234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0E9DE62D" w14:textId="77777777">
            <w:pPr>
              <w:spacing w:after="0" w:line="240" w:lineRule="auto"/>
              <w:rPr>
                <w:rFonts w:ascii="Arial" w:hAnsi="Arial" w:cs="Arial"/>
                <w:color w:val="000000"/>
                <w:sz w:val="20"/>
                <w:szCs w:val="20"/>
              </w:rPr>
            </w:pPr>
            <w:r w:rsidRPr="00AF13CF">
              <w:rPr>
                <w:rFonts w:ascii="Arial" w:hAnsi="Arial" w:cs="Arial"/>
                <w:color w:val="000000"/>
                <w:sz w:val="20"/>
                <w:szCs w:val="20"/>
              </w:rPr>
              <w:t>First Name</w:t>
            </w:r>
          </w:p>
        </w:tc>
      </w:tr>
      <w:tr w:rsidRPr="00967D2E" w:rsidR="000D3A85" w:rsidTr="00552447" w14:paraId="41258771" w14:textId="77777777">
        <w:tblPrEx>
          <w:shd w:val="clear" w:color="auto" w:fill="FFFFFF" w:themeFill="background1"/>
          <w:tblCellMar>
            <w:left w:w="0" w:type="dxa"/>
            <w:right w:w="0" w:type="dxa"/>
          </w:tblCellMar>
          <w:tblLook w:val="0420" w:firstRow="1" w:lastRow="0" w:firstColumn="0" w:lastColumn="0" w:noHBand="0" w:noVBand="1"/>
        </w:tblPrEx>
        <w:trPr>
          <w:trHeight w:val="257"/>
          <w:jc w:val="center"/>
        </w:trPr>
        <w:tc>
          <w:tcPr>
            <w:tcW w:w="2724"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7A291A90" w14:textId="77777777">
            <w:pPr>
              <w:spacing w:after="0" w:line="240" w:lineRule="auto"/>
              <w:rPr>
                <w:rFonts w:ascii="Arial" w:hAnsi="Arial" w:cs="Arial"/>
                <w:color w:val="000000"/>
                <w:sz w:val="20"/>
                <w:szCs w:val="20"/>
              </w:rPr>
            </w:pPr>
            <w:r w:rsidRPr="00AF13CF">
              <w:rPr>
                <w:rFonts w:ascii="Arial" w:hAnsi="Arial" w:cs="Arial"/>
                <w:color w:val="000000"/>
                <w:sz w:val="20"/>
                <w:szCs w:val="20"/>
              </w:rPr>
              <w:t>Last Name</w:t>
            </w:r>
          </w:p>
        </w:tc>
        <w:tc>
          <w:tcPr>
            <w:tcW w:w="234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15ED06AB" w14:textId="77777777">
            <w:pPr>
              <w:spacing w:after="0" w:line="240" w:lineRule="auto"/>
              <w:rPr>
                <w:rFonts w:ascii="Arial" w:hAnsi="Arial" w:cs="Arial"/>
                <w:color w:val="000000"/>
                <w:sz w:val="20"/>
                <w:szCs w:val="20"/>
              </w:rPr>
            </w:pPr>
            <w:r w:rsidRPr="00AF13CF">
              <w:rPr>
                <w:rFonts w:ascii="Arial" w:hAnsi="Arial" w:cs="Arial"/>
                <w:color w:val="000000"/>
                <w:sz w:val="20"/>
                <w:szCs w:val="20"/>
              </w:rPr>
              <w:t>Last Name</w:t>
            </w:r>
          </w:p>
        </w:tc>
      </w:tr>
      <w:tr w:rsidRPr="00967D2E" w:rsidR="000D3A85" w:rsidTr="00552447" w14:paraId="6783BB67" w14:textId="77777777">
        <w:tblPrEx>
          <w:shd w:val="clear" w:color="auto" w:fill="FFFFFF" w:themeFill="background1"/>
          <w:tblCellMar>
            <w:left w:w="0" w:type="dxa"/>
            <w:right w:w="0" w:type="dxa"/>
          </w:tblCellMar>
          <w:tblLook w:val="0420" w:firstRow="1" w:lastRow="0" w:firstColumn="0" w:lastColumn="0" w:noHBand="0" w:noVBand="1"/>
        </w:tblPrEx>
        <w:trPr>
          <w:trHeight w:val="329"/>
          <w:jc w:val="center"/>
        </w:trPr>
        <w:tc>
          <w:tcPr>
            <w:tcW w:w="2724"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57C9D22A" w14:textId="77777777">
            <w:pPr>
              <w:spacing w:after="0" w:line="240" w:lineRule="auto"/>
              <w:rPr>
                <w:rFonts w:ascii="Arial" w:hAnsi="Arial" w:cs="Arial"/>
                <w:color w:val="000000"/>
                <w:sz w:val="20"/>
                <w:szCs w:val="20"/>
              </w:rPr>
            </w:pPr>
            <w:r w:rsidRPr="00AF13CF">
              <w:rPr>
                <w:rFonts w:ascii="Arial" w:hAnsi="Arial" w:cs="Arial"/>
                <w:color w:val="000000"/>
                <w:sz w:val="20"/>
                <w:szCs w:val="20"/>
              </w:rPr>
              <w:t>Email</w:t>
            </w:r>
          </w:p>
        </w:tc>
        <w:tc>
          <w:tcPr>
            <w:tcW w:w="234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74908679" w14:textId="77777777">
            <w:pPr>
              <w:spacing w:after="0" w:line="240" w:lineRule="auto"/>
              <w:rPr>
                <w:rFonts w:ascii="Arial" w:hAnsi="Arial" w:cs="Arial"/>
                <w:color w:val="000000"/>
                <w:sz w:val="20"/>
                <w:szCs w:val="20"/>
              </w:rPr>
            </w:pPr>
            <w:r w:rsidRPr="00AF13CF">
              <w:rPr>
                <w:rFonts w:ascii="Arial" w:hAnsi="Arial" w:cs="Arial"/>
                <w:color w:val="000000"/>
                <w:sz w:val="20"/>
                <w:szCs w:val="20"/>
              </w:rPr>
              <w:t>E_MAIL</w:t>
            </w:r>
          </w:p>
        </w:tc>
      </w:tr>
      <w:tr w:rsidRPr="00967D2E" w:rsidR="000D3A85" w:rsidTr="00552447" w14:paraId="1F256005" w14:textId="77777777">
        <w:tblPrEx>
          <w:shd w:val="clear" w:color="auto" w:fill="FFFFFF" w:themeFill="background1"/>
          <w:tblCellMar>
            <w:left w:w="0" w:type="dxa"/>
            <w:right w:w="0" w:type="dxa"/>
          </w:tblCellMar>
          <w:tblLook w:val="0420" w:firstRow="1" w:lastRow="0" w:firstColumn="0" w:lastColumn="0" w:noHBand="0" w:noVBand="1"/>
        </w:tblPrEx>
        <w:trPr>
          <w:trHeight w:val="329"/>
          <w:jc w:val="center"/>
        </w:trPr>
        <w:tc>
          <w:tcPr>
            <w:tcW w:w="2724"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43B94A8A" w14:textId="77777777">
            <w:pPr>
              <w:spacing w:after="0" w:line="240" w:lineRule="auto"/>
              <w:rPr>
                <w:rFonts w:ascii="Arial" w:hAnsi="Arial" w:cs="Arial"/>
                <w:color w:val="000000"/>
                <w:sz w:val="20"/>
                <w:szCs w:val="20"/>
              </w:rPr>
            </w:pPr>
            <w:r w:rsidRPr="00AF13CF">
              <w:rPr>
                <w:rFonts w:ascii="Arial" w:hAnsi="Arial" w:cs="Arial"/>
                <w:color w:val="000000"/>
                <w:sz w:val="20"/>
                <w:szCs w:val="20"/>
              </w:rPr>
              <w:t>Country</w:t>
            </w:r>
          </w:p>
        </w:tc>
        <w:tc>
          <w:tcPr>
            <w:tcW w:w="234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366D6E18" w14:textId="77777777">
            <w:pPr>
              <w:spacing w:after="0" w:line="240" w:lineRule="auto"/>
              <w:rPr>
                <w:rFonts w:ascii="Arial" w:hAnsi="Arial" w:cs="Arial"/>
                <w:color w:val="000000"/>
                <w:sz w:val="20"/>
                <w:szCs w:val="20"/>
              </w:rPr>
            </w:pPr>
            <w:r w:rsidRPr="00AF13CF">
              <w:rPr>
                <w:rFonts w:ascii="Arial" w:hAnsi="Arial" w:cs="Arial"/>
                <w:color w:val="000000"/>
                <w:sz w:val="20"/>
                <w:szCs w:val="20"/>
              </w:rPr>
              <w:t>NAMCOUNTRY</w:t>
            </w:r>
          </w:p>
        </w:tc>
      </w:tr>
      <w:tr w:rsidRPr="00967D2E" w:rsidR="000D3A85" w:rsidTr="00552447" w14:paraId="1579475B" w14:textId="77777777">
        <w:tblPrEx>
          <w:shd w:val="clear" w:color="auto" w:fill="FFFFFF" w:themeFill="background1"/>
          <w:tblCellMar>
            <w:left w:w="0" w:type="dxa"/>
            <w:right w:w="0" w:type="dxa"/>
          </w:tblCellMar>
          <w:tblLook w:val="0420" w:firstRow="1" w:lastRow="0" w:firstColumn="0" w:lastColumn="0" w:noHBand="0" w:noVBand="1"/>
        </w:tblPrEx>
        <w:trPr>
          <w:trHeight w:val="248"/>
          <w:jc w:val="center"/>
        </w:trPr>
        <w:tc>
          <w:tcPr>
            <w:tcW w:w="2724"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77E1565C" w14:textId="77777777">
            <w:pPr>
              <w:spacing w:after="0" w:line="240" w:lineRule="auto"/>
              <w:rPr>
                <w:rFonts w:ascii="Arial" w:hAnsi="Arial" w:cs="Arial"/>
                <w:color w:val="000000"/>
                <w:sz w:val="20"/>
                <w:szCs w:val="20"/>
              </w:rPr>
            </w:pPr>
            <w:r w:rsidRPr="00AF13CF">
              <w:rPr>
                <w:rFonts w:ascii="Arial" w:hAnsi="Arial" w:cs="Arial"/>
                <w:color w:val="000000"/>
                <w:sz w:val="20"/>
                <w:szCs w:val="20"/>
              </w:rPr>
              <w:t>Department</w:t>
            </w:r>
          </w:p>
        </w:tc>
        <w:tc>
          <w:tcPr>
            <w:tcW w:w="234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1ABB109E" w14:textId="77777777">
            <w:pPr>
              <w:spacing w:after="0" w:line="240" w:lineRule="auto"/>
              <w:rPr>
                <w:rFonts w:ascii="Arial" w:hAnsi="Arial" w:cs="Arial"/>
                <w:color w:val="000000"/>
                <w:sz w:val="20"/>
                <w:szCs w:val="20"/>
              </w:rPr>
            </w:pPr>
            <w:r w:rsidRPr="00AF13CF">
              <w:rPr>
                <w:rFonts w:ascii="Arial" w:hAnsi="Arial" w:cs="Arial"/>
                <w:color w:val="000000"/>
                <w:sz w:val="20"/>
                <w:szCs w:val="20"/>
              </w:rPr>
              <w:t>Department</w:t>
            </w:r>
          </w:p>
        </w:tc>
      </w:tr>
      <w:tr w:rsidRPr="00967D2E" w:rsidR="000D3A85" w:rsidTr="00552447" w14:paraId="15C82CCF" w14:textId="77777777">
        <w:tblPrEx>
          <w:shd w:val="clear" w:color="auto" w:fill="FFFFFF" w:themeFill="background1"/>
          <w:tblCellMar>
            <w:left w:w="0" w:type="dxa"/>
            <w:right w:w="0" w:type="dxa"/>
          </w:tblCellMar>
          <w:tblLook w:val="0420" w:firstRow="1" w:lastRow="0" w:firstColumn="0" w:lastColumn="0" w:noHBand="0" w:noVBand="1"/>
        </w:tblPrEx>
        <w:trPr>
          <w:trHeight w:val="329"/>
          <w:jc w:val="center"/>
        </w:trPr>
        <w:tc>
          <w:tcPr>
            <w:tcW w:w="2724"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68B32C3F" w14:textId="77777777">
            <w:pPr>
              <w:spacing w:after="0" w:line="240" w:lineRule="auto"/>
              <w:rPr>
                <w:rFonts w:ascii="Arial" w:hAnsi="Arial" w:cs="Arial"/>
                <w:color w:val="000000"/>
                <w:sz w:val="20"/>
                <w:szCs w:val="20"/>
              </w:rPr>
            </w:pPr>
            <w:r w:rsidRPr="00AF13CF">
              <w:rPr>
                <w:rFonts w:ascii="Arial" w:hAnsi="Arial" w:cs="Arial"/>
                <w:color w:val="000000"/>
                <w:sz w:val="20"/>
                <w:szCs w:val="20"/>
              </w:rPr>
              <w:t>Room Number</w:t>
            </w:r>
          </w:p>
        </w:tc>
        <w:tc>
          <w:tcPr>
            <w:tcW w:w="234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3CB563F3" w14:textId="77777777">
            <w:pPr>
              <w:spacing w:after="0" w:line="240" w:lineRule="auto"/>
              <w:rPr>
                <w:rFonts w:ascii="Arial" w:hAnsi="Arial" w:cs="Arial"/>
                <w:color w:val="000000"/>
                <w:sz w:val="20"/>
                <w:szCs w:val="20"/>
              </w:rPr>
            </w:pPr>
            <w:r w:rsidRPr="00AF13CF">
              <w:rPr>
                <w:rFonts w:ascii="Arial" w:hAnsi="Arial" w:cs="Arial"/>
                <w:color w:val="000000"/>
                <w:sz w:val="20"/>
                <w:szCs w:val="20"/>
              </w:rPr>
              <w:t>ROOM_NO_P</w:t>
            </w:r>
          </w:p>
        </w:tc>
      </w:tr>
      <w:tr w:rsidRPr="00967D2E" w:rsidR="000D3A85" w:rsidTr="00552447" w14:paraId="5D0FFC75" w14:textId="77777777">
        <w:tblPrEx>
          <w:shd w:val="clear" w:color="auto" w:fill="FFFFFF" w:themeFill="background1"/>
          <w:tblCellMar>
            <w:left w:w="0" w:type="dxa"/>
            <w:right w:w="0" w:type="dxa"/>
          </w:tblCellMar>
          <w:tblLook w:val="0420" w:firstRow="1" w:lastRow="0" w:firstColumn="0" w:lastColumn="0" w:noHBand="0" w:noVBand="1"/>
        </w:tblPrEx>
        <w:trPr>
          <w:trHeight w:val="257"/>
          <w:jc w:val="center"/>
        </w:trPr>
        <w:tc>
          <w:tcPr>
            <w:tcW w:w="2724"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3B6BB846" w14:textId="77777777">
            <w:pPr>
              <w:spacing w:after="0" w:line="240" w:lineRule="auto"/>
              <w:rPr>
                <w:rFonts w:ascii="Arial" w:hAnsi="Arial" w:cs="Arial"/>
                <w:color w:val="000000"/>
                <w:sz w:val="20"/>
                <w:szCs w:val="20"/>
              </w:rPr>
            </w:pPr>
            <w:r w:rsidRPr="00AF13CF">
              <w:rPr>
                <w:rFonts w:ascii="Arial" w:hAnsi="Arial" w:cs="Arial"/>
                <w:color w:val="000000"/>
                <w:sz w:val="20"/>
                <w:szCs w:val="20"/>
              </w:rPr>
              <w:t>Telephone Number</w:t>
            </w:r>
          </w:p>
        </w:tc>
        <w:tc>
          <w:tcPr>
            <w:tcW w:w="234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2E891C50" w14:textId="77777777">
            <w:pPr>
              <w:spacing w:after="0" w:line="240" w:lineRule="auto"/>
              <w:rPr>
                <w:rFonts w:ascii="Arial" w:hAnsi="Arial" w:cs="Arial"/>
                <w:color w:val="000000"/>
                <w:sz w:val="20"/>
                <w:szCs w:val="20"/>
              </w:rPr>
            </w:pPr>
            <w:r w:rsidRPr="00AF13CF">
              <w:rPr>
                <w:rFonts w:ascii="Arial" w:hAnsi="Arial" w:cs="Arial"/>
                <w:color w:val="000000"/>
                <w:sz w:val="20"/>
                <w:szCs w:val="20"/>
              </w:rPr>
              <w:t>TEL1_NUMBR</w:t>
            </w:r>
          </w:p>
        </w:tc>
      </w:tr>
      <w:tr w:rsidRPr="00967D2E" w:rsidR="000D3A85" w:rsidTr="00552447" w14:paraId="4683D0AD" w14:textId="77777777">
        <w:tblPrEx>
          <w:shd w:val="clear" w:color="auto" w:fill="FFFFFF" w:themeFill="background1"/>
          <w:tblCellMar>
            <w:left w:w="0" w:type="dxa"/>
            <w:right w:w="0" w:type="dxa"/>
          </w:tblCellMar>
          <w:tblLook w:val="0420" w:firstRow="1" w:lastRow="0" w:firstColumn="0" w:lastColumn="0" w:noHBand="0" w:noVBand="1"/>
        </w:tblPrEx>
        <w:trPr>
          <w:trHeight w:val="248"/>
          <w:jc w:val="center"/>
        </w:trPr>
        <w:tc>
          <w:tcPr>
            <w:tcW w:w="2724"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4954F4B6" w14:textId="77777777">
            <w:pPr>
              <w:spacing w:after="0" w:line="240" w:lineRule="auto"/>
              <w:rPr>
                <w:rFonts w:ascii="Arial" w:hAnsi="Arial" w:cs="Arial"/>
                <w:color w:val="000000"/>
                <w:sz w:val="20"/>
                <w:szCs w:val="20"/>
              </w:rPr>
            </w:pPr>
            <w:r w:rsidRPr="00AF13CF">
              <w:rPr>
                <w:rFonts w:ascii="Arial" w:hAnsi="Arial" w:cs="Arial"/>
                <w:color w:val="000000"/>
                <w:sz w:val="20"/>
                <w:szCs w:val="20"/>
              </w:rPr>
              <w:t>User Password</w:t>
            </w:r>
          </w:p>
        </w:tc>
        <w:tc>
          <w:tcPr>
            <w:tcW w:w="234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5B3CCCA6" w14:textId="77777777">
            <w:pPr>
              <w:spacing w:after="0" w:line="240" w:lineRule="auto"/>
              <w:rPr>
                <w:rFonts w:ascii="Arial" w:hAnsi="Arial" w:cs="Arial"/>
                <w:color w:val="000000"/>
                <w:sz w:val="20"/>
                <w:szCs w:val="20"/>
              </w:rPr>
            </w:pPr>
            <w:r w:rsidRPr="00AF13CF">
              <w:rPr>
                <w:rFonts w:ascii="Arial" w:hAnsi="Arial" w:cs="Arial"/>
                <w:color w:val="000000"/>
                <w:sz w:val="20"/>
                <w:szCs w:val="20"/>
              </w:rPr>
              <w:t>Password</w:t>
            </w:r>
          </w:p>
        </w:tc>
      </w:tr>
    </w:tbl>
    <w:p w:rsidRPr="00761375" w:rsidR="000D3A85" w:rsidP="000D3A85" w:rsidRDefault="000D3A85" w14:paraId="49E9448E" w14:textId="77777777">
      <w:pPr>
        <w:pStyle w:val="ListParagraph"/>
      </w:pPr>
    </w:p>
    <w:p w:rsidR="000D3A85" w:rsidP="000D3A85" w:rsidRDefault="000D3A85" w14:paraId="14F7CEE9" w14:textId="77777777">
      <w:pPr>
        <w:pStyle w:val="Heading3"/>
      </w:pPr>
      <w:bookmarkStart w:name="_Toc33292579" w:id="66"/>
      <w:r>
        <w:t>Account provisioning</w:t>
      </w:r>
      <w:bookmarkEnd w:id="66"/>
    </w:p>
    <w:p w:rsidR="000D3A85" w:rsidP="00687D6E" w:rsidRDefault="000D3A85" w14:paraId="01C97386" w14:textId="77777777">
      <w:pPr>
        <w:pStyle w:val="Heading4"/>
        <w:numPr>
          <w:ilvl w:val="3"/>
          <w:numId w:val="17"/>
        </w:numPr>
      </w:pPr>
      <w:r>
        <w:t>Account creation</w:t>
      </w:r>
    </w:p>
    <w:p w:rsidR="000D3A85" w:rsidP="00687D6E" w:rsidRDefault="00120727" w14:paraId="28619BF8" w14:textId="7085354C">
      <w:pPr>
        <w:pStyle w:val="ListParagraph"/>
        <w:numPr>
          <w:ilvl w:val="0"/>
          <w:numId w:val="21"/>
        </w:numPr>
      </w:pPr>
      <w:r>
        <w:t>Saviynt</w:t>
      </w:r>
      <w:r w:rsidR="000D3A85">
        <w:t xml:space="preserve"> uses BirthRight access provisioning method for account provisioning </w:t>
      </w:r>
    </w:p>
    <w:p w:rsidR="000D3A85" w:rsidP="00687D6E" w:rsidRDefault="000D3A85" w14:paraId="43A94D17" w14:textId="77777777">
      <w:pPr>
        <w:pStyle w:val="ListParagraph"/>
        <w:numPr>
          <w:ilvl w:val="0"/>
          <w:numId w:val="21"/>
        </w:numPr>
      </w:pPr>
      <w:r>
        <w:t xml:space="preserve">BirthRight Role - </w:t>
      </w:r>
      <w:r w:rsidRPr="00057784">
        <w:t>DEV-Employee-SAP-Basic Account Provisioning</w:t>
      </w:r>
    </w:p>
    <w:p w:rsidRPr="004E149A" w:rsidR="000D3A85" w:rsidP="00687D6E" w:rsidRDefault="000D3A85" w14:paraId="50FF4D96" w14:textId="77777777">
      <w:pPr>
        <w:pStyle w:val="ListParagraph"/>
        <w:numPr>
          <w:ilvl w:val="0"/>
          <w:numId w:val="21"/>
        </w:numPr>
      </w:pPr>
      <w:r>
        <w:t xml:space="preserve">Technical Rule - </w:t>
      </w:r>
      <w:r w:rsidRPr="00EF4B34">
        <w:t>(Users. Status=‘Active’) AND (Users. User Type=Employee)</w:t>
      </w:r>
    </w:p>
    <w:p w:rsidRPr="00BA2312" w:rsidR="000D3A85" w:rsidP="00687D6E" w:rsidRDefault="000D3A85" w14:paraId="6D505259" w14:textId="4B5DC94F">
      <w:pPr>
        <w:pStyle w:val="ListParagraph"/>
        <w:numPr>
          <w:ilvl w:val="0"/>
          <w:numId w:val="21"/>
        </w:numPr>
      </w:pPr>
      <w:r w:rsidRPr="00BA2312">
        <w:t>SAP birthright process trigger ‘</w:t>
      </w:r>
      <w:r w:rsidRPr="00BA2312">
        <w:rPr>
          <w:b/>
          <w:bCs/>
        </w:rPr>
        <w:t>New Account</w:t>
      </w:r>
      <w:r w:rsidRPr="00BA2312">
        <w:t>’ and ‘</w:t>
      </w:r>
      <w:r w:rsidRPr="00BA2312">
        <w:rPr>
          <w:b/>
          <w:bCs/>
        </w:rPr>
        <w:t>Add Access</w:t>
      </w:r>
      <w:r w:rsidRPr="00BA2312">
        <w:t xml:space="preserve">’ tasks in </w:t>
      </w:r>
      <w:r w:rsidR="00120727">
        <w:t>Saviynt</w:t>
      </w:r>
    </w:p>
    <w:p w:rsidRPr="00BA2312" w:rsidR="000D3A85" w:rsidP="00687D6E" w:rsidRDefault="000D3A85" w14:paraId="3D741EE3" w14:textId="7F8BD1EE">
      <w:pPr>
        <w:pStyle w:val="ListParagraph"/>
        <w:numPr>
          <w:ilvl w:val="0"/>
          <w:numId w:val="21"/>
        </w:numPr>
      </w:pPr>
      <w:r w:rsidRPr="00BA2312">
        <w:t xml:space="preserve">Provisioned SAP account and birthright Access to the new employee with ‘Manually Provisioned’ status in </w:t>
      </w:r>
      <w:r w:rsidR="00120727">
        <w:t>Saviynt</w:t>
      </w:r>
    </w:p>
    <w:p w:rsidRPr="00BA2312" w:rsidR="000D3A85" w:rsidP="00687D6E" w:rsidRDefault="000D3A85" w14:paraId="2AD1BC5D" w14:textId="77777777">
      <w:pPr>
        <w:pStyle w:val="ListParagraph"/>
        <w:numPr>
          <w:ilvl w:val="0"/>
          <w:numId w:val="21"/>
        </w:numPr>
      </w:pPr>
      <w:r>
        <w:t xml:space="preserve">Create SAP account and </w:t>
      </w:r>
      <w:r w:rsidRPr="00BA2312">
        <w:t>Add Birthright Role</w:t>
      </w:r>
      <w:r>
        <w:t xml:space="preserve"> to the target</w:t>
      </w:r>
    </w:p>
    <w:p w:rsidR="000D3A85" w:rsidP="00687D6E" w:rsidRDefault="000D3A85" w14:paraId="4B3403B7" w14:textId="77777777">
      <w:pPr>
        <w:pStyle w:val="ListParagraph"/>
        <w:numPr>
          <w:ilvl w:val="0"/>
          <w:numId w:val="21"/>
        </w:numPr>
      </w:pPr>
      <w:r w:rsidRPr="00BA2312">
        <w:t>Set default password</w:t>
      </w:r>
    </w:p>
    <w:p w:rsidR="000D3A85" w:rsidP="00687D6E" w:rsidRDefault="000D3A85" w14:paraId="257F6BB5" w14:textId="77777777">
      <w:pPr>
        <w:pStyle w:val="ListParagraph"/>
        <w:numPr>
          <w:ilvl w:val="0"/>
          <w:numId w:val="21"/>
        </w:numPr>
      </w:pPr>
      <w:r>
        <w:t>Create Account JSON</w:t>
      </w:r>
    </w:p>
    <w:p w:rsidR="000D3A85" w:rsidP="000D3A85" w:rsidRDefault="000D3A85" w14:paraId="2453CBA2" w14:textId="77777777">
      <w:pPr>
        <w:pStyle w:val="ListParagraph"/>
      </w:pP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40"/>
      </w:tblGrid>
      <w:tr w:rsidR="000D3A85" w:rsidTr="006C2AE6" w14:paraId="3B71D8AA" w14:textId="77777777">
        <w:tc>
          <w:tcPr>
            <w:tcW w:w="9350" w:type="dxa"/>
          </w:tcPr>
          <w:p w:rsidRPr="00AF13CF" w:rsidR="000D3A85" w:rsidP="0037197C" w:rsidRDefault="000D3A85" w14:paraId="3DB7C744" w14:textId="77777777">
            <w:pPr>
              <w:pStyle w:val="ListParagraph"/>
            </w:pPr>
            <w:r w:rsidRPr="00AF13CF">
              <w:t>{</w:t>
            </w:r>
          </w:p>
          <w:p w:rsidRPr="00AF13CF" w:rsidR="000D3A85" w:rsidP="0037197C" w:rsidRDefault="000D3A85" w14:paraId="4E644522" w14:textId="77777777">
            <w:pPr>
              <w:pStyle w:val="ListParagraph"/>
            </w:pPr>
            <w:r w:rsidRPr="00AF13CF">
              <w:tab/>
            </w:r>
            <w:r w:rsidRPr="00AF13CF">
              <w:t>"ADDRESS": {</w:t>
            </w:r>
          </w:p>
          <w:p w:rsidRPr="00AF13CF" w:rsidR="000D3A85" w:rsidP="0037197C" w:rsidRDefault="000D3A85" w14:paraId="77BD037D" w14:textId="77777777">
            <w:pPr>
              <w:pStyle w:val="ListParagraph"/>
            </w:pPr>
            <w:r w:rsidRPr="00AF13CF">
              <w:tab/>
            </w:r>
            <w:r w:rsidRPr="00AF13CF">
              <w:tab/>
            </w:r>
            <w:r w:rsidRPr="00AF13CF">
              <w:t>"LASTNAME": "${user.lastname}",</w:t>
            </w:r>
          </w:p>
          <w:p w:rsidRPr="00AF13CF" w:rsidR="000D3A85" w:rsidP="0037197C" w:rsidRDefault="000D3A85" w14:paraId="293BBFF5" w14:textId="77777777">
            <w:pPr>
              <w:pStyle w:val="ListParagraph"/>
            </w:pPr>
            <w:r w:rsidRPr="00AF13CF">
              <w:tab/>
            </w:r>
            <w:r w:rsidRPr="00AF13CF">
              <w:tab/>
            </w:r>
            <w:r w:rsidRPr="00AF13CF">
              <w:t>"FIRSTNAME": "${user.firstname}",</w:t>
            </w:r>
          </w:p>
          <w:p w:rsidRPr="00AF13CF" w:rsidR="000D3A85" w:rsidP="0037197C" w:rsidRDefault="000D3A85" w14:paraId="743FE30E" w14:textId="77777777">
            <w:pPr>
              <w:pStyle w:val="ListParagraph"/>
            </w:pPr>
            <w:r w:rsidRPr="00AF13CF">
              <w:tab/>
            </w:r>
            <w:r w:rsidRPr="00AF13CF">
              <w:tab/>
            </w:r>
            <w:r w:rsidRPr="00AF13CF">
              <w:t>"E_MAIL": "${user.email}",</w:t>
            </w:r>
          </w:p>
          <w:p w:rsidRPr="00AF13CF" w:rsidR="000D3A85" w:rsidP="0037197C" w:rsidRDefault="000D3A85" w14:paraId="51F6941C" w14:textId="77777777">
            <w:pPr>
              <w:pStyle w:val="ListParagraph"/>
            </w:pPr>
            <w:r w:rsidRPr="00AF13CF">
              <w:tab/>
            </w:r>
            <w:r w:rsidRPr="00AF13CF">
              <w:tab/>
            </w:r>
            <w:r w:rsidRPr="00AF13CF">
              <w:t>"DEPARTMENT": "${if(user.departmentname !=null){user.departmentname} else {''}}",</w:t>
            </w:r>
          </w:p>
          <w:p w:rsidRPr="00AF13CF" w:rsidR="000D3A85" w:rsidP="0037197C" w:rsidRDefault="000D3A85" w14:paraId="7B9CD21B" w14:textId="77777777">
            <w:pPr>
              <w:pStyle w:val="ListParagraph"/>
            </w:pPr>
            <w:r w:rsidRPr="00AF13CF">
              <w:tab/>
            </w:r>
            <w:r w:rsidRPr="00AF13CF">
              <w:tab/>
            </w:r>
            <w:r w:rsidRPr="00AF13CF">
              <w:t>"NAMCOUNTRY": "${if(user.country !=null){user.country} else {''}}",</w:t>
            </w:r>
          </w:p>
          <w:p w:rsidRPr="00AF13CF" w:rsidR="000D3A85" w:rsidP="0037197C" w:rsidRDefault="000D3A85" w14:paraId="4A355124" w14:textId="77777777">
            <w:pPr>
              <w:pStyle w:val="ListParagraph"/>
            </w:pPr>
            <w:r w:rsidRPr="00AF13CF">
              <w:tab/>
            </w:r>
            <w:r w:rsidRPr="00AF13CF">
              <w:tab/>
            </w:r>
            <w:r w:rsidRPr="00AF13CF">
              <w:t>"COMM_TYPE": "INT",</w:t>
            </w:r>
          </w:p>
          <w:p w:rsidRPr="00AF13CF" w:rsidR="000D3A85" w:rsidP="0037197C" w:rsidRDefault="000D3A85" w14:paraId="7A76AB51" w14:textId="77777777">
            <w:pPr>
              <w:pStyle w:val="ListParagraph"/>
            </w:pPr>
            <w:r w:rsidRPr="00AF13CF">
              <w:tab/>
            </w:r>
            <w:r w:rsidRPr="00AF13CF">
              <w:tab/>
            </w:r>
            <w:r w:rsidRPr="00AF13CF">
              <w:t>"TEL1_NUMBR": "${if(user.phonenumber !=null){user.phonenumber} else {''}}",</w:t>
            </w:r>
          </w:p>
          <w:p w:rsidRPr="00AF13CF" w:rsidR="000D3A85" w:rsidP="0037197C" w:rsidRDefault="000D3A85" w14:paraId="35972914" w14:textId="77777777">
            <w:pPr>
              <w:pStyle w:val="ListParagraph"/>
            </w:pPr>
            <w:r w:rsidRPr="00AF13CF">
              <w:tab/>
            </w:r>
            <w:r w:rsidRPr="00AF13CF">
              <w:tab/>
            </w:r>
            <w:r w:rsidRPr="00AF13CF">
              <w:t>"TEL1_EXT": "${if(user.customproperty25 !=null){user.customproperty25} else {''}}",</w:t>
            </w:r>
          </w:p>
          <w:p w:rsidRPr="00AF13CF" w:rsidR="000D3A85" w:rsidP="0037197C" w:rsidRDefault="000D3A85" w14:paraId="030FB86A" w14:textId="77777777">
            <w:pPr>
              <w:pStyle w:val="ListParagraph"/>
            </w:pPr>
            <w:r w:rsidRPr="00AF13CF">
              <w:tab/>
            </w:r>
            <w:r w:rsidRPr="00AF13CF">
              <w:tab/>
            </w:r>
            <w:r w:rsidRPr="00AF13CF">
              <w:t>"ROOM_NO_P": "${if(user.customproperty26 !=null){user.customproperty26} else {''}}"</w:t>
            </w:r>
          </w:p>
          <w:p w:rsidRPr="00AF13CF" w:rsidR="000D3A85" w:rsidP="0037197C" w:rsidRDefault="000D3A85" w14:paraId="0D226D50" w14:textId="77777777">
            <w:pPr>
              <w:pStyle w:val="ListParagraph"/>
            </w:pPr>
            <w:r w:rsidRPr="00AF13CF">
              <w:tab/>
            </w:r>
            <w:r w:rsidRPr="00AF13CF">
              <w:t>},</w:t>
            </w:r>
          </w:p>
          <w:p w:rsidRPr="00AF13CF" w:rsidR="000D3A85" w:rsidP="0037197C" w:rsidRDefault="000D3A85" w14:paraId="7CC84F62" w14:textId="77777777">
            <w:pPr>
              <w:pStyle w:val="ListParagraph"/>
            </w:pPr>
            <w:r w:rsidRPr="00AF13CF">
              <w:tab/>
            </w:r>
            <w:r w:rsidRPr="00AF13CF">
              <w:t>"LOGONDATA": {</w:t>
            </w:r>
          </w:p>
          <w:p w:rsidRPr="00AF13CF" w:rsidR="000D3A85" w:rsidP="0037197C" w:rsidRDefault="000D3A85" w14:paraId="2B9A51B6" w14:textId="77777777">
            <w:pPr>
              <w:pStyle w:val="ListParagraph"/>
            </w:pPr>
            <w:r w:rsidRPr="00AF13CF">
              <w:tab/>
            </w:r>
            <w:r w:rsidRPr="00AF13CF">
              <w:tab/>
            </w:r>
            <w:r w:rsidRPr="00AF13CF">
              <w:t>"USTYP": "A",</w:t>
            </w:r>
          </w:p>
          <w:p w:rsidRPr="00AF13CF" w:rsidR="000D3A85" w:rsidP="0037197C" w:rsidRDefault="000D3A85" w14:paraId="5A3D8C0E" w14:textId="77777777">
            <w:pPr>
              <w:pStyle w:val="ListParagraph"/>
            </w:pPr>
            <w:r w:rsidRPr="00AF13CF">
              <w:tab/>
            </w:r>
            <w:r w:rsidRPr="00AF13CF">
              <w:tab/>
            </w:r>
            <w:r w:rsidRPr="00AF13CF">
              <w:t>"GLTGB": "99991231",</w:t>
            </w:r>
          </w:p>
          <w:p w:rsidRPr="00AF13CF" w:rsidR="000D3A85" w:rsidP="0037197C" w:rsidRDefault="000D3A85" w14:paraId="0632E63B" w14:textId="77777777">
            <w:pPr>
              <w:pStyle w:val="ListParagraph"/>
            </w:pPr>
            <w:r w:rsidRPr="00AF13CF">
              <w:tab/>
            </w:r>
            <w:r w:rsidRPr="00AF13CF">
              <w:tab/>
            </w:r>
            <w:r w:rsidRPr="00AF13CF">
              <w:t>"GLTGV": "${if(user.startdate!=null){new java.text.SimpleDateFormat('yyyyMMdd').format(user.startdate)}else {new java.text.SimpleDateFormat('yyyyMMdd').format(new Date())}}",</w:t>
            </w:r>
          </w:p>
          <w:p w:rsidRPr="00AF13CF" w:rsidR="000D3A85" w:rsidP="0037197C" w:rsidRDefault="000D3A85" w14:paraId="69B7238C" w14:textId="77777777">
            <w:pPr>
              <w:pStyle w:val="ListParagraph"/>
            </w:pPr>
            <w:r w:rsidRPr="00AF13CF">
              <w:tab/>
            </w:r>
            <w:r w:rsidRPr="00AF13CF">
              <w:tab/>
            </w:r>
            <w:r w:rsidRPr="00AF13CF">
              <w:t>"TZONE": "EST",</w:t>
            </w:r>
          </w:p>
          <w:p w:rsidRPr="00AF13CF" w:rsidR="000D3A85" w:rsidP="0037197C" w:rsidRDefault="000D3A85" w14:paraId="31DBA1F4" w14:textId="77777777">
            <w:pPr>
              <w:pStyle w:val="ListParagraph"/>
            </w:pPr>
            <w:r w:rsidRPr="00AF13CF">
              <w:tab/>
            </w:r>
            <w:r w:rsidRPr="00AF13CF">
              <w:tab/>
            </w:r>
            <w:r w:rsidRPr="00AF13CF">
              <w:t>"CLASS": "END_USER"</w:t>
            </w:r>
          </w:p>
          <w:p w:rsidRPr="00AF13CF" w:rsidR="000D3A85" w:rsidP="0037197C" w:rsidRDefault="000D3A85" w14:paraId="51E0DD4A" w14:textId="77777777">
            <w:pPr>
              <w:pStyle w:val="ListParagraph"/>
            </w:pPr>
            <w:r w:rsidRPr="00AF13CF">
              <w:tab/>
            </w:r>
            <w:r w:rsidRPr="00AF13CF">
              <w:t>},</w:t>
            </w:r>
          </w:p>
          <w:p w:rsidRPr="00AF13CF" w:rsidR="000D3A85" w:rsidP="0037197C" w:rsidRDefault="000D3A85" w14:paraId="3A963CF2" w14:textId="77777777">
            <w:pPr>
              <w:pStyle w:val="ListParagraph"/>
            </w:pPr>
            <w:r w:rsidRPr="00AF13CF">
              <w:tab/>
            </w:r>
            <w:r w:rsidRPr="00AF13CF">
              <w:t>"PASSWORD": {</w:t>
            </w:r>
          </w:p>
          <w:p w:rsidRPr="00AF13CF" w:rsidR="000D3A85" w:rsidP="0037197C" w:rsidRDefault="000D3A85" w14:paraId="30ACDA52" w14:textId="77777777">
            <w:pPr>
              <w:pStyle w:val="ListParagraph"/>
            </w:pPr>
            <w:r w:rsidRPr="00AF13CF">
              <w:tab/>
            </w:r>
            <w:r w:rsidRPr="00AF13CF">
              <w:tab/>
            </w:r>
            <w:r w:rsidRPr="00AF13CF">
              <w:t>"BAPIPWD": "${if(user.customproperty2 !=null){'Wel_2M$'+user.customproperty2}}"</w:t>
            </w:r>
          </w:p>
          <w:p w:rsidRPr="00AF13CF" w:rsidR="000D3A85" w:rsidP="0037197C" w:rsidRDefault="000D3A85" w14:paraId="72403D6C" w14:textId="77777777">
            <w:pPr>
              <w:pStyle w:val="ListParagraph"/>
            </w:pPr>
            <w:r w:rsidRPr="00AF13CF">
              <w:tab/>
            </w:r>
            <w:r w:rsidRPr="00AF13CF">
              <w:t>},</w:t>
            </w:r>
          </w:p>
          <w:p w:rsidRPr="00AF13CF" w:rsidR="000D3A85" w:rsidP="0037197C" w:rsidRDefault="000D3A85" w14:paraId="25815CEF" w14:textId="77777777">
            <w:pPr>
              <w:pStyle w:val="ListParagraph"/>
            </w:pPr>
            <w:r w:rsidRPr="00AF13CF">
              <w:tab/>
            </w:r>
            <w:r w:rsidRPr="00AF13CF">
              <w:t>"UCLASSX": {</w:t>
            </w:r>
          </w:p>
          <w:p w:rsidRPr="00AF13CF" w:rsidR="000D3A85" w:rsidP="0037197C" w:rsidRDefault="000D3A85" w14:paraId="6ED70AAC" w14:textId="77777777">
            <w:pPr>
              <w:pStyle w:val="ListParagraph"/>
            </w:pPr>
            <w:r w:rsidRPr="00AF13CF">
              <w:tab/>
            </w:r>
            <w:r w:rsidRPr="00AF13CF">
              <w:tab/>
            </w:r>
            <w:r w:rsidRPr="00AF13CF">
              <w:t>"UCLASS": "X"</w:t>
            </w:r>
          </w:p>
          <w:p w:rsidRPr="00AF13CF" w:rsidR="000D3A85" w:rsidP="0037197C" w:rsidRDefault="000D3A85" w14:paraId="4AC15E1F" w14:textId="77777777">
            <w:pPr>
              <w:pStyle w:val="ListParagraph"/>
            </w:pPr>
            <w:r w:rsidRPr="00AF13CF">
              <w:tab/>
            </w:r>
            <w:r w:rsidRPr="00AF13CF">
              <w:t>},</w:t>
            </w:r>
          </w:p>
          <w:p w:rsidRPr="00AF13CF" w:rsidR="000D3A85" w:rsidP="0037197C" w:rsidRDefault="000D3A85" w14:paraId="7744ABFE" w14:textId="77777777">
            <w:pPr>
              <w:pStyle w:val="ListParagraph"/>
            </w:pPr>
            <w:r w:rsidRPr="00AF13CF">
              <w:tab/>
            </w:r>
            <w:r w:rsidRPr="00AF13CF">
              <w:t>"PARAMETER": {</w:t>
            </w:r>
          </w:p>
          <w:p w:rsidRPr="00AF13CF" w:rsidR="000D3A85" w:rsidP="0037197C" w:rsidRDefault="000D3A85" w14:paraId="20871C39" w14:textId="77777777">
            <w:pPr>
              <w:pStyle w:val="ListParagraph"/>
            </w:pPr>
            <w:r w:rsidRPr="00AF13CF">
              <w:tab/>
            </w:r>
            <w:r w:rsidRPr="00AF13CF">
              <w:tab/>
            </w:r>
            <w:r w:rsidRPr="00AF13CF">
              <w:t>"CVR": "100",</w:t>
            </w:r>
          </w:p>
          <w:p w:rsidRPr="00AF13CF" w:rsidR="000D3A85" w:rsidP="0037197C" w:rsidRDefault="000D3A85" w14:paraId="7A526E60" w14:textId="77777777">
            <w:pPr>
              <w:pStyle w:val="ListParagraph"/>
            </w:pPr>
            <w:r w:rsidRPr="00AF13CF">
              <w:tab/>
            </w:r>
            <w:r w:rsidRPr="00AF13CF">
              <w:tab/>
            </w:r>
            <w:r w:rsidRPr="00AF13CF">
              <w:t>"UGR": "10"</w:t>
            </w:r>
          </w:p>
          <w:p w:rsidRPr="00AF13CF" w:rsidR="000D3A85" w:rsidP="0037197C" w:rsidRDefault="000D3A85" w14:paraId="47615781" w14:textId="77777777">
            <w:pPr>
              <w:pStyle w:val="ListParagraph"/>
            </w:pPr>
            <w:r w:rsidRPr="00AF13CF">
              <w:tab/>
            </w:r>
            <w:r w:rsidRPr="00AF13CF">
              <w:t>}</w:t>
            </w:r>
            <w:r w:rsidRPr="00AF13CF">
              <w:tab/>
            </w:r>
          </w:p>
          <w:p w:rsidRPr="005A5EA7" w:rsidR="000D3A85" w:rsidP="0037197C" w:rsidRDefault="000D3A85" w14:paraId="7C66C8CD" w14:textId="77777777">
            <w:pPr>
              <w:pStyle w:val="ListParagraph"/>
            </w:pPr>
            <w:r w:rsidRPr="00AF13CF">
              <w:t>}</w:t>
            </w:r>
          </w:p>
          <w:p w:rsidR="000D3A85" w:rsidP="0037197C" w:rsidRDefault="000D3A85" w14:paraId="0E32519E" w14:textId="77777777">
            <w:pPr>
              <w:pStyle w:val="ListParagraph"/>
              <w:ind w:left="0"/>
            </w:pPr>
          </w:p>
        </w:tc>
      </w:tr>
    </w:tbl>
    <w:p w:rsidR="000D3A85" w:rsidP="000D3A85" w:rsidRDefault="000D3A85" w14:paraId="1991C96D" w14:textId="6B4515D7">
      <w:pPr>
        <w:pStyle w:val="ListParagraph"/>
      </w:pPr>
    </w:p>
    <w:p w:rsidR="006C2AE6" w:rsidP="000D3A85" w:rsidRDefault="006C2AE6" w14:paraId="5463BDA9" w14:textId="77777777">
      <w:pPr>
        <w:pStyle w:val="ListParagraph"/>
      </w:pPr>
    </w:p>
    <w:p w:rsidR="000D3A85" w:rsidP="00687D6E" w:rsidRDefault="000D3A85" w14:paraId="08E92202" w14:textId="77777777">
      <w:pPr>
        <w:pStyle w:val="Heading4"/>
        <w:numPr>
          <w:ilvl w:val="3"/>
          <w:numId w:val="17"/>
        </w:numPr>
      </w:pPr>
      <w:r>
        <w:lastRenderedPageBreak/>
        <w:t>Account update</w:t>
      </w:r>
    </w:p>
    <w:p w:rsidRPr="00852740" w:rsidR="000D3A85" w:rsidP="00687D6E" w:rsidRDefault="000D3A85" w14:paraId="72CA5E2C" w14:textId="000A9E9E">
      <w:pPr>
        <w:pStyle w:val="ListParagraph"/>
        <w:numPr>
          <w:ilvl w:val="0"/>
          <w:numId w:val="21"/>
        </w:numPr>
      </w:pPr>
      <w:r w:rsidRPr="00852740">
        <w:t>Created ‘</w:t>
      </w:r>
      <w:r w:rsidRPr="00852740">
        <w:rPr>
          <w:b/>
          <w:bCs/>
        </w:rPr>
        <w:t>User Update Rule’</w:t>
      </w:r>
      <w:r w:rsidRPr="00852740">
        <w:t xml:space="preserve"> in </w:t>
      </w:r>
      <w:r w:rsidR="00120727">
        <w:t>Saviynt</w:t>
      </w:r>
      <w:r w:rsidRPr="00852740">
        <w:t xml:space="preserve"> to update SAP </w:t>
      </w:r>
      <w:r>
        <w:t>EC</w:t>
      </w:r>
      <w:r w:rsidRPr="00852740">
        <w:t>2 attributes</w:t>
      </w:r>
    </w:p>
    <w:p w:rsidRPr="00852740" w:rsidR="000D3A85" w:rsidP="00687D6E" w:rsidRDefault="000D3A85" w14:paraId="588BA7B5" w14:textId="1F116C02">
      <w:pPr>
        <w:pStyle w:val="ListParagraph"/>
        <w:numPr>
          <w:ilvl w:val="0"/>
          <w:numId w:val="21"/>
        </w:numPr>
      </w:pPr>
      <w:r w:rsidRPr="00852740">
        <w:t>This ‘User Update Rule’ trigger</w:t>
      </w:r>
      <w:r>
        <w:t>s</w:t>
      </w:r>
      <w:r w:rsidRPr="00852740">
        <w:t xml:space="preserve"> when user attributes updated in </w:t>
      </w:r>
      <w:r w:rsidR="00120727">
        <w:t>Saviynt</w:t>
      </w:r>
      <w:r w:rsidRPr="00852740">
        <w:t xml:space="preserve"> and </w:t>
      </w:r>
      <w:r>
        <w:t xml:space="preserve">it </w:t>
      </w:r>
      <w:r w:rsidRPr="00852740">
        <w:t>will create ‘Update Account’ task</w:t>
      </w:r>
      <w:r>
        <w:t xml:space="preserve"> for SAP EC2</w:t>
      </w:r>
      <w:r w:rsidRPr="00852740">
        <w:t xml:space="preserve"> </w:t>
      </w:r>
    </w:p>
    <w:p w:rsidRPr="00852740" w:rsidR="000D3A85" w:rsidP="00687D6E" w:rsidRDefault="000D3A85" w14:paraId="00ADAFFC" w14:textId="77777777">
      <w:pPr>
        <w:pStyle w:val="ListParagraph"/>
        <w:numPr>
          <w:ilvl w:val="0"/>
          <w:numId w:val="21"/>
        </w:numPr>
      </w:pPr>
      <w:r w:rsidRPr="00852740">
        <w:t>User attribute</w:t>
      </w:r>
      <w:r>
        <w:t xml:space="preserve"> Changes </w:t>
      </w:r>
      <w:r w:rsidRPr="00852740">
        <w:t>like :</w:t>
      </w:r>
    </w:p>
    <w:p w:rsidR="000D3A85" w:rsidP="005658AF" w:rsidRDefault="000D3A85" w14:paraId="2245193C" w14:textId="77777777">
      <w:pPr>
        <w:pStyle w:val="ListParagraph"/>
        <w:ind w:left="1008"/>
      </w:pPr>
      <w:r w:rsidRPr="00852740">
        <w:t>First/Last Name</w:t>
      </w:r>
    </w:p>
    <w:p w:rsidRPr="00852740" w:rsidR="000D3A85" w:rsidP="005658AF" w:rsidRDefault="000D3A85" w14:paraId="4FE5DF99" w14:textId="77777777">
      <w:pPr>
        <w:pStyle w:val="ListParagraph"/>
        <w:ind w:left="1008"/>
      </w:pPr>
      <w:r w:rsidRPr="00852740">
        <w:t>Email</w:t>
      </w:r>
    </w:p>
    <w:p w:rsidR="000D3A85" w:rsidP="005658AF" w:rsidRDefault="000D3A85" w14:paraId="40BFDCE4" w14:textId="77777777">
      <w:pPr>
        <w:pStyle w:val="ListParagraph"/>
        <w:ind w:left="1008"/>
      </w:pPr>
      <w:r w:rsidRPr="00852740">
        <w:t>Country</w:t>
      </w:r>
    </w:p>
    <w:p w:rsidR="000D3A85" w:rsidP="005658AF" w:rsidRDefault="000D3A85" w14:paraId="1B89F2FE" w14:textId="77777777">
      <w:pPr>
        <w:pStyle w:val="ListParagraph"/>
        <w:ind w:left="1008"/>
      </w:pPr>
      <w:r w:rsidRPr="00852740">
        <w:t>Department</w:t>
      </w:r>
    </w:p>
    <w:p w:rsidR="000D3A85" w:rsidP="005658AF" w:rsidRDefault="000D3A85" w14:paraId="163BBDC9" w14:textId="77777777">
      <w:pPr>
        <w:pStyle w:val="ListParagraph"/>
        <w:ind w:left="1008"/>
      </w:pPr>
      <w:r w:rsidRPr="00852740">
        <w:t xml:space="preserve">Telephonenumber </w:t>
      </w:r>
    </w:p>
    <w:p w:rsidR="000D3A85" w:rsidP="00687D6E" w:rsidRDefault="000D3A85" w14:paraId="0CEC94C0" w14:textId="77777777">
      <w:pPr>
        <w:pStyle w:val="ListParagraph"/>
        <w:numPr>
          <w:ilvl w:val="0"/>
          <w:numId w:val="21"/>
        </w:numPr>
      </w:pPr>
      <w:r>
        <w:t>Execute the Provisioning job to push the update to the target</w:t>
      </w:r>
    </w:p>
    <w:p w:rsidR="000D3A85" w:rsidP="00687D6E" w:rsidRDefault="000D3A85" w14:paraId="6B133D39" w14:textId="77777777">
      <w:pPr>
        <w:pStyle w:val="ListParagraph"/>
        <w:numPr>
          <w:ilvl w:val="0"/>
          <w:numId w:val="21"/>
        </w:numPr>
      </w:pPr>
      <w:r>
        <w:t>Update Account JSON</w:t>
      </w:r>
    </w:p>
    <w:p w:rsidR="000D3A85" w:rsidP="000D3A85" w:rsidRDefault="000D3A85" w14:paraId="5C20ABBE" w14:textId="77777777">
      <w:pPr>
        <w:pStyle w:val="ListParagraph"/>
      </w:pP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40"/>
      </w:tblGrid>
      <w:tr w:rsidR="000D3A85" w:rsidTr="002034E8" w14:paraId="1F18B068" w14:textId="77777777">
        <w:tc>
          <w:tcPr>
            <w:tcW w:w="9350" w:type="dxa"/>
          </w:tcPr>
          <w:p w:rsidRPr="00AF13CF" w:rsidR="000D3A85" w:rsidP="0037197C" w:rsidRDefault="000D3A85" w14:paraId="6C69718F" w14:textId="77777777">
            <w:pPr>
              <w:pStyle w:val="ListParagraph"/>
            </w:pPr>
            <w:r w:rsidRPr="00AF13CF">
              <w:t>{</w:t>
            </w:r>
          </w:p>
          <w:p w:rsidRPr="00AF13CF" w:rsidR="000D3A85" w:rsidP="0037197C" w:rsidRDefault="000D3A85" w14:paraId="24367D7A" w14:textId="77777777">
            <w:pPr>
              <w:pStyle w:val="ListParagraph"/>
            </w:pPr>
            <w:r w:rsidRPr="00AF13CF">
              <w:tab/>
            </w:r>
            <w:r w:rsidRPr="00AF13CF">
              <w:t>"ADDRESS": {</w:t>
            </w:r>
          </w:p>
          <w:p w:rsidRPr="00AF13CF" w:rsidR="000D3A85" w:rsidP="0037197C" w:rsidRDefault="000D3A85" w14:paraId="597874FB" w14:textId="77777777">
            <w:pPr>
              <w:pStyle w:val="ListParagraph"/>
            </w:pPr>
            <w:r w:rsidRPr="00AF13CF">
              <w:tab/>
            </w:r>
            <w:r w:rsidRPr="00AF13CF">
              <w:tab/>
            </w:r>
            <w:r w:rsidRPr="00AF13CF">
              <w:t>"LASTNAME": "${user.lastname}",</w:t>
            </w:r>
          </w:p>
          <w:p w:rsidRPr="00AF13CF" w:rsidR="000D3A85" w:rsidP="0037197C" w:rsidRDefault="000D3A85" w14:paraId="7D2C9BD8" w14:textId="77777777">
            <w:pPr>
              <w:pStyle w:val="ListParagraph"/>
            </w:pPr>
            <w:r w:rsidRPr="00AF13CF">
              <w:tab/>
            </w:r>
            <w:r w:rsidRPr="00AF13CF">
              <w:tab/>
            </w:r>
            <w:r w:rsidRPr="00AF13CF">
              <w:t>"FIRSTNAME": "${user.firstname}",</w:t>
            </w:r>
          </w:p>
          <w:p w:rsidRPr="00AF13CF" w:rsidR="000D3A85" w:rsidP="0037197C" w:rsidRDefault="000D3A85" w14:paraId="3363A56E" w14:textId="77777777">
            <w:pPr>
              <w:pStyle w:val="ListParagraph"/>
            </w:pPr>
            <w:r w:rsidRPr="00AF13CF">
              <w:tab/>
            </w:r>
            <w:r w:rsidRPr="00AF13CF">
              <w:tab/>
            </w:r>
            <w:r w:rsidRPr="00AF13CF">
              <w:t>"E_MAIL": "${user.email}",</w:t>
            </w:r>
          </w:p>
          <w:p w:rsidRPr="00AF13CF" w:rsidR="000D3A85" w:rsidP="0037197C" w:rsidRDefault="000D3A85" w14:paraId="10CE3F76" w14:textId="77777777">
            <w:pPr>
              <w:pStyle w:val="ListParagraph"/>
            </w:pPr>
            <w:r w:rsidRPr="00AF13CF">
              <w:tab/>
            </w:r>
            <w:r w:rsidRPr="00AF13CF">
              <w:tab/>
            </w:r>
            <w:r w:rsidRPr="00AF13CF">
              <w:t>"DEPARTMENT": "${if(user.departmentname !=null){user.departmentname} else {''}}",</w:t>
            </w:r>
          </w:p>
          <w:p w:rsidRPr="00AF13CF" w:rsidR="000D3A85" w:rsidP="0037197C" w:rsidRDefault="000D3A85" w14:paraId="536544D1" w14:textId="77777777">
            <w:pPr>
              <w:pStyle w:val="ListParagraph"/>
            </w:pPr>
            <w:r w:rsidRPr="00AF13CF">
              <w:tab/>
            </w:r>
            <w:r w:rsidRPr="00AF13CF">
              <w:tab/>
            </w:r>
            <w:r w:rsidRPr="00AF13CF">
              <w:t>"NAMCOUNTRY": "${if(user.country !=null){user.country} else {''}}",</w:t>
            </w:r>
          </w:p>
          <w:p w:rsidRPr="00AF13CF" w:rsidR="000D3A85" w:rsidP="0037197C" w:rsidRDefault="000D3A85" w14:paraId="6F0DF38B" w14:textId="77777777">
            <w:pPr>
              <w:pStyle w:val="ListParagraph"/>
            </w:pPr>
            <w:r w:rsidRPr="00AF13CF">
              <w:tab/>
            </w:r>
            <w:r w:rsidRPr="00AF13CF">
              <w:tab/>
            </w:r>
            <w:r w:rsidRPr="00AF13CF">
              <w:t>"COMM_TYPE": "INT",</w:t>
            </w:r>
          </w:p>
          <w:p w:rsidRPr="00AF13CF" w:rsidR="000D3A85" w:rsidP="0037197C" w:rsidRDefault="000D3A85" w14:paraId="054511BD" w14:textId="77777777">
            <w:pPr>
              <w:pStyle w:val="ListParagraph"/>
            </w:pPr>
            <w:r w:rsidRPr="00AF13CF">
              <w:tab/>
            </w:r>
            <w:r w:rsidRPr="00AF13CF">
              <w:tab/>
            </w:r>
            <w:r w:rsidRPr="00AF13CF">
              <w:t>"TEL1_NUMBR": "${if(user.phonenumber !=null){user.phonenumber} else {''}}",</w:t>
            </w:r>
          </w:p>
          <w:p w:rsidRPr="00AF13CF" w:rsidR="000D3A85" w:rsidP="0037197C" w:rsidRDefault="000D3A85" w14:paraId="45C6250D" w14:textId="77777777">
            <w:pPr>
              <w:pStyle w:val="ListParagraph"/>
            </w:pPr>
            <w:r w:rsidRPr="00AF13CF">
              <w:tab/>
            </w:r>
            <w:r w:rsidRPr="00AF13CF">
              <w:tab/>
            </w:r>
            <w:r w:rsidRPr="00AF13CF">
              <w:t>"TEL1_EXT": "${if(user.customproperty25 !=null){user.customproperty25} else {''}}",</w:t>
            </w:r>
          </w:p>
          <w:p w:rsidRPr="00AF13CF" w:rsidR="000D3A85" w:rsidP="0037197C" w:rsidRDefault="000D3A85" w14:paraId="5D882FB3" w14:textId="77777777">
            <w:pPr>
              <w:pStyle w:val="ListParagraph"/>
            </w:pPr>
            <w:r w:rsidRPr="00AF13CF">
              <w:tab/>
            </w:r>
            <w:r w:rsidRPr="00AF13CF">
              <w:tab/>
            </w:r>
            <w:r w:rsidRPr="00AF13CF">
              <w:t>"ROOM_NO_P": "${if(user.customproperty26 !=null){user.customproperty26} else {''}}"</w:t>
            </w:r>
          </w:p>
          <w:p w:rsidRPr="00AF13CF" w:rsidR="000D3A85" w:rsidP="0037197C" w:rsidRDefault="000D3A85" w14:paraId="4C9AC6E9" w14:textId="77777777">
            <w:pPr>
              <w:pStyle w:val="ListParagraph"/>
            </w:pPr>
            <w:r w:rsidRPr="00AF13CF">
              <w:tab/>
            </w:r>
            <w:r w:rsidRPr="00AF13CF">
              <w:t>},</w:t>
            </w:r>
          </w:p>
          <w:p w:rsidRPr="00AF13CF" w:rsidR="000D3A85" w:rsidP="0037197C" w:rsidRDefault="000D3A85" w14:paraId="68CDAD29" w14:textId="77777777">
            <w:pPr>
              <w:pStyle w:val="ListParagraph"/>
            </w:pPr>
            <w:r w:rsidRPr="00AF13CF">
              <w:tab/>
            </w:r>
            <w:r w:rsidRPr="00AF13CF">
              <w:t>"LOGONDATA": {</w:t>
            </w:r>
          </w:p>
          <w:p w:rsidRPr="00AF13CF" w:rsidR="000D3A85" w:rsidP="0037197C" w:rsidRDefault="000D3A85" w14:paraId="3578F9E7" w14:textId="77777777">
            <w:pPr>
              <w:pStyle w:val="ListParagraph"/>
            </w:pPr>
            <w:r w:rsidRPr="00AF13CF">
              <w:tab/>
            </w:r>
            <w:r w:rsidRPr="00AF13CF">
              <w:tab/>
            </w:r>
            <w:r w:rsidRPr="00AF13CF">
              <w:t>"USTYP": "A",</w:t>
            </w:r>
          </w:p>
          <w:p w:rsidRPr="00AF13CF" w:rsidR="000D3A85" w:rsidP="0037197C" w:rsidRDefault="000D3A85" w14:paraId="7D17DDFE" w14:textId="77777777">
            <w:pPr>
              <w:pStyle w:val="ListParagraph"/>
            </w:pPr>
            <w:r w:rsidRPr="00AF13CF">
              <w:tab/>
            </w:r>
            <w:r w:rsidRPr="00AF13CF">
              <w:tab/>
            </w:r>
            <w:r w:rsidRPr="00AF13CF">
              <w:t>"GLTGB": "99991231",</w:t>
            </w:r>
          </w:p>
          <w:p w:rsidRPr="00AF13CF" w:rsidR="000D3A85" w:rsidP="0037197C" w:rsidRDefault="000D3A85" w14:paraId="17AC59A1" w14:textId="77777777">
            <w:pPr>
              <w:pStyle w:val="ListParagraph"/>
            </w:pPr>
            <w:r w:rsidRPr="00AF13CF">
              <w:tab/>
            </w:r>
            <w:r w:rsidRPr="00AF13CF">
              <w:tab/>
            </w:r>
            <w:r w:rsidRPr="00AF13CF">
              <w:t>"GLTGV": "${if(user.startdate!=null){new java.text.SimpleDateFormat('yyyyMMdd').format(user.startdate)}else {new java.text.SimpleDateFormat('yyyyMMdd').format(new Date())}}",</w:t>
            </w:r>
          </w:p>
          <w:p w:rsidRPr="00AF13CF" w:rsidR="000D3A85" w:rsidP="0037197C" w:rsidRDefault="000D3A85" w14:paraId="49F72ECF" w14:textId="77777777">
            <w:pPr>
              <w:pStyle w:val="ListParagraph"/>
            </w:pPr>
            <w:r w:rsidRPr="00AF13CF">
              <w:tab/>
            </w:r>
            <w:r w:rsidRPr="00AF13CF">
              <w:tab/>
            </w:r>
            <w:r w:rsidRPr="00AF13CF">
              <w:t>"TZONE": "EST",</w:t>
            </w:r>
          </w:p>
          <w:p w:rsidRPr="00AF13CF" w:rsidR="000D3A85" w:rsidP="0037197C" w:rsidRDefault="000D3A85" w14:paraId="2ACB9351" w14:textId="77777777">
            <w:pPr>
              <w:pStyle w:val="ListParagraph"/>
            </w:pPr>
            <w:r w:rsidRPr="00AF13CF">
              <w:tab/>
            </w:r>
            <w:r w:rsidRPr="00AF13CF">
              <w:tab/>
            </w:r>
            <w:r w:rsidRPr="00AF13CF">
              <w:t>"CLASS": "END_USER"</w:t>
            </w:r>
          </w:p>
          <w:p w:rsidRPr="00AF13CF" w:rsidR="000D3A85" w:rsidP="0037197C" w:rsidRDefault="000D3A85" w14:paraId="5EDF5547" w14:textId="77777777">
            <w:pPr>
              <w:pStyle w:val="ListParagraph"/>
            </w:pPr>
            <w:r w:rsidRPr="00AF13CF">
              <w:tab/>
            </w:r>
            <w:r w:rsidRPr="00AF13CF">
              <w:t>},</w:t>
            </w:r>
          </w:p>
          <w:p w:rsidRPr="00AF13CF" w:rsidR="000D3A85" w:rsidP="0037197C" w:rsidRDefault="000D3A85" w14:paraId="38D7703E" w14:textId="77777777">
            <w:pPr>
              <w:pStyle w:val="ListParagraph"/>
            </w:pPr>
            <w:r w:rsidRPr="00AF13CF">
              <w:tab/>
            </w:r>
            <w:r w:rsidRPr="00AF13CF">
              <w:t>"UCLASSX": {</w:t>
            </w:r>
          </w:p>
          <w:p w:rsidRPr="00AF13CF" w:rsidR="000D3A85" w:rsidP="0037197C" w:rsidRDefault="000D3A85" w14:paraId="3BF9C022" w14:textId="77777777">
            <w:pPr>
              <w:pStyle w:val="ListParagraph"/>
            </w:pPr>
            <w:r w:rsidRPr="00AF13CF">
              <w:tab/>
            </w:r>
            <w:r w:rsidRPr="00AF13CF">
              <w:tab/>
            </w:r>
            <w:r w:rsidRPr="00AF13CF">
              <w:t>"UCLASS": "X"</w:t>
            </w:r>
          </w:p>
          <w:p w:rsidRPr="00AF13CF" w:rsidR="000D3A85" w:rsidP="0037197C" w:rsidRDefault="000D3A85" w14:paraId="774CA85F" w14:textId="77777777">
            <w:pPr>
              <w:pStyle w:val="ListParagraph"/>
            </w:pPr>
            <w:r w:rsidRPr="00AF13CF">
              <w:tab/>
            </w:r>
            <w:r w:rsidRPr="00AF13CF">
              <w:t>},</w:t>
            </w:r>
          </w:p>
          <w:p w:rsidRPr="00AF13CF" w:rsidR="000D3A85" w:rsidP="0037197C" w:rsidRDefault="000D3A85" w14:paraId="52E4446A" w14:textId="77777777">
            <w:pPr>
              <w:pStyle w:val="ListParagraph"/>
            </w:pPr>
            <w:r w:rsidRPr="00AF13CF">
              <w:lastRenderedPageBreak/>
              <w:tab/>
            </w:r>
            <w:r w:rsidRPr="00AF13CF">
              <w:t>"PARAMETER": {</w:t>
            </w:r>
          </w:p>
          <w:p w:rsidRPr="00AF13CF" w:rsidR="000D3A85" w:rsidP="0037197C" w:rsidRDefault="000D3A85" w14:paraId="1A2172BF" w14:textId="77777777">
            <w:pPr>
              <w:pStyle w:val="ListParagraph"/>
            </w:pPr>
            <w:r w:rsidRPr="00AF13CF">
              <w:tab/>
            </w:r>
            <w:r w:rsidRPr="00AF13CF">
              <w:tab/>
            </w:r>
            <w:r w:rsidRPr="00AF13CF">
              <w:t>"CVR": "100",</w:t>
            </w:r>
          </w:p>
          <w:p w:rsidRPr="00AF13CF" w:rsidR="000D3A85" w:rsidP="0037197C" w:rsidRDefault="000D3A85" w14:paraId="103BD3DE" w14:textId="77777777">
            <w:pPr>
              <w:pStyle w:val="ListParagraph"/>
            </w:pPr>
            <w:r w:rsidRPr="00AF13CF">
              <w:tab/>
            </w:r>
            <w:r w:rsidRPr="00AF13CF">
              <w:tab/>
            </w:r>
            <w:r w:rsidRPr="00AF13CF">
              <w:t>"UGR": "10"</w:t>
            </w:r>
          </w:p>
          <w:p w:rsidRPr="00AF13CF" w:rsidR="000D3A85" w:rsidP="0037197C" w:rsidRDefault="000D3A85" w14:paraId="623BB441" w14:textId="77777777">
            <w:pPr>
              <w:pStyle w:val="ListParagraph"/>
            </w:pPr>
            <w:r w:rsidRPr="00AF13CF">
              <w:tab/>
            </w:r>
            <w:r w:rsidRPr="00AF13CF">
              <w:t>}</w:t>
            </w:r>
          </w:p>
          <w:p w:rsidRPr="00AF13CF" w:rsidR="000D3A85" w:rsidP="0037197C" w:rsidRDefault="000D3A85" w14:paraId="277EFBD4" w14:textId="77777777">
            <w:pPr>
              <w:pStyle w:val="ListParagraph"/>
            </w:pPr>
            <w:r w:rsidRPr="00AF13CF">
              <w:tab/>
            </w:r>
          </w:p>
          <w:p w:rsidR="000D3A85" w:rsidP="0037197C" w:rsidRDefault="000D3A85" w14:paraId="4D8FC22A" w14:textId="77777777">
            <w:pPr>
              <w:pStyle w:val="ListParagraph"/>
              <w:ind w:left="0"/>
            </w:pPr>
            <w:r w:rsidRPr="00AF13CF">
              <w:t>}</w:t>
            </w:r>
          </w:p>
        </w:tc>
      </w:tr>
    </w:tbl>
    <w:p w:rsidRPr="005A5EA7" w:rsidR="000D3A85" w:rsidP="000D3A85" w:rsidRDefault="000D3A85" w14:paraId="113455E2" w14:textId="77777777"/>
    <w:p w:rsidR="000D3A85" w:rsidP="000D3A85" w:rsidRDefault="000D3A85" w14:paraId="1FCF7940" w14:textId="77777777">
      <w:pPr>
        <w:pStyle w:val="Heading3"/>
      </w:pPr>
      <w:bookmarkStart w:name="_Toc33292580" w:id="67"/>
      <w:r>
        <w:t>Account Access provisioning</w:t>
      </w:r>
      <w:bookmarkEnd w:id="67"/>
    </w:p>
    <w:p w:rsidR="000D3A85" w:rsidP="00687D6E" w:rsidRDefault="000D3A85" w14:paraId="756B3DED" w14:textId="77777777">
      <w:pPr>
        <w:pStyle w:val="Heading4"/>
        <w:numPr>
          <w:ilvl w:val="3"/>
          <w:numId w:val="17"/>
        </w:numPr>
      </w:pPr>
      <w:r>
        <w:t>SAP Role management</w:t>
      </w:r>
    </w:p>
    <w:p w:rsidRPr="005F2FF6" w:rsidR="000D3A85" w:rsidP="000D3A85" w:rsidRDefault="000D3A85" w14:paraId="2E339759" w14:textId="77777777">
      <w:r>
        <w:t>Any changes on Role will be taken care by SSM. Below are the role types currently SSM is managing.</w:t>
      </w:r>
    </w:p>
    <w:p w:rsidR="000D3A85" w:rsidP="00687D6E" w:rsidRDefault="000D3A85" w14:paraId="0C41FAB1" w14:textId="77777777">
      <w:pPr>
        <w:pStyle w:val="ListParagraph"/>
        <w:numPr>
          <w:ilvl w:val="0"/>
          <w:numId w:val="45"/>
        </w:numPr>
      </w:pPr>
      <w:r>
        <w:t>Application Role</w:t>
      </w:r>
    </w:p>
    <w:p w:rsidR="000D3A85" w:rsidP="00687D6E" w:rsidRDefault="000D3A85" w14:paraId="5A3B051B" w14:textId="77777777">
      <w:pPr>
        <w:pStyle w:val="ListParagraph"/>
        <w:numPr>
          <w:ilvl w:val="0"/>
          <w:numId w:val="45"/>
        </w:numPr>
      </w:pPr>
      <w:r>
        <w:t>Enterprise Role</w:t>
      </w:r>
    </w:p>
    <w:p w:rsidR="000D3A85" w:rsidP="00687D6E" w:rsidRDefault="000D3A85" w14:paraId="253FCE7A" w14:textId="77777777">
      <w:pPr>
        <w:pStyle w:val="ListParagraph"/>
        <w:numPr>
          <w:ilvl w:val="0"/>
          <w:numId w:val="45"/>
        </w:numPr>
      </w:pPr>
      <w:r>
        <w:t xml:space="preserve">In SSM this can be requested under ARS tab -&gt; Create/Modify Role </w:t>
      </w:r>
    </w:p>
    <w:p w:rsidRPr="005F2FF6" w:rsidR="000D3A85" w:rsidP="00687D6E" w:rsidRDefault="000D3A85" w14:paraId="1BE0E6DA" w14:textId="77777777">
      <w:pPr>
        <w:pStyle w:val="ListParagraph"/>
        <w:numPr>
          <w:ilvl w:val="0"/>
          <w:numId w:val="45"/>
        </w:numPr>
      </w:pPr>
      <w:r>
        <w:t>Role Modification Approval workflow</w:t>
      </w:r>
    </w:p>
    <w:p w:rsidR="000D3A85" w:rsidP="00687D6E" w:rsidRDefault="000D3A85" w14:paraId="1E050C71" w14:textId="77777777">
      <w:pPr>
        <w:pStyle w:val="ListParagraph"/>
        <w:numPr>
          <w:ilvl w:val="0"/>
          <w:numId w:val="46"/>
        </w:numPr>
      </w:pPr>
      <w:r>
        <w:t xml:space="preserve">It has two level approval </w:t>
      </w:r>
    </w:p>
    <w:p w:rsidR="000D3A85" w:rsidP="000D3A85" w:rsidRDefault="000D3A85" w14:paraId="42BB1D52" w14:textId="77777777">
      <w:pPr>
        <w:pStyle w:val="ListParagraph"/>
        <w:ind w:left="2160"/>
      </w:pPr>
      <w:r>
        <w:t>First level – User Group (Role Reviewer)</w:t>
      </w:r>
    </w:p>
    <w:p w:rsidRPr="005F488D" w:rsidR="000D3A85" w:rsidP="000D3A85" w:rsidRDefault="000D3A85" w14:paraId="1F60BD90" w14:textId="77777777">
      <w:pPr>
        <w:pStyle w:val="ListParagraph"/>
        <w:ind w:left="1440" w:firstLine="720"/>
      </w:pPr>
      <w:r>
        <w:t>Second level – Role Owner</w:t>
      </w:r>
    </w:p>
    <w:p w:rsidR="000D3A85" w:rsidP="000D3A85" w:rsidRDefault="000D3A85" w14:paraId="5D5510EE" w14:textId="77777777">
      <w:pPr>
        <w:pStyle w:val="ListParagraph"/>
        <w:ind w:left="0"/>
      </w:pPr>
      <w:r w:rsidR="000D3A85">
        <w:drawing>
          <wp:inline wp14:editId="041B9530" wp14:anchorId="42E4F97C">
            <wp:extent cx="6113216" cy="3295650"/>
            <wp:effectExtent l="0" t="0" r="1905" b="0"/>
            <wp:docPr id="12" name="Picture 12" title=""/>
            <wp:cNvGraphicFramePr>
              <a:graphicFrameLocks noChangeAspect="1"/>
            </wp:cNvGraphicFramePr>
            <a:graphic>
              <a:graphicData uri="http://schemas.openxmlformats.org/drawingml/2006/picture">
                <pic:pic>
                  <pic:nvPicPr>
                    <pic:cNvPr id="0" name="Picture 12"/>
                    <pic:cNvPicPr/>
                  </pic:nvPicPr>
                  <pic:blipFill>
                    <a:blip r:embed="Rad74452b277c4bf7">
                      <a:extLst>
                        <a:ext xmlns:a="http://schemas.openxmlformats.org/drawingml/2006/main" uri="{28A0092B-C50C-407E-A947-70E740481C1C}">
                          <a14:useLocalDpi val="0"/>
                        </a:ext>
                      </a:extLst>
                    </a:blip>
                    <a:stretch>
                      <a:fillRect/>
                    </a:stretch>
                  </pic:blipFill>
                  <pic:spPr>
                    <a:xfrm rot="0" flipH="0" flipV="0">
                      <a:off x="0" y="0"/>
                      <a:ext cx="6113216" cy="3295650"/>
                    </a:xfrm>
                    <a:prstGeom prst="rect">
                      <a:avLst/>
                    </a:prstGeom>
                  </pic:spPr>
                </pic:pic>
              </a:graphicData>
            </a:graphic>
          </wp:inline>
        </w:drawing>
      </w:r>
    </w:p>
    <w:p w:rsidR="000D3A85" w:rsidP="000D3A85" w:rsidRDefault="000D3A85" w14:paraId="23776F93" w14:textId="77777777">
      <w:pPr>
        <w:pStyle w:val="ListParagraph"/>
        <w:ind w:left="0"/>
      </w:pPr>
    </w:p>
    <w:p w:rsidR="000D3A85" w:rsidP="00687D6E" w:rsidRDefault="000D3A85" w14:paraId="38003092" w14:textId="77777777">
      <w:pPr>
        <w:pStyle w:val="Heading4"/>
        <w:numPr>
          <w:ilvl w:val="3"/>
          <w:numId w:val="17"/>
        </w:numPr>
      </w:pPr>
      <w:r>
        <w:lastRenderedPageBreak/>
        <w:t>Access Request</w:t>
      </w:r>
    </w:p>
    <w:p w:rsidR="000D3A85" w:rsidP="000D3A85" w:rsidRDefault="000D3A85" w14:paraId="7A542687" w14:textId="77777777">
      <w:r>
        <w:t>Under this section we are covering application/enterprise access role access request for end user</w:t>
      </w:r>
    </w:p>
    <w:p w:rsidR="000D3A85" w:rsidP="00687D6E" w:rsidRDefault="000D3A85" w14:paraId="095712EA" w14:textId="77777777">
      <w:pPr>
        <w:pStyle w:val="ListParagraph"/>
        <w:numPr>
          <w:ilvl w:val="0"/>
          <w:numId w:val="47"/>
        </w:numPr>
      </w:pPr>
      <w:r>
        <w:t>This request can be raised under ARS tab</w:t>
      </w:r>
    </w:p>
    <w:p w:rsidR="000D3A85" w:rsidP="00687D6E" w:rsidRDefault="000D3A85" w14:paraId="6C7D56E0" w14:textId="77777777">
      <w:pPr>
        <w:pStyle w:val="ListParagraph"/>
        <w:numPr>
          <w:ilvl w:val="0"/>
          <w:numId w:val="47"/>
        </w:numPr>
      </w:pPr>
      <w:r>
        <w:t>This request is associated with GRC SOD evaluation</w:t>
      </w:r>
    </w:p>
    <w:p w:rsidRPr="00797F81" w:rsidR="000D3A85" w:rsidP="00687D6E" w:rsidRDefault="000D3A85" w14:paraId="1F7AAE3D" w14:textId="77777777">
      <w:pPr>
        <w:pStyle w:val="ListParagraph"/>
        <w:numPr>
          <w:ilvl w:val="0"/>
          <w:numId w:val="47"/>
        </w:numPr>
      </w:pPr>
      <w:r>
        <w:t xml:space="preserve">For more details please refer section </w:t>
      </w:r>
      <w:hyperlink w:history="1" w:anchor="_SAP_GRC">
        <w:r w:rsidRPr="009C67A2">
          <w:rPr>
            <w:rStyle w:val="Hyperlink"/>
          </w:rPr>
          <w:t>6.8</w:t>
        </w:r>
      </w:hyperlink>
    </w:p>
    <w:p w:rsidR="000D3A85" w:rsidP="000D3A85" w:rsidRDefault="000D3A85" w14:paraId="407B0C23" w14:textId="77777777">
      <w:pPr>
        <w:pStyle w:val="Heading3"/>
      </w:pPr>
      <w:bookmarkStart w:name="_Toc33292581" w:id="68"/>
      <w:r>
        <w:t>Account De-provisioning</w:t>
      </w:r>
      <w:bookmarkEnd w:id="68"/>
    </w:p>
    <w:p w:rsidR="000D3A85" w:rsidP="00687D6E" w:rsidRDefault="000D3A85" w14:paraId="4B8D7A79" w14:textId="331A7E59">
      <w:pPr>
        <w:pStyle w:val="ListParagraph"/>
        <w:numPr>
          <w:ilvl w:val="0"/>
          <w:numId w:val="21"/>
        </w:numPr>
      </w:pPr>
      <w:r w:rsidRPr="000777EF">
        <w:t>Created ‘</w:t>
      </w:r>
      <w:r>
        <w:t>Terminate SAP Account</w:t>
      </w:r>
      <w:r w:rsidRPr="000777EF">
        <w:t xml:space="preserve"> Rule’ in </w:t>
      </w:r>
      <w:r w:rsidR="00120727">
        <w:t>Saviynt</w:t>
      </w:r>
      <w:r w:rsidRPr="000777EF">
        <w:t xml:space="preserve"> </w:t>
      </w:r>
    </w:p>
    <w:p w:rsidR="000D3A85" w:rsidP="00687D6E" w:rsidRDefault="000D3A85" w14:paraId="0DA0530B" w14:textId="77777777">
      <w:pPr>
        <w:pStyle w:val="ListParagraph"/>
        <w:numPr>
          <w:ilvl w:val="0"/>
          <w:numId w:val="21"/>
        </w:numPr>
      </w:pPr>
      <w:r>
        <w:t>On user terminated this rule will execute which will create the deprovision task for account</w:t>
      </w:r>
    </w:p>
    <w:p w:rsidR="000D3A85" w:rsidP="00687D6E" w:rsidRDefault="000D3A85" w14:paraId="5A9E93BA" w14:textId="77777777">
      <w:pPr>
        <w:pStyle w:val="ListParagraph"/>
        <w:numPr>
          <w:ilvl w:val="0"/>
          <w:numId w:val="21"/>
        </w:numPr>
      </w:pPr>
      <w:r>
        <w:t>After provisioning job, it will lock the account in SAP</w:t>
      </w:r>
    </w:p>
    <w:p w:rsidR="000D3A85" w:rsidP="00687D6E" w:rsidRDefault="000D3A85" w14:paraId="10963265" w14:textId="77777777">
      <w:pPr>
        <w:pStyle w:val="ListParagraph"/>
        <w:numPr>
          <w:ilvl w:val="0"/>
          <w:numId w:val="21"/>
        </w:numPr>
      </w:pPr>
      <w:r>
        <w:t>Terminate Account JSON</w:t>
      </w: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40"/>
      </w:tblGrid>
      <w:tr w:rsidR="000D3A85" w:rsidTr="00165FCD" w14:paraId="2C841664" w14:textId="77777777">
        <w:tc>
          <w:tcPr>
            <w:tcW w:w="9350" w:type="dxa"/>
          </w:tcPr>
          <w:p w:rsidRPr="00AF13CF" w:rsidR="000D3A85" w:rsidP="0037197C" w:rsidRDefault="000D3A85" w14:paraId="6D180EC7" w14:textId="77777777">
            <w:pPr>
              <w:pStyle w:val="ListParagraph"/>
            </w:pPr>
            <w:r w:rsidRPr="00AF13CF">
              <w:t>{ENDDATE}</w:t>
            </w:r>
          </w:p>
          <w:p w:rsidR="000D3A85" w:rsidP="0037197C" w:rsidRDefault="000D3A85" w14:paraId="4EFBCA13" w14:textId="77777777">
            <w:pPr>
              <w:ind w:left="360"/>
            </w:pPr>
          </w:p>
        </w:tc>
      </w:tr>
    </w:tbl>
    <w:p w:rsidR="000D3A85" w:rsidP="000D3A85" w:rsidRDefault="000D3A85" w14:paraId="75143214" w14:textId="77777777">
      <w:pPr>
        <w:pStyle w:val="Heading3"/>
      </w:pPr>
      <w:bookmarkStart w:name="_Toc33292582" w:id="69"/>
      <w:r w:rsidRPr="00A65321">
        <w:t>Account Re-Hire</w:t>
      </w:r>
      <w:bookmarkEnd w:id="69"/>
    </w:p>
    <w:p w:rsidR="000D3A85" w:rsidP="00687D6E" w:rsidRDefault="000D3A85" w14:paraId="22D23097" w14:textId="04AFA882">
      <w:pPr>
        <w:pStyle w:val="ListParagraph"/>
        <w:numPr>
          <w:ilvl w:val="0"/>
          <w:numId w:val="21"/>
        </w:numPr>
      </w:pPr>
      <w:r w:rsidRPr="000777EF">
        <w:t>Created ‘</w:t>
      </w:r>
      <w:r>
        <w:t>Re-hire SAP Account</w:t>
      </w:r>
      <w:r w:rsidRPr="000777EF">
        <w:t xml:space="preserve"> Rule’ in </w:t>
      </w:r>
      <w:r w:rsidR="00120727">
        <w:t>Saviynt</w:t>
      </w:r>
      <w:r w:rsidRPr="000777EF">
        <w:t xml:space="preserve"> </w:t>
      </w:r>
    </w:p>
    <w:p w:rsidR="000D3A85" w:rsidP="00687D6E" w:rsidRDefault="000D3A85" w14:paraId="749EC620" w14:textId="77777777">
      <w:pPr>
        <w:pStyle w:val="ListParagraph"/>
        <w:numPr>
          <w:ilvl w:val="0"/>
          <w:numId w:val="21"/>
        </w:numPr>
      </w:pPr>
      <w:r>
        <w:t>On user re-hire this rule will execute which will create the deprovision task for account</w:t>
      </w:r>
    </w:p>
    <w:p w:rsidR="000D3A85" w:rsidP="00687D6E" w:rsidRDefault="000D3A85" w14:paraId="0A23BF73" w14:textId="77777777">
      <w:pPr>
        <w:pStyle w:val="ListParagraph"/>
        <w:numPr>
          <w:ilvl w:val="0"/>
          <w:numId w:val="21"/>
        </w:numPr>
      </w:pPr>
      <w:r>
        <w:t>After provisioning job, it will activate the account in EC2</w:t>
      </w:r>
    </w:p>
    <w:p w:rsidR="000D3A85" w:rsidP="00687D6E" w:rsidRDefault="000D3A85" w14:paraId="18746224" w14:textId="77777777">
      <w:pPr>
        <w:pStyle w:val="ListParagraph"/>
        <w:numPr>
          <w:ilvl w:val="0"/>
          <w:numId w:val="21"/>
        </w:numPr>
      </w:pPr>
      <w:r>
        <w:t>Re-hire Account JSON</w:t>
      </w:r>
    </w:p>
    <w:p w:rsidR="000D3A85" w:rsidP="000D3A85" w:rsidRDefault="000D3A85" w14:paraId="43E5BDDE" w14:textId="77777777">
      <w:pPr>
        <w:pStyle w:val="ListParagraph"/>
      </w:pP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40"/>
      </w:tblGrid>
      <w:tr w:rsidR="000D3A85" w:rsidTr="00165FCD" w14:paraId="628B328A" w14:textId="77777777">
        <w:tc>
          <w:tcPr>
            <w:tcW w:w="9350" w:type="dxa"/>
          </w:tcPr>
          <w:p w:rsidRPr="00AF13CF" w:rsidR="000D3A85" w:rsidP="0037197C" w:rsidRDefault="000D3A85" w14:paraId="5FB1CFBA" w14:textId="77777777">
            <w:pPr>
              <w:pStyle w:val="ListParagraph"/>
            </w:pPr>
            <w:r w:rsidRPr="00AF13CF">
              <w:t>{</w:t>
            </w:r>
          </w:p>
          <w:p w:rsidRPr="00AF13CF" w:rsidR="000D3A85" w:rsidP="0037197C" w:rsidRDefault="000D3A85" w14:paraId="437B09DB" w14:textId="77777777">
            <w:pPr>
              <w:pStyle w:val="ListParagraph"/>
            </w:pPr>
            <w:r w:rsidRPr="00AF13CF">
              <w:tab/>
            </w:r>
            <w:r w:rsidRPr="00AF13CF">
              <w:t>"ADDRESS": {</w:t>
            </w:r>
          </w:p>
          <w:p w:rsidRPr="00AF13CF" w:rsidR="000D3A85" w:rsidP="0037197C" w:rsidRDefault="000D3A85" w14:paraId="6235F6FD" w14:textId="77777777">
            <w:pPr>
              <w:pStyle w:val="ListParagraph"/>
            </w:pPr>
            <w:r w:rsidRPr="00AF13CF">
              <w:tab/>
            </w:r>
            <w:r w:rsidRPr="00AF13CF">
              <w:tab/>
            </w:r>
            <w:r w:rsidRPr="00AF13CF">
              <w:t>"LASTNAME": "${user.lastname}",</w:t>
            </w:r>
          </w:p>
          <w:p w:rsidRPr="00AF13CF" w:rsidR="000D3A85" w:rsidP="0037197C" w:rsidRDefault="000D3A85" w14:paraId="4B513F58" w14:textId="77777777">
            <w:pPr>
              <w:pStyle w:val="ListParagraph"/>
            </w:pPr>
            <w:r w:rsidRPr="00AF13CF">
              <w:tab/>
            </w:r>
            <w:r w:rsidRPr="00AF13CF">
              <w:tab/>
            </w:r>
            <w:r w:rsidRPr="00AF13CF">
              <w:t>"FIRSTNAME": "${user.firstname}",</w:t>
            </w:r>
          </w:p>
          <w:p w:rsidRPr="00AF13CF" w:rsidR="000D3A85" w:rsidP="0037197C" w:rsidRDefault="000D3A85" w14:paraId="06F80158" w14:textId="77777777">
            <w:pPr>
              <w:pStyle w:val="ListParagraph"/>
            </w:pPr>
            <w:r w:rsidRPr="00AF13CF">
              <w:tab/>
            </w:r>
            <w:r w:rsidRPr="00AF13CF">
              <w:tab/>
            </w:r>
            <w:r w:rsidRPr="00AF13CF">
              <w:t>"E_MAIL": "${user.email}",</w:t>
            </w:r>
          </w:p>
          <w:p w:rsidRPr="00AF13CF" w:rsidR="000D3A85" w:rsidP="0037197C" w:rsidRDefault="000D3A85" w14:paraId="73582F6F" w14:textId="77777777">
            <w:pPr>
              <w:pStyle w:val="ListParagraph"/>
            </w:pPr>
            <w:r w:rsidRPr="00AF13CF">
              <w:tab/>
            </w:r>
            <w:r w:rsidRPr="00AF13CF">
              <w:tab/>
            </w:r>
            <w:r w:rsidRPr="00AF13CF">
              <w:t>"DEPARTMENT": "${if(user.departmentname !=null){user.departmentname} else {''}}",</w:t>
            </w:r>
          </w:p>
          <w:p w:rsidRPr="00AF13CF" w:rsidR="000D3A85" w:rsidP="0037197C" w:rsidRDefault="000D3A85" w14:paraId="1920A472" w14:textId="77777777">
            <w:pPr>
              <w:pStyle w:val="ListParagraph"/>
            </w:pPr>
            <w:r w:rsidRPr="00AF13CF">
              <w:tab/>
            </w:r>
            <w:r w:rsidRPr="00AF13CF">
              <w:tab/>
            </w:r>
            <w:r w:rsidRPr="00AF13CF">
              <w:t>"NAMCOUNTRY": "${if(user.country !=null){user.country} else {''}}",</w:t>
            </w:r>
          </w:p>
          <w:p w:rsidRPr="00AF13CF" w:rsidR="000D3A85" w:rsidP="0037197C" w:rsidRDefault="000D3A85" w14:paraId="14516B47" w14:textId="77777777">
            <w:pPr>
              <w:pStyle w:val="ListParagraph"/>
            </w:pPr>
            <w:r w:rsidRPr="00AF13CF">
              <w:tab/>
            </w:r>
            <w:r w:rsidRPr="00AF13CF">
              <w:tab/>
            </w:r>
            <w:r w:rsidRPr="00AF13CF">
              <w:t>"COMM_TYPE": "INT",</w:t>
            </w:r>
          </w:p>
          <w:p w:rsidRPr="00AF13CF" w:rsidR="000D3A85" w:rsidP="0037197C" w:rsidRDefault="000D3A85" w14:paraId="128D4FAC" w14:textId="77777777">
            <w:pPr>
              <w:pStyle w:val="ListParagraph"/>
            </w:pPr>
            <w:r w:rsidRPr="00AF13CF">
              <w:tab/>
            </w:r>
            <w:r w:rsidRPr="00AF13CF">
              <w:tab/>
            </w:r>
            <w:r w:rsidRPr="00AF13CF">
              <w:t>"TEL1_NUMBR": "${if(user.phonenumber !=null){user.phonenumber} else {''}}",</w:t>
            </w:r>
          </w:p>
          <w:p w:rsidRPr="00AF13CF" w:rsidR="000D3A85" w:rsidP="0037197C" w:rsidRDefault="000D3A85" w14:paraId="52363AE5" w14:textId="77777777">
            <w:pPr>
              <w:pStyle w:val="ListParagraph"/>
            </w:pPr>
            <w:r w:rsidRPr="00AF13CF">
              <w:tab/>
            </w:r>
            <w:r w:rsidRPr="00AF13CF">
              <w:tab/>
            </w:r>
            <w:r w:rsidRPr="00AF13CF">
              <w:t>"TEL1_EXT": "${if(user.customproperty25 !=null){user.customproperty25} else {''}}",</w:t>
            </w:r>
          </w:p>
          <w:p w:rsidRPr="00AF13CF" w:rsidR="000D3A85" w:rsidP="0037197C" w:rsidRDefault="000D3A85" w14:paraId="057E52FD" w14:textId="77777777">
            <w:pPr>
              <w:pStyle w:val="ListParagraph"/>
            </w:pPr>
            <w:r w:rsidRPr="00AF13CF">
              <w:tab/>
            </w:r>
            <w:r w:rsidRPr="00AF13CF">
              <w:tab/>
            </w:r>
            <w:r w:rsidRPr="00AF13CF">
              <w:t>"ROOM_NO_P": "${if(user.customproperty26 !=null){user.customproperty26} else {''}}"</w:t>
            </w:r>
          </w:p>
          <w:p w:rsidRPr="00AF13CF" w:rsidR="000D3A85" w:rsidP="0037197C" w:rsidRDefault="000D3A85" w14:paraId="5A4267AF" w14:textId="77777777">
            <w:pPr>
              <w:pStyle w:val="ListParagraph"/>
            </w:pPr>
            <w:r w:rsidRPr="00AF13CF">
              <w:tab/>
            </w:r>
            <w:r w:rsidRPr="00AF13CF">
              <w:t>},</w:t>
            </w:r>
          </w:p>
          <w:p w:rsidRPr="00AF13CF" w:rsidR="000D3A85" w:rsidP="0037197C" w:rsidRDefault="000D3A85" w14:paraId="4090921F" w14:textId="77777777">
            <w:pPr>
              <w:pStyle w:val="ListParagraph"/>
            </w:pPr>
            <w:r w:rsidRPr="00AF13CF">
              <w:tab/>
            </w:r>
            <w:r w:rsidRPr="00AF13CF">
              <w:t>"LOGONDATA": {</w:t>
            </w:r>
          </w:p>
          <w:p w:rsidRPr="00AF13CF" w:rsidR="000D3A85" w:rsidP="0037197C" w:rsidRDefault="000D3A85" w14:paraId="0542782C" w14:textId="77777777">
            <w:pPr>
              <w:pStyle w:val="ListParagraph"/>
            </w:pPr>
            <w:r w:rsidRPr="00AF13CF">
              <w:tab/>
            </w:r>
            <w:r w:rsidRPr="00AF13CF">
              <w:tab/>
            </w:r>
            <w:r w:rsidRPr="00AF13CF">
              <w:t>"USTYP": "A",</w:t>
            </w:r>
          </w:p>
          <w:p w:rsidRPr="00AF13CF" w:rsidR="000D3A85" w:rsidP="0037197C" w:rsidRDefault="000D3A85" w14:paraId="6208D958" w14:textId="77777777">
            <w:pPr>
              <w:pStyle w:val="ListParagraph"/>
            </w:pPr>
            <w:r w:rsidRPr="00AF13CF">
              <w:tab/>
            </w:r>
            <w:r w:rsidRPr="00AF13CF">
              <w:tab/>
            </w:r>
            <w:r w:rsidRPr="00AF13CF">
              <w:t>"GLTGB": "99991231",</w:t>
            </w:r>
          </w:p>
          <w:p w:rsidRPr="00AF13CF" w:rsidR="000D3A85" w:rsidP="0037197C" w:rsidRDefault="000D3A85" w14:paraId="0886E900" w14:textId="77777777">
            <w:pPr>
              <w:pStyle w:val="ListParagraph"/>
            </w:pPr>
            <w:r w:rsidRPr="00AF13CF">
              <w:lastRenderedPageBreak/>
              <w:tab/>
            </w:r>
            <w:r w:rsidRPr="00AF13CF">
              <w:tab/>
            </w:r>
            <w:r w:rsidRPr="00AF13CF">
              <w:t>"GLTGV": "${if(user.startdate!=null){new java.text.SimpleDateFormat('yyyyMMdd').format(user.startdate)}else {new java.text.SimpleDateFormat('yyyyMMdd').format(new Date())}}",</w:t>
            </w:r>
          </w:p>
          <w:p w:rsidRPr="00AF13CF" w:rsidR="000D3A85" w:rsidP="0037197C" w:rsidRDefault="000D3A85" w14:paraId="3AA56B49" w14:textId="77777777">
            <w:pPr>
              <w:pStyle w:val="ListParagraph"/>
            </w:pPr>
            <w:r w:rsidRPr="00AF13CF">
              <w:tab/>
            </w:r>
            <w:r w:rsidRPr="00AF13CF">
              <w:tab/>
            </w:r>
            <w:r w:rsidRPr="00AF13CF">
              <w:t>"TZONE": "EST",</w:t>
            </w:r>
          </w:p>
          <w:p w:rsidRPr="00AF13CF" w:rsidR="000D3A85" w:rsidP="0037197C" w:rsidRDefault="000D3A85" w14:paraId="77119187" w14:textId="77777777">
            <w:pPr>
              <w:pStyle w:val="ListParagraph"/>
            </w:pPr>
            <w:r w:rsidRPr="00AF13CF">
              <w:tab/>
            </w:r>
            <w:r w:rsidRPr="00AF13CF">
              <w:tab/>
            </w:r>
            <w:r w:rsidRPr="00AF13CF">
              <w:t>"CLASS": "END_USER"</w:t>
            </w:r>
          </w:p>
          <w:p w:rsidRPr="00AF13CF" w:rsidR="000D3A85" w:rsidP="0037197C" w:rsidRDefault="000D3A85" w14:paraId="7808E937" w14:textId="77777777">
            <w:pPr>
              <w:pStyle w:val="ListParagraph"/>
            </w:pPr>
            <w:r w:rsidRPr="00AF13CF">
              <w:tab/>
            </w:r>
            <w:r w:rsidRPr="00AF13CF">
              <w:t>},</w:t>
            </w:r>
          </w:p>
          <w:p w:rsidRPr="00AF13CF" w:rsidR="000D3A85" w:rsidP="0037197C" w:rsidRDefault="000D3A85" w14:paraId="08E7E8E2" w14:textId="77777777">
            <w:pPr>
              <w:pStyle w:val="ListParagraph"/>
            </w:pPr>
            <w:r w:rsidRPr="00AF13CF">
              <w:tab/>
            </w:r>
            <w:r w:rsidRPr="00AF13CF">
              <w:t>"PASSWORD": {</w:t>
            </w:r>
          </w:p>
          <w:p w:rsidRPr="00AF13CF" w:rsidR="000D3A85" w:rsidP="0037197C" w:rsidRDefault="000D3A85" w14:paraId="43DDC9FE" w14:textId="77777777">
            <w:pPr>
              <w:pStyle w:val="ListParagraph"/>
            </w:pPr>
            <w:r w:rsidRPr="00AF13CF">
              <w:tab/>
            </w:r>
            <w:r w:rsidRPr="00AF13CF">
              <w:tab/>
            </w:r>
            <w:r w:rsidRPr="00AF13CF">
              <w:t>"BAPIPWD": "${if(user.customproperty2 !=null){'Wel_2M$'+user.customproperty2}}"</w:t>
            </w:r>
          </w:p>
          <w:p w:rsidRPr="00AF13CF" w:rsidR="000D3A85" w:rsidP="0037197C" w:rsidRDefault="000D3A85" w14:paraId="2E9AEF57" w14:textId="77777777">
            <w:pPr>
              <w:pStyle w:val="ListParagraph"/>
            </w:pPr>
            <w:r w:rsidRPr="00AF13CF">
              <w:tab/>
            </w:r>
            <w:r w:rsidRPr="00AF13CF">
              <w:t>},</w:t>
            </w:r>
          </w:p>
          <w:p w:rsidRPr="00AF13CF" w:rsidR="000D3A85" w:rsidP="0037197C" w:rsidRDefault="000D3A85" w14:paraId="08DC9CD3" w14:textId="77777777">
            <w:pPr>
              <w:pStyle w:val="ListParagraph"/>
            </w:pPr>
            <w:r w:rsidRPr="00AF13CF">
              <w:tab/>
            </w:r>
            <w:r w:rsidRPr="00AF13CF">
              <w:t>"UCLASSX": {</w:t>
            </w:r>
          </w:p>
          <w:p w:rsidRPr="00AF13CF" w:rsidR="000D3A85" w:rsidP="0037197C" w:rsidRDefault="000D3A85" w14:paraId="1278F152" w14:textId="77777777">
            <w:pPr>
              <w:pStyle w:val="ListParagraph"/>
            </w:pPr>
            <w:r w:rsidRPr="00AF13CF">
              <w:tab/>
            </w:r>
            <w:r w:rsidRPr="00AF13CF">
              <w:tab/>
            </w:r>
            <w:r w:rsidRPr="00AF13CF">
              <w:t>"UCLASS": "X"</w:t>
            </w:r>
          </w:p>
          <w:p w:rsidRPr="00AF13CF" w:rsidR="000D3A85" w:rsidP="0037197C" w:rsidRDefault="000D3A85" w14:paraId="44CE7FC6" w14:textId="77777777">
            <w:pPr>
              <w:pStyle w:val="ListParagraph"/>
            </w:pPr>
            <w:r w:rsidRPr="00AF13CF">
              <w:tab/>
            </w:r>
            <w:r w:rsidRPr="00AF13CF">
              <w:t>}</w:t>
            </w:r>
          </w:p>
          <w:p w:rsidRPr="00AF13CF" w:rsidR="000D3A85" w:rsidP="0037197C" w:rsidRDefault="000D3A85" w14:paraId="4108B67B" w14:textId="77777777">
            <w:pPr>
              <w:pStyle w:val="ListParagraph"/>
            </w:pPr>
            <w:r w:rsidRPr="00AF13CF">
              <w:tab/>
            </w:r>
          </w:p>
          <w:p w:rsidR="000D3A85" w:rsidP="0037197C" w:rsidRDefault="000D3A85" w14:paraId="064D6793" w14:textId="77777777">
            <w:pPr>
              <w:pStyle w:val="ListParagraph"/>
              <w:ind w:left="0"/>
            </w:pPr>
            <w:r w:rsidRPr="00AF13CF">
              <w:t>}</w:t>
            </w:r>
          </w:p>
        </w:tc>
      </w:tr>
    </w:tbl>
    <w:p w:rsidRPr="003A683B" w:rsidR="000D3A85" w:rsidP="000D3A85" w:rsidRDefault="000D3A85" w14:paraId="111EC48F" w14:textId="77777777"/>
    <w:p w:rsidR="000D3A85" w:rsidP="000D3A85" w:rsidRDefault="000D3A85" w14:paraId="64674F0E" w14:textId="77777777">
      <w:pPr>
        <w:pStyle w:val="Heading3"/>
      </w:pPr>
      <w:bookmarkStart w:name="_Toc33292583" w:id="70"/>
      <w:r>
        <w:t>Account Target recon</w:t>
      </w:r>
      <w:bookmarkEnd w:id="70"/>
    </w:p>
    <w:p w:rsidR="000D3A85" w:rsidP="00687D6E" w:rsidRDefault="000D3A85" w14:paraId="6A50B343" w14:textId="77777777">
      <w:pPr>
        <w:pStyle w:val="ListParagraph"/>
        <w:numPr>
          <w:ilvl w:val="0"/>
          <w:numId w:val="22"/>
        </w:numPr>
      </w:pPr>
      <w:r>
        <w:t>Created Target recon job to import data from below SAP tables</w:t>
      </w:r>
    </w:p>
    <w:p w:rsidR="000D3A85" w:rsidP="00687D6E" w:rsidRDefault="000D3A85" w14:paraId="34F9EFC0" w14:textId="77777777">
      <w:pPr>
        <w:pStyle w:val="ListParagraph"/>
        <w:numPr>
          <w:ilvl w:val="0"/>
          <w:numId w:val="22"/>
        </w:numPr>
      </w:pPr>
      <w:r>
        <w:t xml:space="preserve">Job – </w:t>
      </w:r>
      <w:r w:rsidRPr="00EE4F04">
        <w:t>SAP</w:t>
      </w:r>
      <w:r>
        <w:t>EC2</w:t>
      </w:r>
      <w:r w:rsidRPr="00EE4F04">
        <w:t>IMPORT</w:t>
      </w:r>
    </w:p>
    <w:p w:rsidR="000D3A85" w:rsidP="00687D6E" w:rsidRDefault="000D3A85" w14:paraId="736F6D7E" w14:textId="77777777">
      <w:pPr>
        <w:pStyle w:val="ListParagraph"/>
        <w:numPr>
          <w:ilvl w:val="0"/>
          <w:numId w:val="22"/>
        </w:numPr>
      </w:pPr>
      <w:r>
        <w:t xml:space="preserve">Tables - </w:t>
      </w:r>
      <w:r w:rsidRPr="00EE4F04">
        <w:t>USR02,</w:t>
      </w:r>
      <w:r>
        <w:t xml:space="preserve"> </w:t>
      </w:r>
      <w:r w:rsidRPr="00EE4F04">
        <w:t>AGR_TEXTS,</w:t>
      </w:r>
      <w:r>
        <w:t xml:space="preserve"> </w:t>
      </w:r>
      <w:r w:rsidRPr="00EE4F04">
        <w:t>AGR_USERS</w:t>
      </w:r>
    </w:p>
    <w:p w:rsidRPr="00C8509B" w:rsidR="000D3A85" w:rsidP="000D3A85" w:rsidRDefault="000D3A85" w14:paraId="14C86553" w14:textId="77777777">
      <w:pPr>
        <w:pStyle w:val="ListParagraph"/>
      </w:pPr>
    </w:p>
    <w:p w:rsidR="000D3A85" w:rsidP="00687D6E" w:rsidRDefault="000D3A85" w14:paraId="66E3E004" w14:textId="77777777">
      <w:pPr>
        <w:pStyle w:val="Heading4"/>
        <w:numPr>
          <w:ilvl w:val="3"/>
          <w:numId w:val="17"/>
        </w:numPr>
      </w:pPr>
      <w:r>
        <w:t>Correlation link</w:t>
      </w:r>
    </w:p>
    <w:p w:rsidR="000D3A85" w:rsidP="00687D6E" w:rsidRDefault="000D3A85" w14:paraId="4F15E281" w14:textId="77777777">
      <w:pPr>
        <w:pStyle w:val="ListParagraph"/>
        <w:numPr>
          <w:ilvl w:val="0"/>
          <w:numId w:val="23"/>
        </w:numPr>
      </w:pPr>
      <w:r>
        <w:rPr>
          <w:noProof/>
        </w:rPr>
        <mc:AlternateContent>
          <mc:Choice Requires="wps">
            <w:drawing>
              <wp:anchor distT="0" distB="0" distL="114300" distR="114300" simplePos="0" relativeHeight="251658250" behindDoc="0" locked="0" layoutInCell="1" allowOverlap="1" wp14:anchorId="75FDCA7E" wp14:editId="244E2BED">
                <wp:simplePos x="0" y="0"/>
                <wp:positionH relativeFrom="column">
                  <wp:posOffset>2514600</wp:posOffset>
                </wp:positionH>
                <wp:positionV relativeFrom="paragraph">
                  <wp:posOffset>81915</wp:posOffset>
                </wp:positionV>
                <wp:extent cx="441960" cy="0"/>
                <wp:effectExtent l="38100" t="76200" r="15240" b="95250"/>
                <wp:wrapNone/>
                <wp:docPr id="8" name="Straight Arrow Connector 8"/>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39FDFE87">
              <v:shape id="Straight Arrow Connector 8" style="position:absolute;margin-left:198pt;margin-top:6.45pt;width:34.8pt;height:0;z-index:251661326;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" w14:anchorId="4A6EA25D">
                <v:stroke startarrow="block" endarrow="block"/>
              </v:shape>
            </w:pict>
          </mc:Fallback>
        </mc:AlternateContent>
      </w:r>
      <w:r>
        <w:t>Customproperty6(SAP Account ID)                   AccountName</w:t>
      </w:r>
    </w:p>
    <w:p w:rsidR="000D3A85" w:rsidP="000D3A85" w:rsidRDefault="000D3A85" w14:paraId="159F3BAB" w14:textId="77777777"/>
    <w:p w:rsidR="000D3A85" w:rsidP="000D3A85" w:rsidRDefault="000D3A85" w14:paraId="18C0C991" w14:textId="77777777">
      <w:pPr>
        <w:pStyle w:val="Heading2"/>
      </w:pPr>
      <w:bookmarkStart w:name="_Toc33292584" w:id="71"/>
      <w:r>
        <w:t>SAP GRD</w:t>
      </w:r>
      <w:bookmarkEnd w:id="71"/>
    </w:p>
    <w:p w:rsidR="000D3A85" w:rsidP="000D3A85" w:rsidRDefault="000D3A85" w14:paraId="37018D3A" w14:textId="77777777">
      <w:r>
        <w:t>MPC has SAP GRD as of one of the target system. In this application SSM will provision all Employee to the GRD along with access roles.</w:t>
      </w:r>
    </w:p>
    <w:p w:rsidR="000D3A85" w:rsidP="000D3A85" w:rsidRDefault="000D3A85" w14:paraId="5193C3D5" w14:textId="792EF70E">
      <w:r>
        <w:t>SSM uses the Out of the box SAP connector to perform all the joiner/Mover/Leaver use cases.</w:t>
      </w:r>
    </w:p>
    <w:p w:rsidR="002B1C79" w:rsidP="000D3A85" w:rsidRDefault="002B1C79" w14:paraId="19C8D39E" w14:textId="486B0DDE"/>
    <w:p w:rsidR="002B1C79" w:rsidP="000D3A85" w:rsidRDefault="002B1C79" w14:paraId="4DFFE3B3" w14:textId="4E242A18"/>
    <w:p w:rsidR="002B1C79" w:rsidP="000D3A85" w:rsidRDefault="002B1C79" w14:paraId="5C6FA7E5" w14:textId="41E78820"/>
    <w:p w:rsidRPr="005F2FF6" w:rsidR="002B1C79" w:rsidP="000D3A85" w:rsidRDefault="002B1C79" w14:paraId="6A5E1315" w14:textId="77777777"/>
    <w:p w:rsidR="000D3A85" w:rsidP="000D3A85" w:rsidRDefault="000D3A85" w14:paraId="2CCCB372" w14:textId="77777777">
      <w:pPr>
        <w:pStyle w:val="Heading3"/>
      </w:pPr>
      <w:bookmarkStart w:name="_Toc33292585" w:id="72"/>
      <w:r>
        <w:lastRenderedPageBreak/>
        <w:t>Integration Design</w:t>
      </w:r>
      <w:bookmarkEnd w:id="72"/>
    </w:p>
    <w:p w:rsidRPr="007D1ACD" w:rsidR="000D3A85" w:rsidP="000D3A85" w:rsidRDefault="000D3A85" w14:paraId="40DCC6F3" w14:textId="77777777">
      <w:r w:rsidR="000D3A85">
        <w:drawing>
          <wp:inline wp14:editId="72EE7F03" wp14:anchorId="65F7E927">
            <wp:extent cx="5943600" cy="2124710"/>
            <wp:effectExtent l="0" t="0" r="0" b="8890"/>
            <wp:docPr id="2020553769" name="Picture 3" title=""/>
            <wp:cNvGraphicFramePr>
              <a:graphicFrameLocks noChangeAspect="1"/>
            </wp:cNvGraphicFramePr>
            <a:graphic>
              <a:graphicData uri="http://schemas.openxmlformats.org/drawingml/2006/picture">
                <pic:pic>
                  <pic:nvPicPr>
                    <pic:cNvPr id="0" name="Picture 3"/>
                    <pic:cNvPicPr/>
                  </pic:nvPicPr>
                  <pic:blipFill>
                    <a:blip r:embed="R65fd068545e2482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124710"/>
                    </a:xfrm>
                    <a:prstGeom prst="rect">
                      <a:avLst/>
                    </a:prstGeom>
                  </pic:spPr>
                </pic:pic>
              </a:graphicData>
            </a:graphic>
          </wp:inline>
        </w:drawing>
      </w:r>
    </w:p>
    <w:p w:rsidR="000D3A85" w:rsidP="000D3A85" w:rsidRDefault="000D3A85" w14:paraId="70C9278C" w14:textId="77777777">
      <w:pPr>
        <w:pStyle w:val="Heading3"/>
      </w:pPr>
      <w:bookmarkStart w:name="_Toc33292586" w:id="73"/>
      <w:r>
        <w:t>Connection Details</w:t>
      </w:r>
      <w:bookmarkEnd w:id="73"/>
    </w:p>
    <w:p w:rsidRPr="00AF13CF" w:rsidR="000D3A85" w:rsidP="000D3A85" w:rsidRDefault="000D3A85" w14:paraId="6FFF2CCD" w14:textId="77777777">
      <w:r w:rsidRPr="0079677A">
        <w:t>Following are the connection parameters configured</w:t>
      </w:r>
      <w:r>
        <w:t xml:space="preserve"> in SSM</w:t>
      </w:r>
    </w:p>
    <w:tbl>
      <w:tblPr>
        <w:tblW w:w="5215" w:type="dxa"/>
        <w:tblInd w:w="13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55"/>
        <w:gridCol w:w="2160"/>
      </w:tblGrid>
      <w:tr w:rsidR="000D3A85" w:rsidTr="002B1C79" w14:paraId="1232F5ED" w14:textId="77777777">
        <w:tc>
          <w:tcPr>
            <w:tcW w:w="3055" w:type="dxa"/>
            <w:shd w:val="clear" w:color="auto" w:fill="FF0066"/>
          </w:tcPr>
          <w:p w:rsidRPr="003A5A84" w:rsidR="000D3A85" w:rsidP="0037197C" w:rsidRDefault="000D3A85" w14:paraId="2B66B9EC" w14:textId="77777777">
            <w:pPr>
              <w:jc w:val="center"/>
              <w:rPr>
                <w:color w:val="FFFFFF" w:themeColor="background1"/>
              </w:rPr>
            </w:pPr>
            <w:r w:rsidRPr="003A5A84">
              <w:rPr>
                <w:color w:val="FFFFFF" w:themeColor="background1"/>
              </w:rPr>
              <w:t>Connection Properties</w:t>
            </w:r>
          </w:p>
        </w:tc>
        <w:tc>
          <w:tcPr>
            <w:tcW w:w="2160" w:type="dxa"/>
            <w:shd w:val="clear" w:color="auto" w:fill="FF0066"/>
          </w:tcPr>
          <w:p w:rsidRPr="0023638B" w:rsidR="000D3A85" w:rsidP="0037197C" w:rsidRDefault="000D3A85" w14:paraId="1EF7598B" w14:textId="77777777">
            <w:pPr>
              <w:tabs>
                <w:tab w:val="center" w:pos="2215"/>
              </w:tabs>
              <w:jc w:val="center"/>
              <w:rPr>
                <w:color w:val="FF0000"/>
              </w:rPr>
            </w:pPr>
            <w:r w:rsidRPr="003A5A84">
              <w:rPr>
                <w:color w:val="FFFFFF" w:themeColor="background1"/>
              </w:rPr>
              <w:t>Value</w:t>
            </w:r>
          </w:p>
        </w:tc>
      </w:tr>
    </w:tbl>
    <w:tbl>
      <w:tblPr>
        <w:tblStyle w:val="TableGrid"/>
        <w:tblW w:w="0" w:type="auto"/>
        <w:tblInd w:w="1327" w:type="dxa"/>
        <w:tblLook w:val="04A0" w:firstRow="1" w:lastRow="0" w:firstColumn="1" w:lastColumn="0" w:noHBand="0" w:noVBand="1"/>
      </w:tblPr>
      <w:tblGrid>
        <w:gridCol w:w="3055"/>
        <w:gridCol w:w="2160"/>
      </w:tblGrid>
      <w:tr w:rsidR="000D3A85" w:rsidTr="002B1C79" w14:paraId="054D67FD" w14:textId="77777777">
        <w:tc>
          <w:tcPr>
            <w:tcW w:w="3055" w:type="dxa"/>
            <w:vAlign w:val="bottom"/>
          </w:tcPr>
          <w:p w:rsidR="000D3A85" w:rsidP="0037197C" w:rsidRDefault="000D3A85" w14:paraId="48114310" w14:textId="77777777">
            <w:r>
              <w:rPr>
                <w:rFonts w:ascii="Arial" w:hAnsi="Arial" w:cs="Arial"/>
                <w:color w:val="000000"/>
                <w:sz w:val="20"/>
                <w:szCs w:val="20"/>
              </w:rPr>
              <w:t>URL</w:t>
            </w:r>
          </w:p>
        </w:tc>
        <w:tc>
          <w:tcPr>
            <w:tcW w:w="2160" w:type="dxa"/>
            <w:vAlign w:val="bottom"/>
          </w:tcPr>
          <w:p w:rsidR="000D3A85" w:rsidP="0037197C" w:rsidRDefault="000D3A85" w14:paraId="59469EF8" w14:textId="77777777">
            <w:r w:rsidRPr="00717446">
              <w:rPr>
                <w:rFonts w:ascii="Calibri" w:hAnsi="Calibri" w:cs="Calibri"/>
                <w:color w:val="000000"/>
              </w:rPr>
              <w:t>grd.mgroupnet.com</w:t>
            </w:r>
          </w:p>
        </w:tc>
      </w:tr>
      <w:tr w:rsidR="000D3A85" w:rsidTr="002B1C79" w14:paraId="19AFE000" w14:textId="77777777">
        <w:tc>
          <w:tcPr>
            <w:tcW w:w="3055" w:type="dxa"/>
            <w:vAlign w:val="bottom"/>
          </w:tcPr>
          <w:p w:rsidR="000D3A85" w:rsidP="0037197C" w:rsidRDefault="000D3A85" w14:paraId="059B0ADD" w14:textId="77777777">
            <w:r>
              <w:rPr>
                <w:rFonts w:ascii="Arial" w:hAnsi="Arial" w:cs="Arial"/>
                <w:color w:val="000000"/>
                <w:sz w:val="20"/>
                <w:szCs w:val="20"/>
              </w:rPr>
              <w:t>Username</w:t>
            </w:r>
          </w:p>
        </w:tc>
        <w:tc>
          <w:tcPr>
            <w:tcW w:w="2160" w:type="dxa"/>
            <w:vAlign w:val="bottom"/>
          </w:tcPr>
          <w:p w:rsidR="000D3A85" w:rsidP="0037197C" w:rsidRDefault="000D3A85" w14:paraId="27FC6B5F" w14:textId="77777777">
            <w:r w:rsidRPr="001D3373">
              <w:t>IAM_SAP_D</w:t>
            </w:r>
          </w:p>
        </w:tc>
      </w:tr>
      <w:tr w:rsidR="000D3A85" w:rsidTr="002B1C79" w14:paraId="13840C93" w14:textId="77777777">
        <w:tc>
          <w:tcPr>
            <w:tcW w:w="3055" w:type="dxa"/>
            <w:vAlign w:val="bottom"/>
          </w:tcPr>
          <w:p w:rsidR="000D3A85" w:rsidP="0037197C" w:rsidRDefault="000D3A85" w14:paraId="0B31143B" w14:textId="77777777">
            <w:r>
              <w:rPr>
                <w:rFonts w:ascii="Arial" w:hAnsi="Arial" w:cs="Arial"/>
                <w:color w:val="000000"/>
                <w:sz w:val="20"/>
                <w:szCs w:val="20"/>
              </w:rPr>
              <w:t>Group</w:t>
            </w:r>
          </w:p>
        </w:tc>
        <w:tc>
          <w:tcPr>
            <w:tcW w:w="2160" w:type="dxa"/>
            <w:vAlign w:val="bottom"/>
          </w:tcPr>
          <w:p w:rsidR="000D3A85" w:rsidP="0037197C" w:rsidRDefault="000D3A85" w14:paraId="74E1BFB2" w14:textId="77777777">
            <w:r w:rsidRPr="001D3373">
              <w:t>IDM_RFC</w:t>
            </w:r>
          </w:p>
        </w:tc>
      </w:tr>
      <w:tr w:rsidR="000D3A85" w:rsidTr="002B1C79" w14:paraId="3D499BE8" w14:textId="77777777">
        <w:tc>
          <w:tcPr>
            <w:tcW w:w="3055" w:type="dxa"/>
            <w:vAlign w:val="bottom"/>
          </w:tcPr>
          <w:p w:rsidR="000D3A85" w:rsidP="0037197C" w:rsidRDefault="000D3A85" w14:paraId="4BE30F16" w14:textId="77777777">
            <w:r>
              <w:rPr>
                <w:rFonts w:ascii="Arial" w:hAnsi="Arial" w:cs="Arial"/>
                <w:color w:val="000000"/>
                <w:sz w:val="20"/>
                <w:szCs w:val="20"/>
              </w:rPr>
              <w:t>R3 Name</w:t>
            </w:r>
          </w:p>
        </w:tc>
        <w:tc>
          <w:tcPr>
            <w:tcW w:w="2160" w:type="dxa"/>
            <w:vAlign w:val="bottom"/>
          </w:tcPr>
          <w:p w:rsidR="000D3A85" w:rsidP="0037197C" w:rsidRDefault="000D3A85" w14:paraId="60C694DC" w14:textId="77777777">
            <w:r>
              <w:t>GRD</w:t>
            </w:r>
          </w:p>
        </w:tc>
      </w:tr>
      <w:tr w:rsidR="000D3A85" w:rsidTr="002B1C79" w14:paraId="27C8310A" w14:textId="77777777">
        <w:tc>
          <w:tcPr>
            <w:tcW w:w="3055" w:type="dxa"/>
            <w:vAlign w:val="bottom"/>
          </w:tcPr>
          <w:p w:rsidR="000D3A85" w:rsidP="0037197C" w:rsidRDefault="000D3A85" w14:paraId="4BEEE0E8" w14:textId="77777777">
            <w:r>
              <w:t>Client Number</w:t>
            </w:r>
          </w:p>
        </w:tc>
        <w:tc>
          <w:tcPr>
            <w:tcW w:w="2160" w:type="dxa"/>
            <w:vAlign w:val="bottom"/>
          </w:tcPr>
          <w:p w:rsidR="000D3A85" w:rsidP="0037197C" w:rsidRDefault="000D3A85" w14:paraId="26370504" w14:textId="77777777">
            <w:r w:rsidRPr="001D3373">
              <w:rPr>
                <w:rFonts w:ascii="Calibri" w:hAnsi="Calibri" w:cs="Calibri"/>
                <w:color w:val="000000"/>
              </w:rPr>
              <w:t>100</w:t>
            </w:r>
          </w:p>
        </w:tc>
      </w:tr>
      <w:tr w:rsidR="000D3A85" w:rsidTr="002B1C79" w14:paraId="10A5A4F5" w14:textId="77777777">
        <w:tc>
          <w:tcPr>
            <w:tcW w:w="3055" w:type="dxa"/>
            <w:vAlign w:val="bottom"/>
          </w:tcPr>
          <w:p w:rsidR="000D3A85" w:rsidP="0037197C" w:rsidRDefault="000D3A85" w14:paraId="460E0428" w14:textId="77777777">
            <w:r>
              <w:rPr>
                <w:rFonts w:ascii="Arial" w:hAnsi="Arial" w:cs="Arial"/>
                <w:color w:val="000000"/>
                <w:sz w:val="20"/>
                <w:szCs w:val="20"/>
              </w:rPr>
              <w:t>System Number</w:t>
            </w:r>
          </w:p>
        </w:tc>
        <w:tc>
          <w:tcPr>
            <w:tcW w:w="2160" w:type="dxa"/>
          </w:tcPr>
          <w:p w:rsidR="000D3A85" w:rsidP="0037197C" w:rsidRDefault="000D3A85" w14:paraId="22C23CDD" w14:textId="77777777">
            <w:r w:rsidRPr="001D3373">
              <w:t>00</w:t>
            </w:r>
          </w:p>
        </w:tc>
      </w:tr>
      <w:tr w:rsidR="000D3A85" w:rsidTr="002B1C79" w14:paraId="7500BBDF" w14:textId="77777777">
        <w:tc>
          <w:tcPr>
            <w:tcW w:w="3055" w:type="dxa"/>
            <w:vAlign w:val="bottom"/>
          </w:tcPr>
          <w:p w:rsidR="000D3A85" w:rsidP="0037197C" w:rsidRDefault="000D3A85" w14:paraId="3DB60719" w14:textId="77777777">
            <w:r>
              <w:t>Message Server Port</w:t>
            </w:r>
          </w:p>
        </w:tc>
        <w:tc>
          <w:tcPr>
            <w:tcW w:w="2160" w:type="dxa"/>
          </w:tcPr>
          <w:p w:rsidRPr="00357168" w:rsidR="000D3A85" w:rsidP="0037197C" w:rsidRDefault="000D3A85" w14:paraId="0B3B177D" w14:textId="77777777">
            <w:pPr>
              <w:rPr>
                <w:rFonts w:ascii="Calibri" w:hAnsi="Calibri" w:cs="Calibri"/>
                <w:color w:val="000000"/>
              </w:rPr>
            </w:pPr>
            <w:r w:rsidRPr="001D3373">
              <w:rPr>
                <w:rFonts w:ascii="Calibri" w:hAnsi="Calibri" w:cs="Calibri"/>
                <w:color w:val="000000"/>
              </w:rPr>
              <w:t>3620</w:t>
            </w:r>
          </w:p>
        </w:tc>
      </w:tr>
    </w:tbl>
    <w:p w:rsidR="000D3A85" w:rsidP="000D3A85" w:rsidRDefault="000D3A85" w14:paraId="38345352" w14:textId="77777777"/>
    <w:p w:rsidR="000D3A85" w:rsidP="000D3A85" w:rsidRDefault="000D3A85" w14:paraId="4A6D4DA0" w14:textId="77777777">
      <w:pPr>
        <w:pStyle w:val="Heading3"/>
      </w:pPr>
      <w:bookmarkStart w:name="_Toc33292587" w:id="74"/>
      <w:r>
        <w:t>Attribute mapping</w:t>
      </w:r>
      <w:bookmarkEnd w:id="74"/>
    </w:p>
    <w:p w:rsidR="000D3A85" w:rsidP="00687D6E" w:rsidRDefault="000D3A85" w14:paraId="5E47CEFC" w14:textId="77777777">
      <w:pPr>
        <w:pStyle w:val="ListParagraph"/>
        <w:numPr>
          <w:ilvl w:val="0"/>
          <w:numId w:val="21"/>
        </w:numPr>
      </w:pPr>
      <w:r>
        <w:t>Attribute mapping for source to target</w:t>
      </w:r>
    </w:p>
    <w:tbl>
      <w:tblPr>
        <w:tblW w:w="5765" w:type="dxa"/>
        <w:tblInd w:w="13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
        <w:gridCol w:w="2429"/>
        <w:gridCol w:w="3330"/>
      </w:tblGrid>
      <w:tr w:rsidRPr="003A5A84" w:rsidR="002B06A1" w:rsidTr="00F26257" w14:paraId="2256A9E7" w14:textId="77777777">
        <w:trPr>
          <w:gridBefore w:val="1"/>
          <w:wBefore w:w="6" w:type="dxa"/>
          <w:trHeight w:val="300"/>
        </w:trPr>
        <w:tc>
          <w:tcPr>
            <w:tcW w:w="2429" w:type="dxa"/>
            <w:shd w:val="clear" w:color="auto" w:fill="FF0066"/>
            <w:noWrap/>
            <w:vAlign w:val="center"/>
            <w:hideMark/>
          </w:tcPr>
          <w:p w:rsidRPr="003A5A84" w:rsidR="000D3A85" w:rsidP="0037197C" w:rsidRDefault="00120727" w14:paraId="03DC8DEA" w14:textId="7331D6F4">
            <w:pPr>
              <w:spacing w:after="0" w:line="240" w:lineRule="auto"/>
              <w:jc w:val="center"/>
              <w:rPr>
                <w:rFonts w:ascii="Calibri" w:hAnsi="Calibri" w:eastAsia="Times New Roman" w:cs="Calibri"/>
                <w:color w:val="FFFFFF" w:themeColor="background1"/>
                <w:lang w:val="en-IN" w:eastAsia="en-IN"/>
              </w:rPr>
            </w:pPr>
            <w:r>
              <w:rPr>
                <w:rFonts w:ascii="Calibri" w:hAnsi="Calibri" w:eastAsia="Times New Roman" w:cs="Calibri"/>
                <w:color w:val="FFFFFF" w:themeColor="background1"/>
                <w:lang w:val="en-IN" w:eastAsia="en-IN"/>
              </w:rPr>
              <w:t>Saviynt</w:t>
            </w:r>
            <w:r w:rsidRPr="003A5A84" w:rsidR="000D3A85">
              <w:rPr>
                <w:rFonts w:ascii="Calibri" w:hAnsi="Calibri" w:eastAsia="Times New Roman" w:cs="Calibri"/>
                <w:color w:val="FFFFFF" w:themeColor="background1"/>
                <w:lang w:val="en-IN" w:eastAsia="en-IN"/>
              </w:rPr>
              <w:t xml:space="preserve"> Attributes</w:t>
            </w:r>
          </w:p>
        </w:tc>
        <w:tc>
          <w:tcPr>
            <w:tcW w:w="3330" w:type="dxa"/>
            <w:shd w:val="clear" w:color="auto" w:fill="FF0066"/>
            <w:noWrap/>
            <w:vAlign w:val="center"/>
            <w:hideMark/>
          </w:tcPr>
          <w:p w:rsidRPr="003A5A84" w:rsidR="000D3A85" w:rsidP="0037197C" w:rsidRDefault="000D3A85" w14:paraId="3F3D00DB" w14:textId="77777777">
            <w:pPr>
              <w:spacing w:after="0" w:line="240" w:lineRule="auto"/>
              <w:jc w:val="center"/>
              <w:rPr>
                <w:rFonts w:ascii="Calibri" w:hAnsi="Calibri" w:eastAsia="Times New Roman" w:cs="Calibri"/>
                <w:color w:val="FFFFFF" w:themeColor="background1"/>
                <w:lang w:val="en-IN" w:eastAsia="en-IN"/>
              </w:rPr>
            </w:pPr>
            <w:r>
              <w:rPr>
                <w:rFonts w:ascii="Calibri" w:hAnsi="Calibri" w:eastAsia="Times New Roman" w:cs="Calibri"/>
                <w:color w:val="FFFFFF" w:themeColor="background1"/>
                <w:lang w:val="en-IN" w:eastAsia="en-IN"/>
              </w:rPr>
              <w:t>SAP GRD</w:t>
            </w:r>
            <w:r w:rsidRPr="00D901AA">
              <w:rPr>
                <w:rFonts w:ascii="Calibri" w:hAnsi="Calibri" w:eastAsia="Times New Roman" w:cs="Calibri"/>
                <w:color w:val="FFFFFF" w:themeColor="background1"/>
                <w:lang w:val="en-IN" w:eastAsia="en-IN"/>
              </w:rPr>
              <w:t xml:space="preserve"> Attributes</w:t>
            </w:r>
          </w:p>
        </w:tc>
      </w:tr>
      <w:tr w:rsidRPr="00967D2E" w:rsidR="000D3A85" w:rsidTr="00F26257" w14:paraId="02E2009E" w14:textId="77777777">
        <w:tblPrEx>
          <w:shd w:val="clear" w:color="auto" w:fill="FFFFFF" w:themeFill="background1"/>
          <w:tblCellMar>
            <w:left w:w="0" w:type="dxa"/>
            <w:right w:w="0" w:type="dxa"/>
          </w:tblCellMar>
          <w:tblLook w:val="0420" w:firstRow="1" w:lastRow="0" w:firstColumn="0" w:lastColumn="0" w:noHBand="0" w:noVBand="1"/>
        </w:tblPrEx>
        <w:trPr>
          <w:trHeight w:val="275"/>
        </w:trPr>
        <w:tc>
          <w:tcPr>
            <w:tcW w:w="2435"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71C0BC4F" w14:textId="77777777">
            <w:pPr>
              <w:spacing w:after="0" w:line="240" w:lineRule="auto"/>
              <w:rPr>
                <w:rFonts w:ascii="Arial" w:hAnsi="Arial" w:cs="Arial"/>
                <w:color w:val="000000"/>
                <w:sz w:val="20"/>
                <w:szCs w:val="20"/>
              </w:rPr>
            </w:pPr>
            <w:r w:rsidRPr="00AF13CF">
              <w:rPr>
                <w:rFonts w:ascii="Arial" w:hAnsi="Arial" w:cs="Arial"/>
                <w:color w:val="000000"/>
                <w:sz w:val="20"/>
                <w:szCs w:val="20"/>
              </w:rPr>
              <w:t>First Name</w:t>
            </w:r>
          </w:p>
        </w:tc>
        <w:tc>
          <w:tcPr>
            <w:tcW w:w="333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0A052826" w14:textId="77777777">
            <w:pPr>
              <w:spacing w:after="0" w:line="240" w:lineRule="auto"/>
              <w:rPr>
                <w:rFonts w:ascii="Arial" w:hAnsi="Arial" w:cs="Arial"/>
                <w:color w:val="000000"/>
                <w:sz w:val="20"/>
                <w:szCs w:val="20"/>
              </w:rPr>
            </w:pPr>
            <w:r w:rsidRPr="00AF13CF">
              <w:rPr>
                <w:rFonts w:ascii="Arial" w:hAnsi="Arial" w:cs="Arial"/>
                <w:color w:val="000000"/>
                <w:sz w:val="20"/>
                <w:szCs w:val="20"/>
              </w:rPr>
              <w:t>First Name</w:t>
            </w:r>
          </w:p>
        </w:tc>
      </w:tr>
      <w:tr w:rsidRPr="00967D2E" w:rsidR="000D3A85" w:rsidTr="00F26257" w14:paraId="2B380953" w14:textId="77777777">
        <w:tblPrEx>
          <w:shd w:val="clear" w:color="auto" w:fill="FFFFFF" w:themeFill="background1"/>
          <w:tblCellMar>
            <w:left w:w="0" w:type="dxa"/>
            <w:right w:w="0" w:type="dxa"/>
          </w:tblCellMar>
          <w:tblLook w:val="0420" w:firstRow="1" w:lastRow="0" w:firstColumn="0" w:lastColumn="0" w:noHBand="0" w:noVBand="1"/>
        </w:tblPrEx>
        <w:trPr>
          <w:trHeight w:val="257"/>
        </w:trPr>
        <w:tc>
          <w:tcPr>
            <w:tcW w:w="2435"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333E5377" w14:textId="77777777">
            <w:pPr>
              <w:spacing w:after="0" w:line="240" w:lineRule="auto"/>
              <w:rPr>
                <w:rFonts w:ascii="Arial" w:hAnsi="Arial" w:cs="Arial"/>
                <w:color w:val="000000"/>
                <w:sz w:val="20"/>
                <w:szCs w:val="20"/>
              </w:rPr>
            </w:pPr>
            <w:r w:rsidRPr="00AF13CF">
              <w:rPr>
                <w:rFonts w:ascii="Arial" w:hAnsi="Arial" w:cs="Arial"/>
                <w:color w:val="000000"/>
                <w:sz w:val="20"/>
                <w:szCs w:val="20"/>
              </w:rPr>
              <w:t>Last Name</w:t>
            </w:r>
          </w:p>
        </w:tc>
        <w:tc>
          <w:tcPr>
            <w:tcW w:w="333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7914BA32" w14:textId="77777777">
            <w:pPr>
              <w:spacing w:after="0" w:line="240" w:lineRule="auto"/>
              <w:rPr>
                <w:rFonts w:ascii="Arial" w:hAnsi="Arial" w:cs="Arial"/>
                <w:color w:val="000000"/>
                <w:sz w:val="20"/>
                <w:szCs w:val="20"/>
              </w:rPr>
            </w:pPr>
            <w:r w:rsidRPr="00AF13CF">
              <w:rPr>
                <w:rFonts w:ascii="Arial" w:hAnsi="Arial" w:cs="Arial"/>
                <w:color w:val="000000"/>
                <w:sz w:val="20"/>
                <w:szCs w:val="20"/>
              </w:rPr>
              <w:t>Last Name</w:t>
            </w:r>
          </w:p>
        </w:tc>
      </w:tr>
      <w:tr w:rsidRPr="00967D2E" w:rsidR="000D3A85" w:rsidTr="00F26257" w14:paraId="18C9F445" w14:textId="77777777">
        <w:tblPrEx>
          <w:shd w:val="clear" w:color="auto" w:fill="FFFFFF" w:themeFill="background1"/>
          <w:tblCellMar>
            <w:left w:w="0" w:type="dxa"/>
            <w:right w:w="0" w:type="dxa"/>
          </w:tblCellMar>
          <w:tblLook w:val="0420" w:firstRow="1" w:lastRow="0" w:firstColumn="0" w:lastColumn="0" w:noHBand="0" w:noVBand="1"/>
        </w:tblPrEx>
        <w:trPr>
          <w:trHeight w:val="329"/>
        </w:trPr>
        <w:tc>
          <w:tcPr>
            <w:tcW w:w="2435"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1FCA840E" w14:textId="77777777">
            <w:pPr>
              <w:spacing w:after="0" w:line="240" w:lineRule="auto"/>
              <w:rPr>
                <w:rFonts w:ascii="Arial" w:hAnsi="Arial" w:cs="Arial"/>
                <w:color w:val="000000"/>
                <w:sz w:val="20"/>
                <w:szCs w:val="20"/>
              </w:rPr>
            </w:pPr>
            <w:r w:rsidRPr="00AF13CF">
              <w:rPr>
                <w:rFonts w:ascii="Arial" w:hAnsi="Arial" w:cs="Arial"/>
                <w:color w:val="000000"/>
                <w:sz w:val="20"/>
                <w:szCs w:val="20"/>
              </w:rPr>
              <w:t>Email</w:t>
            </w:r>
          </w:p>
        </w:tc>
        <w:tc>
          <w:tcPr>
            <w:tcW w:w="333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3738CAD4" w14:textId="77777777">
            <w:pPr>
              <w:spacing w:after="0" w:line="240" w:lineRule="auto"/>
              <w:rPr>
                <w:rFonts w:ascii="Arial" w:hAnsi="Arial" w:cs="Arial"/>
                <w:color w:val="000000"/>
                <w:sz w:val="20"/>
                <w:szCs w:val="20"/>
              </w:rPr>
            </w:pPr>
            <w:r w:rsidRPr="00AF13CF">
              <w:rPr>
                <w:rFonts w:ascii="Arial" w:hAnsi="Arial" w:cs="Arial"/>
                <w:color w:val="000000"/>
                <w:sz w:val="20"/>
                <w:szCs w:val="20"/>
              </w:rPr>
              <w:t>E_MAIL</w:t>
            </w:r>
          </w:p>
        </w:tc>
      </w:tr>
      <w:tr w:rsidRPr="00967D2E" w:rsidR="000D3A85" w:rsidTr="00F26257" w14:paraId="7136B5CF" w14:textId="77777777">
        <w:tblPrEx>
          <w:shd w:val="clear" w:color="auto" w:fill="FFFFFF" w:themeFill="background1"/>
          <w:tblCellMar>
            <w:left w:w="0" w:type="dxa"/>
            <w:right w:w="0" w:type="dxa"/>
          </w:tblCellMar>
          <w:tblLook w:val="0420" w:firstRow="1" w:lastRow="0" w:firstColumn="0" w:lastColumn="0" w:noHBand="0" w:noVBand="1"/>
        </w:tblPrEx>
        <w:trPr>
          <w:trHeight w:val="329"/>
        </w:trPr>
        <w:tc>
          <w:tcPr>
            <w:tcW w:w="2435"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16ACB8F6" w14:textId="77777777">
            <w:pPr>
              <w:spacing w:after="0" w:line="240" w:lineRule="auto"/>
              <w:rPr>
                <w:rFonts w:ascii="Arial" w:hAnsi="Arial" w:cs="Arial"/>
                <w:color w:val="000000"/>
                <w:sz w:val="20"/>
                <w:szCs w:val="20"/>
              </w:rPr>
            </w:pPr>
            <w:r w:rsidRPr="00AF13CF">
              <w:rPr>
                <w:rFonts w:ascii="Arial" w:hAnsi="Arial" w:cs="Arial"/>
                <w:color w:val="000000"/>
                <w:sz w:val="20"/>
                <w:szCs w:val="20"/>
              </w:rPr>
              <w:t>Country</w:t>
            </w:r>
          </w:p>
        </w:tc>
        <w:tc>
          <w:tcPr>
            <w:tcW w:w="333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7B406A30" w14:textId="77777777">
            <w:pPr>
              <w:spacing w:after="0" w:line="240" w:lineRule="auto"/>
              <w:rPr>
                <w:rFonts w:ascii="Arial" w:hAnsi="Arial" w:cs="Arial"/>
                <w:color w:val="000000"/>
                <w:sz w:val="20"/>
                <w:szCs w:val="20"/>
              </w:rPr>
            </w:pPr>
            <w:r w:rsidRPr="00AF13CF">
              <w:rPr>
                <w:rFonts w:ascii="Arial" w:hAnsi="Arial" w:cs="Arial"/>
                <w:color w:val="000000"/>
                <w:sz w:val="20"/>
                <w:szCs w:val="20"/>
              </w:rPr>
              <w:t>NAMCOUNTRY</w:t>
            </w:r>
          </w:p>
        </w:tc>
      </w:tr>
      <w:tr w:rsidRPr="00967D2E" w:rsidR="000D3A85" w:rsidTr="00F26257" w14:paraId="686AD38D" w14:textId="77777777">
        <w:tblPrEx>
          <w:shd w:val="clear" w:color="auto" w:fill="FFFFFF" w:themeFill="background1"/>
          <w:tblCellMar>
            <w:left w:w="0" w:type="dxa"/>
            <w:right w:w="0" w:type="dxa"/>
          </w:tblCellMar>
          <w:tblLook w:val="0420" w:firstRow="1" w:lastRow="0" w:firstColumn="0" w:lastColumn="0" w:noHBand="0" w:noVBand="1"/>
        </w:tblPrEx>
        <w:trPr>
          <w:trHeight w:val="248"/>
        </w:trPr>
        <w:tc>
          <w:tcPr>
            <w:tcW w:w="2435"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5AE9C880" w14:textId="77777777">
            <w:pPr>
              <w:spacing w:after="0" w:line="240" w:lineRule="auto"/>
              <w:rPr>
                <w:rFonts w:ascii="Arial" w:hAnsi="Arial" w:cs="Arial"/>
                <w:color w:val="000000"/>
                <w:sz w:val="20"/>
                <w:szCs w:val="20"/>
              </w:rPr>
            </w:pPr>
            <w:r w:rsidRPr="00AF13CF">
              <w:rPr>
                <w:rFonts w:ascii="Arial" w:hAnsi="Arial" w:cs="Arial"/>
                <w:color w:val="000000"/>
                <w:sz w:val="20"/>
                <w:szCs w:val="20"/>
              </w:rPr>
              <w:t>Department</w:t>
            </w:r>
          </w:p>
        </w:tc>
        <w:tc>
          <w:tcPr>
            <w:tcW w:w="333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55BDAB8B" w14:textId="77777777">
            <w:pPr>
              <w:spacing w:after="0" w:line="240" w:lineRule="auto"/>
              <w:rPr>
                <w:rFonts w:ascii="Arial" w:hAnsi="Arial" w:cs="Arial"/>
                <w:color w:val="000000"/>
                <w:sz w:val="20"/>
                <w:szCs w:val="20"/>
              </w:rPr>
            </w:pPr>
            <w:r w:rsidRPr="00AF13CF">
              <w:rPr>
                <w:rFonts w:ascii="Arial" w:hAnsi="Arial" w:cs="Arial"/>
                <w:color w:val="000000"/>
                <w:sz w:val="20"/>
                <w:szCs w:val="20"/>
              </w:rPr>
              <w:t>Department</w:t>
            </w:r>
          </w:p>
        </w:tc>
      </w:tr>
      <w:tr w:rsidRPr="00967D2E" w:rsidR="000D3A85" w:rsidTr="00F26257" w14:paraId="284E6F1C" w14:textId="77777777">
        <w:tblPrEx>
          <w:shd w:val="clear" w:color="auto" w:fill="FFFFFF" w:themeFill="background1"/>
          <w:tblCellMar>
            <w:left w:w="0" w:type="dxa"/>
            <w:right w:w="0" w:type="dxa"/>
          </w:tblCellMar>
          <w:tblLook w:val="0420" w:firstRow="1" w:lastRow="0" w:firstColumn="0" w:lastColumn="0" w:noHBand="0" w:noVBand="1"/>
        </w:tblPrEx>
        <w:trPr>
          <w:trHeight w:val="329"/>
        </w:trPr>
        <w:tc>
          <w:tcPr>
            <w:tcW w:w="2435"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6542C32E" w14:textId="77777777">
            <w:pPr>
              <w:spacing w:after="0" w:line="240" w:lineRule="auto"/>
              <w:rPr>
                <w:rFonts w:ascii="Arial" w:hAnsi="Arial" w:cs="Arial"/>
                <w:color w:val="000000"/>
                <w:sz w:val="20"/>
                <w:szCs w:val="20"/>
              </w:rPr>
            </w:pPr>
            <w:r w:rsidRPr="00AF13CF">
              <w:rPr>
                <w:rFonts w:ascii="Arial" w:hAnsi="Arial" w:cs="Arial"/>
                <w:color w:val="000000"/>
                <w:sz w:val="20"/>
                <w:szCs w:val="20"/>
              </w:rPr>
              <w:t>Room Number</w:t>
            </w:r>
          </w:p>
        </w:tc>
        <w:tc>
          <w:tcPr>
            <w:tcW w:w="333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4D469852" w14:textId="77777777">
            <w:pPr>
              <w:spacing w:after="0" w:line="240" w:lineRule="auto"/>
              <w:rPr>
                <w:rFonts w:ascii="Arial" w:hAnsi="Arial" w:cs="Arial"/>
                <w:color w:val="000000"/>
                <w:sz w:val="20"/>
                <w:szCs w:val="20"/>
              </w:rPr>
            </w:pPr>
            <w:r w:rsidRPr="00AF13CF">
              <w:rPr>
                <w:rFonts w:ascii="Arial" w:hAnsi="Arial" w:cs="Arial"/>
                <w:color w:val="000000"/>
                <w:sz w:val="20"/>
                <w:szCs w:val="20"/>
              </w:rPr>
              <w:t>ROOM_NO_P</w:t>
            </w:r>
          </w:p>
        </w:tc>
      </w:tr>
      <w:tr w:rsidRPr="00967D2E" w:rsidR="000D3A85" w:rsidTr="00F26257" w14:paraId="427F4277" w14:textId="77777777">
        <w:tblPrEx>
          <w:shd w:val="clear" w:color="auto" w:fill="FFFFFF" w:themeFill="background1"/>
          <w:tblCellMar>
            <w:left w:w="0" w:type="dxa"/>
            <w:right w:w="0" w:type="dxa"/>
          </w:tblCellMar>
          <w:tblLook w:val="0420" w:firstRow="1" w:lastRow="0" w:firstColumn="0" w:lastColumn="0" w:noHBand="0" w:noVBand="1"/>
        </w:tblPrEx>
        <w:trPr>
          <w:trHeight w:val="257"/>
        </w:trPr>
        <w:tc>
          <w:tcPr>
            <w:tcW w:w="2435"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64095F89" w14:textId="77777777">
            <w:pPr>
              <w:spacing w:after="0" w:line="240" w:lineRule="auto"/>
              <w:rPr>
                <w:rFonts w:ascii="Arial" w:hAnsi="Arial" w:cs="Arial"/>
                <w:color w:val="000000"/>
                <w:sz w:val="20"/>
                <w:szCs w:val="20"/>
              </w:rPr>
            </w:pPr>
            <w:r w:rsidRPr="00AF13CF">
              <w:rPr>
                <w:rFonts w:ascii="Arial" w:hAnsi="Arial" w:cs="Arial"/>
                <w:color w:val="000000"/>
                <w:sz w:val="20"/>
                <w:szCs w:val="20"/>
              </w:rPr>
              <w:t>Telephone Number</w:t>
            </w:r>
          </w:p>
        </w:tc>
        <w:tc>
          <w:tcPr>
            <w:tcW w:w="333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56A2E6DB" w14:textId="77777777">
            <w:pPr>
              <w:spacing w:after="0" w:line="240" w:lineRule="auto"/>
              <w:rPr>
                <w:rFonts w:ascii="Arial" w:hAnsi="Arial" w:cs="Arial"/>
                <w:color w:val="000000"/>
                <w:sz w:val="20"/>
                <w:szCs w:val="20"/>
              </w:rPr>
            </w:pPr>
            <w:r w:rsidRPr="00AF13CF">
              <w:rPr>
                <w:rFonts w:ascii="Arial" w:hAnsi="Arial" w:cs="Arial"/>
                <w:color w:val="000000"/>
                <w:sz w:val="20"/>
                <w:szCs w:val="20"/>
              </w:rPr>
              <w:t>TEL1_NUMBR</w:t>
            </w:r>
          </w:p>
        </w:tc>
      </w:tr>
      <w:tr w:rsidRPr="00967D2E" w:rsidR="000D3A85" w:rsidTr="00F26257" w14:paraId="2DA4F321" w14:textId="77777777">
        <w:tblPrEx>
          <w:shd w:val="clear" w:color="auto" w:fill="FFFFFF" w:themeFill="background1"/>
          <w:tblCellMar>
            <w:left w:w="0" w:type="dxa"/>
            <w:right w:w="0" w:type="dxa"/>
          </w:tblCellMar>
          <w:tblLook w:val="0420" w:firstRow="1" w:lastRow="0" w:firstColumn="0" w:lastColumn="0" w:noHBand="0" w:noVBand="1"/>
        </w:tblPrEx>
        <w:trPr>
          <w:trHeight w:val="248"/>
        </w:trPr>
        <w:tc>
          <w:tcPr>
            <w:tcW w:w="2435"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2725A014" w14:textId="77777777">
            <w:pPr>
              <w:spacing w:after="0" w:line="240" w:lineRule="auto"/>
              <w:rPr>
                <w:rFonts w:ascii="Arial" w:hAnsi="Arial" w:cs="Arial"/>
                <w:color w:val="000000"/>
                <w:sz w:val="20"/>
                <w:szCs w:val="20"/>
              </w:rPr>
            </w:pPr>
            <w:r w:rsidRPr="00AF13CF">
              <w:rPr>
                <w:rFonts w:ascii="Arial" w:hAnsi="Arial" w:cs="Arial"/>
                <w:color w:val="000000"/>
                <w:sz w:val="20"/>
                <w:szCs w:val="20"/>
              </w:rPr>
              <w:t>User Password</w:t>
            </w:r>
          </w:p>
        </w:tc>
        <w:tc>
          <w:tcPr>
            <w:tcW w:w="333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697AF8BA" w14:textId="77777777">
            <w:pPr>
              <w:spacing w:after="0" w:line="240" w:lineRule="auto"/>
              <w:rPr>
                <w:rFonts w:ascii="Arial" w:hAnsi="Arial" w:cs="Arial"/>
                <w:color w:val="000000"/>
                <w:sz w:val="20"/>
                <w:szCs w:val="20"/>
              </w:rPr>
            </w:pPr>
            <w:r w:rsidRPr="00AF13CF">
              <w:rPr>
                <w:rFonts w:ascii="Arial" w:hAnsi="Arial" w:cs="Arial"/>
                <w:color w:val="000000"/>
                <w:sz w:val="20"/>
                <w:szCs w:val="20"/>
              </w:rPr>
              <w:t>Password</w:t>
            </w:r>
          </w:p>
        </w:tc>
      </w:tr>
    </w:tbl>
    <w:p w:rsidRPr="00761375" w:rsidR="000D3A85" w:rsidP="000D3A85" w:rsidRDefault="000D3A85" w14:paraId="2C10009F" w14:textId="77777777">
      <w:pPr>
        <w:pStyle w:val="ListParagraph"/>
      </w:pPr>
    </w:p>
    <w:p w:rsidR="000D3A85" w:rsidP="000D3A85" w:rsidRDefault="000D3A85" w14:paraId="7CF4A01C" w14:textId="77777777">
      <w:pPr>
        <w:pStyle w:val="Heading3"/>
      </w:pPr>
      <w:bookmarkStart w:name="_Toc33292588" w:id="75"/>
      <w:r>
        <w:lastRenderedPageBreak/>
        <w:t>Account provisioning</w:t>
      </w:r>
      <w:bookmarkEnd w:id="75"/>
    </w:p>
    <w:p w:rsidR="000D3A85" w:rsidP="00687D6E" w:rsidRDefault="000D3A85" w14:paraId="4FAF55E5" w14:textId="77777777">
      <w:pPr>
        <w:pStyle w:val="Heading4"/>
        <w:numPr>
          <w:ilvl w:val="3"/>
          <w:numId w:val="17"/>
        </w:numPr>
      </w:pPr>
      <w:r>
        <w:t>Account creation</w:t>
      </w:r>
    </w:p>
    <w:p w:rsidR="000D3A85" w:rsidP="00687D6E" w:rsidRDefault="00120727" w14:paraId="147F189F" w14:textId="3E62C994">
      <w:pPr>
        <w:pStyle w:val="ListParagraph"/>
        <w:numPr>
          <w:ilvl w:val="0"/>
          <w:numId w:val="21"/>
        </w:numPr>
      </w:pPr>
      <w:r>
        <w:t>Saviynt</w:t>
      </w:r>
      <w:r w:rsidR="000D3A85">
        <w:t xml:space="preserve"> uses BirthRight access provisioning method for account provisioning </w:t>
      </w:r>
    </w:p>
    <w:p w:rsidR="000D3A85" w:rsidP="00687D6E" w:rsidRDefault="000D3A85" w14:paraId="6AE04AD9" w14:textId="77777777">
      <w:pPr>
        <w:pStyle w:val="ListParagraph"/>
        <w:numPr>
          <w:ilvl w:val="0"/>
          <w:numId w:val="21"/>
        </w:numPr>
      </w:pPr>
      <w:r>
        <w:t xml:space="preserve">BirthRight Role - </w:t>
      </w:r>
      <w:r w:rsidRPr="00057784">
        <w:t>DEV-Employee-SAP-Basic Account Provisioning</w:t>
      </w:r>
    </w:p>
    <w:p w:rsidRPr="004E149A" w:rsidR="000D3A85" w:rsidP="00687D6E" w:rsidRDefault="000D3A85" w14:paraId="39A464CA" w14:textId="77777777">
      <w:pPr>
        <w:pStyle w:val="ListParagraph"/>
        <w:numPr>
          <w:ilvl w:val="0"/>
          <w:numId w:val="21"/>
        </w:numPr>
      </w:pPr>
      <w:r>
        <w:t xml:space="preserve">Technical Rule - </w:t>
      </w:r>
      <w:r w:rsidRPr="00EF4B34">
        <w:t>(Users. Status=‘Active’) AND (Users. User Type=Employee)</w:t>
      </w:r>
    </w:p>
    <w:p w:rsidRPr="00BA2312" w:rsidR="000D3A85" w:rsidP="00687D6E" w:rsidRDefault="000D3A85" w14:paraId="72BB59E5" w14:textId="0AA5CA71">
      <w:pPr>
        <w:pStyle w:val="ListParagraph"/>
        <w:numPr>
          <w:ilvl w:val="0"/>
          <w:numId w:val="21"/>
        </w:numPr>
      </w:pPr>
      <w:r w:rsidRPr="00BA2312">
        <w:t>SAP birthright process trigger ‘</w:t>
      </w:r>
      <w:r w:rsidRPr="00BA2312">
        <w:rPr>
          <w:b/>
          <w:bCs/>
        </w:rPr>
        <w:t>New Account</w:t>
      </w:r>
      <w:r w:rsidRPr="00BA2312">
        <w:t>’ and ‘</w:t>
      </w:r>
      <w:r w:rsidRPr="00BA2312">
        <w:rPr>
          <w:b/>
          <w:bCs/>
        </w:rPr>
        <w:t>Add Access</w:t>
      </w:r>
      <w:r w:rsidRPr="00BA2312">
        <w:t xml:space="preserve">’ tasks in </w:t>
      </w:r>
      <w:r w:rsidR="00120727">
        <w:t>Saviynt</w:t>
      </w:r>
    </w:p>
    <w:p w:rsidRPr="00BA2312" w:rsidR="000D3A85" w:rsidP="00687D6E" w:rsidRDefault="000D3A85" w14:paraId="18748F18" w14:textId="536C7EA5">
      <w:pPr>
        <w:pStyle w:val="ListParagraph"/>
        <w:numPr>
          <w:ilvl w:val="0"/>
          <w:numId w:val="21"/>
        </w:numPr>
      </w:pPr>
      <w:r w:rsidRPr="00BA2312">
        <w:t xml:space="preserve">Provisioned SAP account and birthright Access to the new employee with ‘Manually Provisioned’ status in </w:t>
      </w:r>
      <w:r w:rsidR="00120727">
        <w:t>Saviynt</w:t>
      </w:r>
    </w:p>
    <w:p w:rsidRPr="00BA2312" w:rsidR="000D3A85" w:rsidP="00687D6E" w:rsidRDefault="000D3A85" w14:paraId="4AA24A95" w14:textId="77777777">
      <w:pPr>
        <w:pStyle w:val="ListParagraph"/>
        <w:numPr>
          <w:ilvl w:val="0"/>
          <w:numId w:val="21"/>
        </w:numPr>
      </w:pPr>
      <w:r>
        <w:t xml:space="preserve">Create SAP account and </w:t>
      </w:r>
      <w:r w:rsidRPr="00BA2312">
        <w:t>Add Birthright Role</w:t>
      </w:r>
      <w:r>
        <w:t xml:space="preserve"> to the target</w:t>
      </w:r>
    </w:p>
    <w:p w:rsidR="000D3A85" w:rsidP="00687D6E" w:rsidRDefault="000D3A85" w14:paraId="4F141F2E" w14:textId="77777777">
      <w:pPr>
        <w:pStyle w:val="ListParagraph"/>
        <w:numPr>
          <w:ilvl w:val="0"/>
          <w:numId w:val="21"/>
        </w:numPr>
      </w:pPr>
      <w:r w:rsidRPr="00BA2312">
        <w:t>Set default password</w:t>
      </w:r>
    </w:p>
    <w:p w:rsidR="000D3A85" w:rsidP="00687D6E" w:rsidRDefault="000D3A85" w14:paraId="51FCF483" w14:textId="77777777">
      <w:pPr>
        <w:pStyle w:val="ListParagraph"/>
        <w:numPr>
          <w:ilvl w:val="0"/>
          <w:numId w:val="21"/>
        </w:numPr>
      </w:pPr>
      <w:r>
        <w:t>Create Account JSON</w:t>
      </w:r>
    </w:p>
    <w:p w:rsidR="00987E82" w:rsidP="000D3A85" w:rsidRDefault="00987E82" w14:paraId="56E31EA4" w14:textId="77777777">
      <w:pPr>
        <w:pStyle w:val="ListParagraph"/>
      </w:pP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40"/>
      </w:tblGrid>
      <w:tr w:rsidR="000D3A85" w:rsidTr="00F26257" w14:paraId="053055DA" w14:textId="77777777">
        <w:tc>
          <w:tcPr>
            <w:tcW w:w="9350" w:type="dxa"/>
          </w:tcPr>
          <w:p w:rsidRPr="00AF13CF" w:rsidR="000D3A85" w:rsidP="0037197C" w:rsidRDefault="000D3A85" w14:paraId="74F6E49A" w14:textId="77777777">
            <w:pPr>
              <w:pStyle w:val="ListParagraph"/>
            </w:pPr>
            <w:r w:rsidRPr="00AF13CF">
              <w:t>{</w:t>
            </w:r>
          </w:p>
          <w:p w:rsidRPr="00AF13CF" w:rsidR="000D3A85" w:rsidP="0037197C" w:rsidRDefault="000D3A85" w14:paraId="3EACE826" w14:textId="77777777">
            <w:pPr>
              <w:pStyle w:val="ListParagraph"/>
            </w:pPr>
            <w:r w:rsidRPr="00AF13CF">
              <w:tab/>
            </w:r>
            <w:r w:rsidRPr="00AF13CF">
              <w:t>"ADDRESS": {</w:t>
            </w:r>
          </w:p>
          <w:p w:rsidRPr="00AF13CF" w:rsidR="000D3A85" w:rsidP="0037197C" w:rsidRDefault="000D3A85" w14:paraId="0A52CB8E" w14:textId="77777777">
            <w:pPr>
              <w:pStyle w:val="ListParagraph"/>
            </w:pPr>
            <w:r w:rsidRPr="00AF13CF">
              <w:tab/>
            </w:r>
            <w:r w:rsidRPr="00AF13CF">
              <w:tab/>
            </w:r>
            <w:r w:rsidRPr="00AF13CF">
              <w:t>"LASTNAME": "${user.lastname}",</w:t>
            </w:r>
          </w:p>
          <w:p w:rsidRPr="00AF13CF" w:rsidR="000D3A85" w:rsidP="0037197C" w:rsidRDefault="000D3A85" w14:paraId="2557C095" w14:textId="77777777">
            <w:pPr>
              <w:pStyle w:val="ListParagraph"/>
            </w:pPr>
            <w:r w:rsidRPr="00AF13CF">
              <w:tab/>
            </w:r>
            <w:r w:rsidRPr="00AF13CF">
              <w:tab/>
            </w:r>
            <w:r w:rsidRPr="00AF13CF">
              <w:t>"FIRSTNAME": "${user.firstname}",</w:t>
            </w:r>
          </w:p>
          <w:p w:rsidRPr="00AF13CF" w:rsidR="000D3A85" w:rsidP="0037197C" w:rsidRDefault="000D3A85" w14:paraId="3283DE3C" w14:textId="77777777">
            <w:pPr>
              <w:pStyle w:val="ListParagraph"/>
            </w:pPr>
            <w:r w:rsidRPr="00AF13CF">
              <w:tab/>
            </w:r>
            <w:r w:rsidRPr="00AF13CF">
              <w:tab/>
            </w:r>
            <w:r w:rsidRPr="00AF13CF">
              <w:t>"E_MAIL": "${user.email}",</w:t>
            </w:r>
          </w:p>
          <w:p w:rsidRPr="00AF13CF" w:rsidR="000D3A85" w:rsidP="0037197C" w:rsidRDefault="000D3A85" w14:paraId="07F16FEE" w14:textId="77777777">
            <w:pPr>
              <w:pStyle w:val="ListParagraph"/>
            </w:pPr>
            <w:r w:rsidRPr="00AF13CF">
              <w:tab/>
            </w:r>
            <w:r w:rsidRPr="00AF13CF">
              <w:tab/>
            </w:r>
            <w:r w:rsidRPr="00AF13CF">
              <w:t>"DEPARTMENT": "${if(user.departmentname !=null){user.departmentname} else {''}}",</w:t>
            </w:r>
          </w:p>
          <w:p w:rsidRPr="00AF13CF" w:rsidR="000D3A85" w:rsidP="0037197C" w:rsidRDefault="000D3A85" w14:paraId="545F9F8D" w14:textId="77777777">
            <w:pPr>
              <w:pStyle w:val="ListParagraph"/>
            </w:pPr>
            <w:r w:rsidRPr="00AF13CF">
              <w:tab/>
            </w:r>
            <w:r w:rsidRPr="00AF13CF">
              <w:tab/>
            </w:r>
            <w:r w:rsidRPr="00AF13CF">
              <w:t>"NAMCOUNTRY": "${if(user.country !=null){user.country} else {''}}",</w:t>
            </w:r>
          </w:p>
          <w:p w:rsidRPr="00AF13CF" w:rsidR="000D3A85" w:rsidP="0037197C" w:rsidRDefault="000D3A85" w14:paraId="7378D6DC" w14:textId="77777777">
            <w:pPr>
              <w:pStyle w:val="ListParagraph"/>
            </w:pPr>
            <w:r w:rsidRPr="00AF13CF">
              <w:tab/>
            </w:r>
            <w:r w:rsidRPr="00AF13CF">
              <w:tab/>
            </w:r>
            <w:r w:rsidRPr="00AF13CF">
              <w:t>"COMM_TYPE": "INT",</w:t>
            </w:r>
          </w:p>
          <w:p w:rsidRPr="00AF13CF" w:rsidR="000D3A85" w:rsidP="0037197C" w:rsidRDefault="000D3A85" w14:paraId="7DD7B2AD" w14:textId="77777777">
            <w:pPr>
              <w:pStyle w:val="ListParagraph"/>
            </w:pPr>
            <w:r w:rsidRPr="00AF13CF">
              <w:tab/>
            </w:r>
            <w:r w:rsidRPr="00AF13CF">
              <w:tab/>
            </w:r>
            <w:r w:rsidRPr="00AF13CF">
              <w:t>"TEL1_NUMBR": "${if(user.phonenumber !=null){user.phonenumber} else {''}}",</w:t>
            </w:r>
          </w:p>
          <w:p w:rsidRPr="00AF13CF" w:rsidR="000D3A85" w:rsidP="0037197C" w:rsidRDefault="000D3A85" w14:paraId="56EE8152" w14:textId="77777777">
            <w:pPr>
              <w:pStyle w:val="ListParagraph"/>
            </w:pPr>
            <w:r w:rsidRPr="00AF13CF">
              <w:tab/>
            </w:r>
            <w:r w:rsidRPr="00AF13CF">
              <w:tab/>
            </w:r>
            <w:r w:rsidRPr="00AF13CF">
              <w:t>"TEL1_EXT": "${if(user.customproperty25 !=null){user.customproperty25} else {''}}",</w:t>
            </w:r>
          </w:p>
          <w:p w:rsidRPr="00AF13CF" w:rsidR="000D3A85" w:rsidP="0037197C" w:rsidRDefault="000D3A85" w14:paraId="16E404FA" w14:textId="77777777">
            <w:pPr>
              <w:pStyle w:val="ListParagraph"/>
            </w:pPr>
            <w:r w:rsidRPr="00AF13CF">
              <w:tab/>
            </w:r>
            <w:r w:rsidRPr="00AF13CF">
              <w:tab/>
            </w:r>
            <w:r w:rsidRPr="00AF13CF">
              <w:t>"ROOM_NO_P": "${if(user.customproperty26 !=null){user.customproperty26} else {''}}"</w:t>
            </w:r>
          </w:p>
          <w:p w:rsidRPr="00AF13CF" w:rsidR="000D3A85" w:rsidP="0037197C" w:rsidRDefault="000D3A85" w14:paraId="449FAAA9" w14:textId="77777777">
            <w:pPr>
              <w:pStyle w:val="ListParagraph"/>
            </w:pPr>
            <w:r w:rsidRPr="00AF13CF">
              <w:tab/>
            </w:r>
            <w:r w:rsidRPr="00AF13CF">
              <w:t>},</w:t>
            </w:r>
          </w:p>
          <w:p w:rsidRPr="00AF13CF" w:rsidR="000D3A85" w:rsidP="0037197C" w:rsidRDefault="000D3A85" w14:paraId="3C62E5F1" w14:textId="77777777">
            <w:pPr>
              <w:pStyle w:val="ListParagraph"/>
            </w:pPr>
            <w:r w:rsidRPr="00AF13CF">
              <w:tab/>
            </w:r>
            <w:r w:rsidRPr="00AF13CF">
              <w:t>"LOGONDATA": {</w:t>
            </w:r>
          </w:p>
          <w:p w:rsidRPr="00AF13CF" w:rsidR="000D3A85" w:rsidP="0037197C" w:rsidRDefault="000D3A85" w14:paraId="391C3282" w14:textId="77777777">
            <w:pPr>
              <w:pStyle w:val="ListParagraph"/>
            </w:pPr>
            <w:r w:rsidRPr="00AF13CF">
              <w:tab/>
            </w:r>
            <w:r w:rsidRPr="00AF13CF">
              <w:tab/>
            </w:r>
            <w:r w:rsidRPr="00AF13CF">
              <w:t>"USTYP": "A",</w:t>
            </w:r>
          </w:p>
          <w:p w:rsidRPr="00AF13CF" w:rsidR="000D3A85" w:rsidP="0037197C" w:rsidRDefault="000D3A85" w14:paraId="09CA648B" w14:textId="77777777">
            <w:pPr>
              <w:pStyle w:val="ListParagraph"/>
            </w:pPr>
            <w:r w:rsidRPr="00AF13CF">
              <w:tab/>
            </w:r>
            <w:r w:rsidRPr="00AF13CF">
              <w:tab/>
            </w:r>
            <w:r w:rsidRPr="00AF13CF">
              <w:t>"GLTGB": "99991231",</w:t>
            </w:r>
          </w:p>
          <w:p w:rsidRPr="00AF13CF" w:rsidR="000D3A85" w:rsidP="0037197C" w:rsidRDefault="000D3A85" w14:paraId="347FEEA1" w14:textId="77777777">
            <w:pPr>
              <w:pStyle w:val="ListParagraph"/>
            </w:pPr>
            <w:r w:rsidRPr="00AF13CF">
              <w:tab/>
            </w:r>
            <w:r w:rsidRPr="00AF13CF">
              <w:tab/>
            </w:r>
            <w:r w:rsidRPr="00AF13CF">
              <w:t>"GLTGV": "${if(user.startdate!=null){new java.text.SimpleDateFormat('yyyyMMdd').format(user.startdate)}else {new java.text.SimpleDateFormat('yyyyMMdd').format(new Date())}}",</w:t>
            </w:r>
          </w:p>
          <w:p w:rsidRPr="00AF13CF" w:rsidR="000D3A85" w:rsidP="0037197C" w:rsidRDefault="000D3A85" w14:paraId="2AF270EE" w14:textId="77777777">
            <w:pPr>
              <w:pStyle w:val="ListParagraph"/>
            </w:pPr>
            <w:r w:rsidRPr="00AF13CF">
              <w:tab/>
            </w:r>
            <w:r w:rsidRPr="00AF13CF">
              <w:tab/>
            </w:r>
            <w:r w:rsidRPr="00AF13CF">
              <w:t>"TZONE": "EST",</w:t>
            </w:r>
          </w:p>
          <w:p w:rsidRPr="00AF13CF" w:rsidR="000D3A85" w:rsidP="0037197C" w:rsidRDefault="000D3A85" w14:paraId="31E31727" w14:textId="77777777">
            <w:pPr>
              <w:pStyle w:val="ListParagraph"/>
            </w:pPr>
            <w:r w:rsidRPr="00AF13CF">
              <w:tab/>
            </w:r>
            <w:r w:rsidRPr="00AF13CF">
              <w:tab/>
            </w:r>
            <w:r w:rsidRPr="00AF13CF">
              <w:t>"CLASS": "END_USER"</w:t>
            </w:r>
          </w:p>
          <w:p w:rsidRPr="00AF13CF" w:rsidR="000D3A85" w:rsidP="0037197C" w:rsidRDefault="000D3A85" w14:paraId="6FFC11F3" w14:textId="77777777">
            <w:pPr>
              <w:pStyle w:val="ListParagraph"/>
            </w:pPr>
            <w:r w:rsidRPr="00AF13CF">
              <w:tab/>
            </w:r>
            <w:r w:rsidRPr="00AF13CF">
              <w:t>},</w:t>
            </w:r>
          </w:p>
          <w:p w:rsidRPr="00AF13CF" w:rsidR="000D3A85" w:rsidP="0037197C" w:rsidRDefault="000D3A85" w14:paraId="34498EDD" w14:textId="77777777">
            <w:pPr>
              <w:pStyle w:val="ListParagraph"/>
            </w:pPr>
            <w:r w:rsidRPr="00AF13CF">
              <w:tab/>
            </w:r>
            <w:r w:rsidRPr="00AF13CF">
              <w:t>"PASSWORD": {</w:t>
            </w:r>
          </w:p>
          <w:p w:rsidRPr="00AF13CF" w:rsidR="000D3A85" w:rsidP="0037197C" w:rsidRDefault="000D3A85" w14:paraId="04FA8A3B" w14:textId="77777777">
            <w:pPr>
              <w:pStyle w:val="ListParagraph"/>
            </w:pPr>
            <w:r w:rsidRPr="00AF13CF">
              <w:tab/>
            </w:r>
            <w:r w:rsidRPr="00AF13CF">
              <w:tab/>
            </w:r>
            <w:r w:rsidRPr="00AF13CF">
              <w:t>"BAPIPWD": "${if(user.customproperty2 !=null){'Wel_2M$'+user.customproperty2}}"</w:t>
            </w:r>
          </w:p>
          <w:p w:rsidRPr="00AF13CF" w:rsidR="000D3A85" w:rsidP="0037197C" w:rsidRDefault="000D3A85" w14:paraId="1A95BA06" w14:textId="77777777">
            <w:pPr>
              <w:pStyle w:val="ListParagraph"/>
            </w:pPr>
            <w:r w:rsidRPr="00AF13CF">
              <w:tab/>
            </w:r>
            <w:r w:rsidRPr="00AF13CF">
              <w:t>},</w:t>
            </w:r>
          </w:p>
          <w:p w:rsidRPr="00AF13CF" w:rsidR="000D3A85" w:rsidP="0037197C" w:rsidRDefault="000D3A85" w14:paraId="7D0E41AE" w14:textId="77777777">
            <w:pPr>
              <w:pStyle w:val="ListParagraph"/>
            </w:pPr>
            <w:r w:rsidRPr="00AF13CF">
              <w:lastRenderedPageBreak/>
              <w:tab/>
            </w:r>
            <w:r w:rsidRPr="00AF13CF">
              <w:t>"UCLASSX": {</w:t>
            </w:r>
          </w:p>
          <w:p w:rsidRPr="00AF13CF" w:rsidR="000D3A85" w:rsidP="0037197C" w:rsidRDefault="000D3A85" w14:paraId="26FAB7AF" w14:textId="77777777">
            <w:pPr>
              <w:pStyle w:val="ListParagraph"/>
            </w:pPr>
            <w:r w:rsidRPr="00AF13CF">
              <w:tab/>
            </w:r>
            <w:r w:rsidRPr="00AF13CF">
              <w:tab/>
            </w:r>
            <w:r w:rsidRPr="00AF13CF">
              <w:t>"UCLASS": "X"</w:t>
            </w:r>
          </w:p>
          <w:p w:rsidRPr="00AF13CF" w:rsidR="000D3A85" w:rsidP="0037197C" w:rsidRDefault="000D3A85" w14:paraId="7B6577A2" w14:textId="77777777">
            <w:pPr>
              <w:pStyle w:val="ListParagraph"/>
            </w:pPr>
            <w:r w:rsidRPr="00AF13CF">
              <w:tab/>
            </w:r>
            <w:r w:rsidRPr="00AF13CF">
              <w:t>}</w:t>
            </w:r>
            <w:r w:rsidRPr="00AF13CF">
              <w:tab/>
            </w:r>
          </w:p>
          <w:p w:rsidRPr="005A5EA7" w:rsidR="000D3A85" w:rsidP="0037197C" w:rsidRDefault="000D3A85" w14:paraId="7EAB717E" w14:textId="77777777">
            <w:pPr>
              <w:pStyle w:val="ListParagraph"/>
            </w:pPr>
            <w:r w:rsidRPr="00AF13CF">
              <w:t>}</w:t>
            </w:r>
          </w:p>
          <w:p w:rsidR="000D3A85" w:rsidP="0037197C" w:rsidRDefault="000D3A85" w14:paraId="122DE17E" w14:textId="77777777">
            <w:pPr>
              <w:pStyle w:val="ListParagraph"/>
              <w:ind w:left="0"/>
            </w:pPr>
          </w:p>
        </w:tc>
      </w:tr>
    </w:tbl>
    <w:p w:rsidR="000D3A85" w:rsidP="000D3A85" w:rsidRDefault="000D3A85" w14:paraId="2A5A2CB7" w14:textId="77777777">
      <w:pPr>
        <w:pStyle w:val="ListParagraph"/>
      </w:pPr>
    </w:p>
    <w:p w:rsidR="000D3A85" w:rsidP="00687D6E" w:rsidRDefault="000D3A85" w14:paraId="60723BE0" w14:textId="77777777">
      <w:pPr>
        <w:pStyle w:val="Heading4"/>
        <w:numPr>
          <w:ilvl w:val="3"/>
          <w:numId w:val="17"/>
        </w:numPr>
      </w:pPr>
      <w:r>
        <w:t>Account update</w:t>
      </w:r>
    </w:p>
    <w:p w:rsidRPr="00852740" w:rsidR="000D3A85" w:rsidP="00687D6E" w:rsidRDefault="000D3A85" w14:paraId="196FE096" w14:textId="2864CD7C">
      <w:pPr>
        <w:pStyle w:val="ListParagraph"/>
        <w:numPr>
          <w:ilvl w:val="0"/>
          <w:numId w:val="21"/>
        </w:numPr>
      </w:pPr>
      <w:r w:rsidRPr="00852740">
        <w:t>Created ‘</w:t>
      </w:r>
      <w:r w:rsidRPr="00852740">
        <w:rPr>
          <w:b/>
          <w:bCs/>
        </w:rPr>
        <w:t>User Update Rule’</w:t>
      </w:r>
      <w:r w:rsidRPr="00852740">
        <w:t xml:space="preserve"> in </w:t>
      </w:r>
      <w:r w:rsidR="00120727">
        <w:t>Saviynt</w:t>
      </w:r>
      <w:r w:rsidRPr="00852740">
        <w:t xml:space="preserve"> to update SAP </w:t>
      </w:r>
      <w:r>
        <w:t>GRD</w:t>
      </w:r>
      <w:r w:rsidRPr="00852740">
        <w:t xml:space="preserve"> attributes</w:t>
      </w:r>
    </w:p>
    <w:p w:rsidRPr="00852740" w:rsidR="000D3A85" w:rsidP="00687D6E" w:rsidRDefault="000D3A85" w14:paraId="740796A8" w14:textId="309D787D">
      <w:pPr>
        <w:pStyle w:val="ListParagraph"/>
        <w:numPr>
          <w:ilvl w:val="0"/>
          <w:numId w:val="21"/>
        </w:numPr>
      </w:pPr>
      <w:r w:rsidRPr="00852740">
        <w:t>This ‘User Update Rule’ trigger</w:t>
      </w:r>
      <w:r>
        <w:t>s</w:t>
      </w:r>
      <w:r w:rsidRPr="00852740">
        <w:t xml:space="preserve"> when user attributes updated in </w:t>
      </w:r>
      <w:r w:rsidR="00120727">
        <w:t>Saviynt</w:t>
      </w:r>
      <w:r w:rsidRPr="00852740">
        <w:t xml:space="preserve"> and </w:t>
      </w:r>
      <w:r>
        <w:t xml:space="preserve">it </w:t>
      </w:r>
      <w:r w:rsidRPr="00852740">
        <w:t>will create ‘Update Account’ task</w:t>
      </w:r>
      <w:r>
        <w:t xml:space="preserve"> for SAP GRD</w:t>
      </w:r>
    </w:p>
    <w:p w:rsidRPr="00852740" w:rsidR="000D3A85" w:rsidP="00687D6E" w:rsidRDefault="000D3A85" w14:paraId="622BA5C3" w14:textId="77777777">
      <w:pPr>
        <w:pStyle w:val="ListParagraph"/>
        <w:numPr>
          <w:ilvl w:val="0"/>
          <w:numId w:val="21"/>
        </w:numPr>
      </w:pPr>
      <w:r w:rsidRPr="00852740">
        <w:t>User attribute</w:t>
      </w:r>
      <w:r>
        <w:t xml:space="preserve"> Changes </w:t>
      </w:r>
      <w:r w:rsidRPr="00852740">
        <w:t>like :</w:t>
      </w:r>
    </w:p>
    <w:p w:rsidR="000D3A85" w:rsidP="00C578B1" w:rsidRDefault="000D3A85" w14:paraId="3F83180F" w14:textId="77777777">
      <w:pPr>
        <w:pStyle w:val="ListParagraph"/>
        <w:ind w:left="1008"/>
      </w:pPr>
      <w:r w:rsidRPr="00852740">
        <w:t>First/Last Name</w:t>
      </w:r>
    </w:p>
    <w:p w:rsidRPr="00852740" w:rsidR="000D3A85" w:rsidP="00C578B1" w:rsidRDefault="000D3A85" w14:paraId="233ED8B5" w14:textId="77777777">
      <w:pPr>
        <w:pStyle w:val="ListParagraph"/>
        <w:ind w:left="1008"/>
      </w:pPr>
      <w:r w:rsidRPr="00852740">
        <w:t>Email</w:t>
      </w:r>
    </w:p>
    <w:p w:rsidR="000D3A85" w:rsidP="00C578B1" w:rsidRDefault="000D3A85" w14:paraId="3D0C68C0" w14:textId="77777777">
      <w:pPr>
        <w:pStyle w:val="ListParagraph"/>
        <w:ind w:left="1008"/>
      </w:pPr>
      <w:r w:rsidRPr="00852740">
        <w:t>Country</w:t>
      </w:r>
    </w:p>
    <w:p w:rsidR="000D3A85" w:rsidP="00C578B1" w:rsidRDefault="000D3A85" w14:paraId="201B7527" w14:textId="77777777">
      <w:pPr>
        <w:pStyle w:val="ListParagraph"/>
        <w:ind w:left="1008"/>
      </w:pPr>
      <w:r w:rsidRPr="00852740">
        <w:t>Department</w:t>
      </w:r>
    </w:p>
    <w:p w:rsidR="000D3A85" w:rsidP="00C578B1" w:rsidRDefault="000D3A85" w14:paraId="586A261E" w14:textId="77777777">
      <w:pPr>
        <w:pStyle w:val="ListParagraph"/>
        <w:ind w:left="1008"/>
      </w:pPr>
      <w:r w:rsidRPr="00852740">
        <w:t xml:space="preserve">Telephonenumber </w:t>
      </w:r>
    </w:p>
    <w:p w:rsidR="000D3A85" w:rsidP="00687D6E" w:rsidRDefault="000D3A85" w14:paraId="7B453BA4" w14:textId="77777777">
      <w:pPr>
        <w:pStyle w:val="ListParagraph"/>
        <w:numPr>
          <w:ilvl w:val="0"/>
          <w:numId w:val="21"/>
        </w:numPr>
      </w:pPr>
      <w:r>
        <w:t>Execute the Provisioning job to push the update to the target</w:t>
      </w:r>
    </w:p>
    <w:p w:rsidR="000D3A85" w:rsidP="00687D6E" w:rsidRDefault="000D3A85" w14:paraId="2A0DEE40" w14:textId="77777777">
      <w:pPr>
        <w:pStyle w:val="ListParagraph"/>
        <w:numPr>
          <w:ilvl w:val="0"/>
          <w:numId w:val="21"/>
        </w:numPr>
      </w:pPr>
      <w:r>
        <w:t>Update Account JSON</w:t>
      </w:r>
    </w:p>
    <w:p w:rsidR="000D3A85" w:rsidP="000D3A85" w:rsidRDefault="000D3A85" w14:paraId="7379E7D6" w14:textId="77777777">
      <w:pPr>
        <w:pStyle w:val="ListParagraph"/>
      </w:pP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40"/>
      </w:tblGrid>
      <w:tr w:rsidR="000D3A85" w:rsidTr="00C578B1" w14:paraId="1A433339" w14:textId="77777777">
        <w:tc>
          <w:tcPr>
            <w:tcW w:w="9350" w:type="dxa"/>
          </w:tcPr>
          <w:p w:rsidRPr="00AF13CF" w:rsidR="000D3A85" w:rsidP="0037197C" w:rsidRDefault="000D3A85" w14:paraId="26BFEDBC" w14:textId="77777777">
            <w:pPr>
              <w:pStyle w:val="ListParagraph"/>
            </w:pPr>
            <w:r w:rsidRPr="00AF13CF">
              <w:t>{</w:t>
            </w:r>
          </w:p>
          <w:p w:rsidRPr="00AF13CF" w:rsidR="000D3A85" w:rsidP="0037197C" w:rsidRDefault="000D3A85" w14:paraId="2C101BD7" w14:textId="77777777">
            <w:pPr>
              <w:pStyle w:val="ListParagraph"/>
            </w:pPr>
            <w:r w:rsidRPr="00AF13CF">
              <w:tab/>
            </w:r>
            <w:r w:rsidRPr="00AF13CF">
              <w:t>"ADDRESS": {</w:t>
            </w:r>
          </w:p>
          <w:p w:rsidRPr="00AF13CF" w:rsidR="000D3A85" w:rsidP="0037197C" w:rsidRDefault="000D3A85" w14:paraId="0108D915" w14:textId="77777777">
            <w:pPr>
              <w:pStyle w:val="ListParagraph"/>
            </w:pPr>
            <w:r w:rsidRPr="00AF13CF">
              <w:tab/>
            </w:r>
            <w:r w:rsidRPr="00AF13CF">
              <w:tab/>
            </w:r>
            <w:r w:rsidRPr="00AF13CF">
              <w:t>"LASTNAME": "${user.lastname}",</w:t>
            </w:r>
          </w:p>
          <w:p w:rsidRPr="00AF13CF" w:rsidR="000D3A85" w:rsidP="0037197C" w:rsidRDefault="000D3A85" w14:paraId="4B7CA32A" w14:textId="77777777">
            <w:pPr>
              <w:pStyle w:val="ListParagraph"/>
            </w:pPr>
            <w:r w:rsidRPr="00AF13CF">
              <w:tab/>
            </w:r>
            <w:r w:rsidRPr="00AF13CF">
              <w:tab/>
            </w:r>
            <w:r w:rsidRPr="00AF13CF">
              <w:t>"FIRSTNAME": "${user.firstname}",</w:t>
            </w:r>
          </w:p>
          <w:p w:rsidRPr="00AF13CF" w:rsidR="000D3A85" w:rsidP="0037197C" w:rsidRDefault="000D3A85" w14:paraId="078C665E" w14:textId="77777777">
            <w:pPr>
              <w:pStyle w:val="ListParagraph"/>
            </w:pPr>
            <w:r w:rsidRPr="00AF13CF">
              <w:tab/>
            </w:r>
            <w:r w:rsidRPr="00AF13CF">
              <w:tab/>
            </w:r>
            <w:r w:rsidRPr="00AF13CF">
              <w:t>"E_MAIL": "${user.email}",</w:t>
            </w:r>
          </w:p>
          <w:p w:rsidRPr="00AF13CF" w:rsidR="000D3A85" w:rsidP="0037197C" w:rsidRDefault="000D3A85" w14:paraId="303FD680" w14:textId="77777777">
            <w:pPr>
              <w:pStyle w:val="ListParagraph"/>
            </w:pPr>
            <w:r w:rsidRPr="00AF13CF">
              <w:tab/>
            </w:r>
            <w:r w:rsidRPr="00AF13CF">
              <w:tab/>
            </w:r>
            <w:r w:rsidRPr="00AF13CF">
              <w:t>"DEPARTMENT": "${if(user.departmentname !=null){user.departmentname} else {''}}",</w:t>
            </w:r>
          </w:p>
          <w:p w:rsidRPr="00AF13CF" w:rsidR="000D3A85" w:rsidP="0037197C" w:rsidRDefault="000D3A85" w14:paraId="1C14C8BD" w14:textId="77777777">
            <w:pPr>
              <w:pStyle w:val="ListParagraph"/>
            </w:pPr>
            <w:r w:rsidRPr="00AF13CF">
              <w:tab/>
            </w:r>
            <w:r w:rsidRPr="00AF13CF">
              <w:tab/>
            </w:r>
            <w:r w:rsidRPr="00AF13CF">
              <w:t>"NAMCOUNTRY": "${if(user.country !=null){user.country} else {''}}",</w:t>
            </w:r>
          </w:p>
          <w:p w:rsidRPr="00AF13CF" w:rsidR="000D3A85" w:rsidP="0037197C" w:rsidRDefault="000D3A85" w14:paraId="6465C523" w14:textId="77777777">
            <w:pPr>
              <w:pStyle w:val="ListParagraph"/>
            </w:pPr>
            <w:r w:rsidRPr="00AF13CF">
              <w:tab/>
            </w:r>
            <w:r w:rsidRPr="00AF13CF">
              <w:tab/>
            </w:r>
            <w:r w:rsidRPr="00AF13CF">
              <w:t>"COMM_TYPE": "INT",</w:t>
            </w:r>
          </w:p>
          <w:p w:rsidRPr="00AF13CF" w:rsidR="000D3A85" w:rsidP="0037197C" w:rsidRDefault="000D3A85" w14:paraId="2F48BEAF" w14:textId="77777777">
            <w:pPr>
              <w:pStyle w:val="ListParagraph"/>
            </w:pPr>
            <w:r w:rsidRPr="00AF13CF">
              <w:tab/>
            </w:r>
            <w:r w:rsidRPr="00AF13CF">
              <w:tab/>
            </w:r>
            <w:r w:rsidRPr="00AF13CF">
              <w:t>"TEL1_NUMBR": "${if(user.phonenumber !=null){user.phonenumber} else {''}}",</w:t>
            </w:r>
          </w:p>
          <w:p w:rsidRPr="00AF13CF" w:rsidR="000D3A85" w:rsidP="0037197C" w:rsidRDefault="000D3A85" w14:paraId="14C819CA" w14:textId="77777777">
            <w:pPr>
              <w:pStyle w:val="ListParagraph"/>
            </w:pPr>
            <w:r w:rsidRPr="00AF13CF">
              <w:tab/>
            </w:r>
            <w:r w:rsidRPr="00AF13CF">
              <w:tab/>
            </w:r>
            <w:r w:rsidRPr="00AF13CF">
              <w:t>"TEL1_EXT": "${if(user.customproperty25 !=null){user.customproperty25} else {''}}",</w:t>
            </w:r>
          </w:p>
          <w:p w:rsidRPr="00AF13CF" w:rsidR="000D3A85" w:rsidP="0037197C" w:rsidRDefault="000D3A85" w14:paraId="5B922888" w14:textId="77777777">
            <w:pPr>
              <w:pStyle w:val="ListParagraph"/>
            </w:pPr>
            <w:r w:rsidRPr="00AF13CF">
              <w:tab/>
            </w:r>
            <w:r w:rsidRPr="00AF13CF">
              <w:tab/>
            </w:r>
            <w:r w:rsidRPr="00AF13CF">
              <w:t>"ROOM_NO_P": "${if(user.customproperty26 !=null){user.customproperty26} else {''}}"</w:t>
            </w:r>
          </w:p>
          <w:p w:rsidRPr="00AF13CF" w:rsidR="000D3A85" w:rsidP="0037197C" w:rsidRDefault="000D3A85" w14:paraId="1129D48F" w14:textId="77777777">
            <w:pPr>
              <w:pStyle w:val="ListParagraph"/>
            </w:pPr>
            <w:r w:rsidRPr="00AF13CF">
              <w:tab/>
            </w:r>
            <w:r w:rsidRPr="00AF13CF">
              <w:t>},</w:t>
            </w:r>
          </w:p>
          <w:p w:rsidRPr="00AF13CF" w:rsidR="000D3A85" w:rsidP="0037197C" w:rsidRDefault="000D3A85" w14:paraId="0CCC1BB0" w14:textId="77777777">
            <w:pPr>
              <w:pStyle w:val="ListParagraph"/>
            </w:pPr>
            <w:r w:rsidRPr="00AF13CF">
              <w:tab/>
            </w:r>
            <w:r w:rsidRPr="00AF13CF">
              <w:t>"LOGONDATA": {</w:t>
            </w:r>
          </w:p>
          <w:p w:rsidRPr="00AF13CF" w:rsidR="000D3A85" w:rsidP="0037197C" w:rsidRDefault="000D3A85" w14:paraId="0D4EE916" w14:textId="77777777">
            <w:pPr>
              <w:pStyle w:val="ListParagraph"/>
            </w:pPr>
            <w:r w:rsidRPr="00AF13CF">
              <w:tab/>
            </w:r>
            <w:r w:rsidRPr="00AF13CF">
              <w:tab/>
            </w:r>
            <w:r w:rsidRPr="00AF13CF">
              <w:t>"USTYP": "A",</w:t>
            </w:r>
          </w:p>
          <w:p w:rsidRPr="00AF13CF" w:rsidR="000D3A85" w:rsidP="0037197C" w:rsidRDefault="000D3A85" w14:paraId="2750A2AC" w14:textId="77777777">
            <w:pPr>
              <w:pStyle w:val="ListParagraph"/>
            </w:pPr>
            <w:r w:rsidRPr="00AF13CF">
              <w:tab/>
            </w:r>
            <w:r w:rsidRPr="00AF13CF">
              <w:tab/>
            </w:r>
            <w:r w:rsidRPr="00AF13CF">
              <w:t>"GLTGB": "99991231",</w:t>
            </w:r>
          </w:p>
          <w:p w:rsidRPr="00AF13CF" w:rsidR="000D3A85" w:rsidP="0037197C" w:rsidRDefault="000D3A85" w14:paraId="5B7D645E" w14:textId="77777777">
            <w:pPr>
              <w:pStyle w:val="ListParagraph"/>
            </w:pPr>
            <w:r w:rsidRPr="00AF13CF">
              <w:lastRenderedPageBreak/>
              <w:tab/>
            </w:r>
            <w:r w:rsidRPr="00AF13CF">
              <w:tab/>
            </w:r>
            <w:r w:rsidRPr="00AF13CF">
              <w:t>"GLTGV": "${if(user.startdate!=null){new java.text.SimpleDateFormat('yyyyMMdd').format(user.startdate)}else {new java.text.SimpleDateFormat('yyyyMMdd').format(new Date())}}",</w:t>
            </w:r>
          </w:p>
          <w:p w:rsidRPr="00AF13CF" w:rsidR="000D3A85" w:rsidP="0037197C" w:rsidRDefault="000D3A85" w14:paraId="748059B7" w14:textId="77777777">
            <w:pPr>
              <w:pStyle w:val="ListParagraph"/>
            </w:pPr>
            <w:r w:rsidRPr="00AF13CF">
              <w:tab/>
            </w:r>
            <w:r w:rsidRPr="00AF13CF">
              <w:tab/>
            </w:r>
            <w:r w:rsidRPr="00AF13CF">
              <w:t>"TZONE": "EST",</w:t>
            </w:r>
          </w:p>
          <w:p w:rsidRPr="00AF13CF" w:rsidR="000D3A85" w:rsidP="0037197C" w:rsidRDefault="000D3A85" w14:paraId="7AFEAD13" w14:textId="77777777">
            <w:pPr>
              <w:pStyle w:val="ListParagraph"/>
            </w:pPr>
            <w:r w:rsidRPr="00AF13CF">
              <w:tab/>
            </w:r>
            <w:r w:rsidRPr="00AF13CF">
              <w:tab/>
            </w:r>
            <w:r w:rsidRPr="00AF13CF">
              <w:t>"CLASS": "END_USER"</w:t>
            </w:r>
          </w:p>
          <w:p w:rsidRPr="00AF13CF" w:rsidR="000D3A85" w:rsidP="0037197C" w:rsidRDefault="000D3A85" w14:paraId="1742ABD0" w14:textId="77777777">
            <w:pPr>
              <w:pStyle w:val="ListParagraph"/>
            </w:pPr>
            <w:r w:rsidRPr="00AF13CF">
              <w:tab/>
            </w:r>
            <w:r w:rsidRPr="00AF13CF">
              <w:t>},</w:t>
            </w:r>
          </w:p>
          <w:p w:rsidRPr="00AF13CF" w:rsidR="000D3A85" w:rsidP="0037197C" w:rsidRDefault="000D3A85" w14:paraId="73C6126A" w14:textId="77777777">
            <w:pPr>
              <w:pStyle w:val="ListParagraph"/>
            </w:pPr>
            <w:r w:rsidRPr="00AF13CF">
              <w:tab/>
            </w:r>
            <w:r w:rsidRPr="00AF13CF">
              <w:t>"UCLASSX": {</w:t>
            </w:r>
          </w:p>
          <w:p w:rsidRPr="00AF13CF" w:rsidR="000D3A85" w:rsidP="0037197C" w:rsidRDefault="000D3A85" w14:paraId="10BD7422" w14:textId="77777777">
            <w:pPr>
              <w:pStyle w:val="ListParagraph"/>
            </w:pPr>
            <w:r w:rsidRPr="00AF13CF">
              <w:tab/>
            </w:r>
            <w:r w:rsidRPr="00AF13CF">
              <w:tab/>
            </w:r>
            <w:r w:rsidRPr="00AF13CF">
              <w:t>"UCLASS": "X"</w:t>
            </w:r>
          </w:p>
          <w:p w:rsidRPr="00AF13CF" w:rsidR="000D3A85" w:rsidP="0037197C" w:rsidRDefault="000D3A85" w14:paraId="4F1CE723" w14:textId="77777777">
            <w:pPr>
              <w:pStyle w:val="ListParagraph"/>
            </w:pPr>
            <w:r w:rsidRPr="00AF13CF">
              <w:tab/>
            </w:r>
            <w:r w:rsidRPr="00AF13CF">
              <w:t>}</w:t>
            </w:r>
          </w:p>
          <w:p w:rsidRPr="00AF13CF" w:rsidR="000D3A85" w:rsidP="0037197C" w:rsidRDefault="000D3A85" w14:paraId="22DBF8B1" w14:textId="77777777">
            <w:pPr>
              <w:pStyle w:val="ListParagraph"/>
            </w:pPr>
            <w:r w:rsidRPr="00AF13CF">
              <w:tab/>
            </w:r>
          </w:p>
          <w:p w:rsidR="000D3A85" w:rsidP="0037197C" w:rsidRDefault="000D3A85" w14:paraId="6BE06302" w14:textId="77777777">
            <w:pPr>
              <w:pStyle w:val="ListParagraph"/>
              <w:ind w:left="0"/>
            </w:pPr>
            <w:r w:rsidRPr="00AF13CF">
              <w:t>}</w:t>
            </w:r>
          </w:p>
        </w:tc>
      </w:tr>
    </w:tbl>
    <w:p w:rsidRPr="005A5EA7" w:rsidR="000D3A85" w:rsidP="000D3A85" w:rsidRDefault="000D3A85" w14:paraId="1F10CFFA" w14:textId="77777777"/>
    <w:p w:rsidR="000D3A85" w:rsidP="000D3A85" w:rsidRDefault="000D3A85" w14:paraId="63075B1F" w14:textId="77777777">
      <w:pPr>
        <w:pStyle w:val="Heading3"/>
      </w:pPr>
      <w:bookmarkStart w:name="_Toc33292589" w:id="76"/>
      <w:r>
        <w:t>Account Access provisioning</w:t>
      </w:r>
      <w:bookmarkEnd w:id="76"/>
    </w:p>
    <w:p w:rsidR="000D3A85" w:rsidP="00687D6E" w:rsidRDefault="000D3A85" w14:paraId="2C3FA208" w14:textId="77777777">
      <w:pPr>
        <w:pStyle w:val="Heading4"/>
        <w:numPr>
          <w:ilvl w:val="3"/>
          <w:numId w:val="17"/>
        </w:numPr>
      </w:pPr>
      <w:r>
        <w:t>SAP Role management</w:t>
      </w:r>
    </w:p>
    <w:p w:rsidRPr="005F2FF6" w:rsidR="000D3A85" w:rsidP="000D3A85" w:rsidRDefault="000D3A85" w14:paraId="2037EAB8" w14:textId="77777777">
      <w:r>
        <w:t>Any changes on Role will be taken care by SSM. Below are the role types currently SSM is managing.</w:t>
      </w:r>
    </w:p>
    <w:p w:rsidR="000D3A85" w:rsidP="00687D6E" w:rsidRDefault="000D3A85" w14:paraId="1C345835" w14:textId="77777777">
      <w:pPr>
        <w:pStyle w:val="ListParagraph"/>
        <w:numPr>
          <w:ilvl w:val="0"/>
          <w:numId w:val="45"/>
        </w:numPr>
      </w:pPr>
      <w:r>
        <w:t>Application Role</w:t>
      </w:r>
    </w:p>
    <w:p w:rsidR="000D3A85" w:rsidP="00687D6E" w:rsidRDefault="000D3A85" w14:paraId="1F28A80C" w14:textId="77777777">
      <w:pPr>
        <w:pStyle w:val="ListParagraph"/>
        <w:numPr>
          <w:ilvl w:val="0"/>
          <w:numId w:val="45"/>
        </w:numPr>
      </w:pPr>
      <w:r>
        <w:t>Enterprise Role</w:t>
      </w:r>
    </w:p>
    <w:p w:rsidR="000D3A85" w:rsidP="00687D6E" w:rsidRDefault="000D3A85" w14:paraId="75C39013" w14:textId="77777777">
      <w:pPr>
        <w:pStyle w:val="ListParagraph"/>
        <w:numPr>
          <w:ilvl w:val="0"/>
          <w:numId w:val="45"/>
        </w:numPr>
      </w:pPr>
      <w:r>
        <w:t xml:space="preserve">In SSM this can be requested under ARS tab -&gt; Create/Modify Role </w:t>
      </w:r>
    </w:p>
    <w:p w:rsidRPr="005F2FF6" w:rsidR="000D3A85" w:rsidP="00687D6E" w:rsidRDefault="000D3A85" w14:paraId="6A7B2030" w14:textId="77777777">
      <w:pPr>
        <w:pStyle w:val="ListParagraph"/>
        <w:numPr>
          <w:ilvl w:val="0"/>
          <w:numId w:val="45"/>
        </w:numPr>
      </w:pPr>
      <w:r>
        <w:t>Role Modification Approval workflow</w:t>
      </w:r>
    </w:p>
    <w:p w:rsidR="000D3A85" w:rsidP="00687D6E" w:rsidRDefault="000D3A85" w14:paraId="108EB1E0" w14:textId="77777777">
      <w:pPr>
        <w:pStyle w:val="ListParagraph"/>
        <w:numPr>
          <w:ilvl w:val="0"/>
          <w:numId w:val="46"/>
        </w:numPr>
      </w:pPr>
      <w:r>
        <w:t xml:space="preserve">It has two level approval </w:t>
      </w:r>
    </w:p>
    <w:p w:rsidR="000D3A85" w:rsidP="000D3A85" w:rsidRDefault="000D3A85" w14:paraId="4D4A8915" w14:textId="77777777">
      <w:pPr>
        <w:pStyle w:val="ListParagraph"/>
        <w:ind w:left="2160"/>
      </w:pPr>
      <w:r>
        <w:t>First level – User Group (Role Reviewer)</w:t>
      </w:r>
    </w:p>
    <w:p w:rsidRPr="005F488D" w:rsidR="000D3A85" w:rsidP="000D3A85" w:rsidRDefault="000D3A85" w14:paraId="3F79D900" w14:textId="77777777">
      <w:pPr>
        <w:pStyle w:val="ListParagraph"/>
        <w:ind w:left="1440" w:firstLine="720"/>
      </w:pPr>
      <w:r>
        <w:t>Second level – Role Owner</w:t>
      </w:r>
    </w:p>
    <w:p w:rsidR="000D3A85" w:rsidP="000D3A85" w:rsidRDefault="000D3A85" w14:paraId="40869DD5" w14:textId="77777777">
      <w:pPr>
        <w:pStyle w:val="ListParagraph"/>
        <w:ind w:left="0"/>
      </w:pPr>
      <w:r w:rsidR="000D3A85">
        <w:drawing>
          <wp:inline wp14:editId="02B88F09" wp14:anchorId="29BA222E">
            <wp:extent cx="5927246" cy="3195393"/>
            <wp:effectExtent l="0" t="0" r="0" b="5080"/>
            <wp:docPr id="31" name="Picture 31" title=""/>
            <wp:cNvGraphicFramePr>
              <a:graphicFrameLocks noChangeAspect="1"/>
            </wp:cNvGraphicFramePr>
            <a:graphic>
              <a:graphicData uri="http://schemas.openxmlformats.org/drawingml/2006/picture">
                <pic:pic>
                  <pic:nvPicPr>
                    <pic:cNvPr id="0" name="Picture 31"/>
                    <pic:cNvPicPr/>
                  </pic:nvPicPr>
                  <pic:blipFill>
                    <a:blip r:embed="R1d9fd7f62a064496">
                      <a:extLst>
                        <a:ext xmlns:a="http://schemas.openxmlformats.org/drawingml/2006/main" uri="{28A0092B-C50C-407E-A947-70E740481C1C}">
                          <a14:useLocalDpi val="0"/>
                        </a:ext>
                      </a:extLst>
                    </a:blip>
                    <a:stretch>
                      <a:fillRect/>
                    </a:stretch>
                  </pic:blipFill>
                  <pic:spPr>
                    <a:xfrm rot="0" flipH="0" flipV="0">
                      <a:off x="0" y="0"/>
                      <a:ext cx="5927246" cy="3195393"/>
                    </a:xfrm>
                    <a:prstGeom prst="rect">
                      <a:avLst/>
                    </a:prstGeom>
                  </pic:spPr>
                </pic:pic>
              </a:graphicData>
            </a:graphic>
          </wp:inline>
        </w:drawing>
      </w:r>
    </w:p>
    <w:p w:rsidR="000D3A85" w:rsidP="000D3A85" w:rsidRDefault="000D3A85" w14:paraId="0761BD23" w14:textId="77777777">
      <w:pPr>
        <w:pStyle w:val="ListParagraph"/>
        <w:ind w:left="0"/>
      </w:pPr>
    </w:p>
    <w:p w:rsidR="000D3A85" w:rsidP="00687D6E" w:rsidRDefault="000D3A85" w14:paraId="4BA1A980" w14:textId="77777777">
      <w:pPr>
        <w:pStyle w:val="Heading4"/>
        <w:numPr>
          <w:ilvl w:val="3"/>
          <w:numId w:val="17"/>
        </w:numPr>
      </w:pPr>
      <w:r>
        <w:t>Access Request</w:t>
      </w:r>
    </w:p>
    <w:p w:rsidR="000D3A85" w:rsidP="000D3A85" w:rsidRDefault="000D3A85" w14:paraId="13F07FC6" w14:textId="77777777">
      <w:r>
        <w:t>Under this section we are covering application/enterprise access role access request for end user</w:t>
      </w:r>
    </w:p>
    <w:p w:rsidR="000D3A85" w:rsidP="00687D6E" w:rsidRDefault="000D3A85" w14:paraId="0C629477" w14:textId="77777777">
      <w:pPr>
        <w:pStyle w:val="ListParagraph"/>
        <w:numPr>
          <w:ilvl w:val="0"/>
          <w:numId w:val="47"/>
        </w:numPr>
      </w:pPr>
      <w:r>
        <w:t>This request can be raised under ARS tab</w:t>
      </w:r>
    </w:p>
    <w:p w:rsidR="000D3A85" w:rsidP="00687D6E" w:rsidRDefault="000D3A85" w14:paraId="3CE66249" w14:textId="77777777">
      <w:pPr>
        <w:pStyle w:val="ListParagraph"/>
        <w:numPr>
          <w:ilvl w:val="0"/>
          <w:numId w:val="47"/>
        </w:numPr>
      </w:pPr>
      <w:r>
        <w:t>This request is associated with GRC SOD evaluation</w:t>
      </w:r>
    </w:p>
    <w:p w:rsidRPr="00797F81" w:rsidR="000D3A85" w:rsidP="00687D6E" w:rsidRDefault="000D3A85" w14:paraId="6D55682D" w14:textId="77777777">
      <w:pPr>
        <w:pStyle w:val="ListParagraph"/>
        <w:numPr>
          <w:ilvl w:val="0"/>
          <w:numId w:val="47"/>
        </w:numPr>
      </w:pPr>
      <w:r>
        <w:t xml:space="preserve">For more details please refer section </w:t>
      </w:r>
      <w:hyperlink w:history="1" w:anchor="_SAP_GRC">
        <w:r w:rsidRPr="009C67A2">
          <w:rPr>
            <w:rStyle w:val="Hyperlink"/>
          </w:rPr>
          <w:t>6.8</w:t>
        </w:r>
      </w:hyperlink>
    </w:p>
    <w:p w:rsidR="000D3A85" w:rsidP="000D3A85" w:rsidRDefault="000D3A85" w14:paraId="008A8881" w14:textId="77777777">
      <w:pPr>
        <w:pStyle w:val="Heading3"/>
      </w:pPr>
      <w:bookmarkStart w:name="_Toc33292590" w:id="77"/>
      <w:r>
        <w:t>Account De-provisioning</w:t>
      </w:r>
      <w:bookmarkEnd w:id="77"/>
    </w:p>
    <w:p w:rsidR="000D3A85" w:rsidP="00687D6E" w:rsidRDefault="000D3A85" w14:paraId="5DA35D9B" w14:textId="1AB50441">
      <w:pPr>
        <w:pStyle w:val="ListParagraph"/>
        <w:numPr>
          <w:ilvl w:val="0"/>
          <w:numId w:val="21"/>
        </w:numPr>
      </w:pPr>
      <w:r w:rsidRPr="000777EF">
        <w:t>Created ‘</w:t>
      </w:r>
      <w:r>
        <w:t>Terminate SAP Account</w:t>
      </w:r>
      <w:r w:rsidRPr="000777EF">
        <w:t xml:space="preserve"> Rule’ in </w:t>
      </w:r>
      <w:r w:rsidR="00120727">
        <w:t>Saviynt</w:t>
      </w:r>
      <w:r w:rsidRPr="000777EF">
        <w:t xml:space="preserve"> </w:t>
      </w:r>
    </w:p>
    <w:p w:rsidR="000D3A85" w:rsidP="00687D6E" w:rsidRDefault="000D3A85" w14:paraId="5F4AEB9C" w14:textId="77777777">
      <w:pPr>
        <w:pStyle w:val="ListParagraph"/>
        <w:numPr>
          <w:ilvl w:val="0"/>
          <w:numId w:val="21"/>
        </w:numPr>
      </w:pPr>
      <w:r>
        <w:t>On user terminated this rule will execute which will create the deprovision task for account</w:t>
      </w:r>
    </w:p>
    <w:p w:rsidR="000D3A85" w:rsidP="00687D6E" w:rsidRDefault="000D3A85" w14:paraId="583D9EFB" w14:textId="77777777">
      <w:pPr>
        <w:pStyle w:val="ListParagraph"/>
        <w:numPr>
          <w:ilvl w:val="0"/>
          <w:numId w:val="21"/>
        </w:numPr>
      </w:pPr>
      <w:r>
        <w:t>After provisioning job, it will lock the account in SAP</w:t>
      </w:r>
    </w:p>
    <w:p w:rsidR="000D3A85" w:rsidP="00687D6E" w:rsidRDefault="000D3A85" w14:paraId="4F08DED2" w14:textId="77777777">
      <w:pPr>
        <w:pStyle w:val="ListParagraph"/>
        <w:numPr>
          <w:ilvl w:val="0"/>
          <w:numId w:val="21"/>
        </w:numPr>
      </w:pPr>
      <w:r>
        <w:t>Terminate Account JSON</w:t>
      </w: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40"/>
      </w:tblGrid>
      <w:tr w:rsidR="000D3A85" w:rsidTr="00C219C8" w14:paraId="111FC196" w14:textId="77777777">
        <w:tc>
          <w:tcPr>
            <w:tcW w:w="9350" w:type="dxa"/>
          </w:tcPr>
          <w:p w:rsidRPr="00AF13CF" w:rsidR="000D3A85" w:rsidP="0037197C" w:rsidRDefault="000D3A85" w14:paraId="2258FDC0" w14:textId="77777777">
            <w:pPr>
              <w:pStyle w:val="ListParagraph"/>
            </w:pPr>
            <w:r w:rsidRPr="00AF13CF">
              <w:t>{ENDDATE}</w:t>
            </w:r>
          </w:p>
          <w:p w:rsidR="000D3A85" w:rsidP="0037197C" w:rsidRDefault="000D3A85" w14:paraId="4B0B71F6" w14:textId="77777777">
            <w:pPr>
              <w:ind w:left="360"/>
            </w:pPr>
          </w:p>
        </w:tc>
      </w:tr>
    </w:tbl>
    <w:p w:rsidR="000D3A85" w:rsidP="000D3A85" w:rsidRDefault="000D3A85" w14:paraId="0A525B75" w14:textId="77777777"/>
    <w:p w:rsidR="000D3A85" w:rsidP="000D3A85" w:rsidRDefault="000D3A85" w14:paraId="148B4151" w14:textId="77777777"/>
    <w:p w:rsidR="000D3A85" w:rsidP="000D3A85" w:rsidRDefault="000D3A85" w14:paraId="3D55818A" w14:textId="77777777"/>
    <w:p w:rsidR="000D3A85" w:rsidP="000D3A85" w:rsidRDefault="000D3A85" w14:paraId="14575F0E" w14:textId="77777777">
      <w:pPr>
        <w:pStyle w:val="Heading3"/>
      </w:pPr>
      <w:bookmarkStart w:name="_Toc33292591" w:id="78"/>
      <w:r w:rsidRPr="00A65321">
        <w:lastRenderedPageBreak/>
        <w:t>Account Re-Hire</w:t>
      </w:r>
      <w:bookmarkEnd w:id="78"/>
    </w:p>
    <w:p w:rsidR="000D3A85" w:rsidP="00687D6E" w:rsidRDefault="000D3A85" w14:paraId="76E66058" w14:textId="5E9E7A33">
      <w:pPr>
        <w:pStyle w:val="ListParagraph"/>
        <w:numPr>
          <w:ilvl w:val="0"/>
          <w:numId w:val="21"/>
        </w:numPr>
      </w:pPr>
      <w:r w:rsidRPr="000777EF">
        <w:t>Created ‘</w:t>
      </w:r>
      <w:r>
        <w:t>Re-hire SAP Account</w:t>
      </w:r>
      <w:r w:rsidRPr="000777EF">
        <w:t xml:space="preserve"> Rule’ in </w:t>
      </w:r>
      <w:r w:rsidR="00120727">
        <w:t>Saviynt</w:t>
      </w:r>
      <w:r w:rsidRPr="000777EF">
        <w:t xml:space="preserve"> </w:t>
      </w:r>
    </w:p>
    <w:p w:rsidR="000D3A85" w:rsidP="00687D6E" w:rsidRDefault="000D3A85" w14:paraId="7F0AFC03" w14:textId="77777777">
      <w:pPr>
        <w:pStyle w:val="ListParagraph"/>
        <w:numPr>
          <w:ilvl w:val="0"/>
          <w:numId w:val="21"/>
        </w:numPr>
      </w:pPr>
      <w:r>
        <w:t>On user re-hire this rule will execute which will create the deprovision task for account</w:t>
      </w:r>
    </w:p>
    <w:p w:rsidR="000D3A85" w:rsidP="00687D6E" w:rsidRDefault="000D3A85" w14:paraId="6372FC98" w14:textId="77777777">
      <w:pPr>
        <w:pStyle w:val="ListParagraph"/>
        <w:numPr>
          <w:ilvl w:val="0"/>
          <w:numId w:val="21"/>
        </w:numPr>
      </w:pPr>
      <w:r>
        <w:t>After provisioning job, it will activate the account in GRD</w:t>
      </w:r>
    </w:p>
    <w:p w:rsidR="000D3A85" w:rsidP="00687D6E" w:rsidRDefault="000D3A85" w14:paraId="4D5136A6" w14:textId="77777777">
      <w:pPr>
        <w:pStyle w:val="ListParagraph"/>
        <w:numPr>
          <w:ilvl w:val="0"/>
          <w:numId w:val="21"/>
        </w:numPr>
      </w:pPr>
      <w:r>
        <w:t>Re-hire Account JSON</w:t>
      </w:r>
    </w:p>
    <w:p w:rsidR="000D3A85" w:rsidP="000D3A85" w:rsidRDefault="000D3A85" w14:paraId="3FAA5991" w14:textId="77777777">
      <w:pPr>
        <w:pStyle w:val="ListParagraph"/>
      </w:pP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40"/>
      </w:tblGrid>
      <w:tr w:rsidR="000D3A85" w:rsidTr="00C219C8" w14:paraId="4326A84D" w14:textId="77777777">
        <w:tc>
          <w:tcPr>
            <w:tcW w:w="9350" w:type="dxa"/>
          </w:tcPr>
          <w:p w:rsidRPr="00AF13CF" w:rsidR="000D3A85" w:rsidP="0037197C" w:rsidRDefault="000D3A85" w14:paraId="053AF2A9" w14:textId="77777777">
            <w:pPr>
              <w:pStyle w:val="ListParagraph"/>
            </w:pPr>
            <w:r w:rsidRPr="00AF13CF">
              <w:t>{</w:t>
            </w:r>
          </w:p>
          <w:p w:rsidRPr="00AF13CF" w:rsidR="000D3A85" w:rsidP="0037197C" w:rsidRDefault="000D3A85" w14:paraId="417BEED9" w14:textId="77777777">
            <w:pPr>
              <w:pStyle w:val="ListParagraph"/>
            </w:pPr>
            <w:r w:rsidRPr="00AF13CF">
              <w:tab/>
            </w:r>
            <w:r w:rsidRPr="00AF13CF">
              <w:t>"ADDRESS": {</w:t>
            </w:r>
          </w:p>
          <w:p w:rsidRPr="00AF13CF" w:rsidR="000D3A85" w:rsidP="0037197C" w:rsidRDefault="000D3A85" w14:paraId="4A86D02D" w14:textId="77777777">
            <w:pPr>
              <w:pStyle w:val="ListParagraph"/>
            </w:pPr>
            <w:r w:rsidRPr="00AF13CF">
              <w:tab/>
            </w:r>
            <w:r w:rsidRPr="00AF13CF">
              <w:tab/>
            </w:r>
            <w:r w:rsidRPr="00AF13CF">
              <w:t>"LASTNAME": "${user.lastname}",</w:t>
            </w:r>
          </w:p>
          <w:p w:rsidRPr="00AF13CF" w:rsidR="000D3A85" w:rsidP="0037197C" w:rsidRDefault="000D3A85" w14:paraId="30ED23EB" w14:textId="77777777">
            <w:pPr>
              <w:pStyle w:val="ListParagraph"/>
            </w:pPr>
            <w:r w:rsidRPr="00AF13CF">
              <w:tab/>
            </w:r>
            <w:r w:rsidRPr="00AF13CF">
              <w:tab/>
            </w:r>
            <w:r w:rsidRPr="00AF13CF">
              <w:t>"FIRSTNAME": "${user.firstname}",</w:t>
            </w:r>
          </w:p>
          <w:p w:rsidRPr="00AF13CF" w:rsidR="000D3A85" w:rsidP="0037197C" w:rsidRDefault="000D3A85" w14:paraId="1487B27C" w14:textId="77777777">
            <w:pPr>
              <w:pStyle w:val="ListParagraph"/>
            </w:pPr>
            <w:r w:rsidRPr="00AF13CF">
              <w:tab/>
            </w:r>
            <w:r w:rsidRPr="00AF13CF">
              <w:tab/>
            </w:r>
            <w:r w:rsidRPr="00AF13CF">
              <w:t>"E_MAIL": "${user.email}",</w:t>
            </w:r>
          </w:p>
          <w:p w:rsidRPr="00AF13CF" w:rsidR="000D3A85" w:rsidP="0037197C" w:rsidRDefault="000D3A85" w14:paraId="34D6F6CB" w14:textId="77777777">
            <w:pPr>
              <w:pStyle w:val="ListParagraph"/>
            </w:pPr>
            <w:r w:rsidRPr="00AF13CF">
              <w:tab/>
            </w:r>
            <w:r w:rsidRPr="00AF13CF">
              <w:tab/>
            </w:r>
            <w:r w:rsidRPr="00AF13CF">
              <w:t>"DEPARTMENT": "${if(user.departmentname !=null){user.departmentname} else {''}}",</w:t>
            </w:r>
          </w:p>
          <w:p w:rsidRPr="00AF13CF" w:rsidR="000D3A85" w:rsidP="0037197C" w:rsidRDefault="000D3A85" w14:paraId="35C6A8FB" w14:textId="77777777">
            <w:pPr>
              <w:pStyle w:val="ListParagraph"/>
            </w:pPr>
            <w:r w:rsidRPr="00AF13CF">
              <w:tab/>
            </w:r>
            <w:r w:rsidRPr="00AF13CF">
              <w:tab/>
            </w:r>
            <w:r w:rsidRPr="00AF13CF">
              <w:t>"NAMCOUNTRY": "${if(user.country !=null){user.country} else {''}}",</w:t>
            </w:r>
          </w:p>
          <w:p w:rsidRPr="00AF13CF" w:rsidR="000D3A85" w:rsidP="0037197C" w:rsidRDefault="000D3A85" w14:paraId="214D79DB" w14:textId="77777777">
            <w:pPr>
              <w:pStyle w:val="ListParagraph"/>
            </w:pPr>
            <w:r w:rsidRPr="00AF13CF">
              <w:tab/>
            </w:r>
            <w:r w:rsidRPr="00AF13CF">
              <w:tab/>
            </w:r>
            <w:r w:rsidRPr="00AF13CF">
              <w:t>"COMM_TYPE": "INT",</w:t>
            </w:r>
          </w:p>
          <w:p w:rsidRPr="00AF13CF" w:rsidR="000D3A85" w:rsidP="0037197C" w:rsidRDefault="000D3A85" w14:paraId="344883C7" w14:textId="77777777">
            <w:pPr>
              <w:pStyle w:val="ListParagraph"/>
            </w:pPr>
            <w:r w:rsidRPr="00AF13CF">
              <w:tab/>
            </w:r>
            <w:r w:rsidRPr="00AF13CF">
              <w:tab/>
            </w:r>
            <w:r w:rsidRPr="00AF13CF">
              <w:t>"TEL1_NUMBR": "${if(user.phonenumber !=null){user.phonenumber} else {''}}",</w:t>
            </w:r>
          </w:p>
          <w:p w:rsidRPr="00AF13CF" w:rsidR="000D3A85" w:rsidP="0037197C" w:rsidRDefault="000D3A85" w14:paraId="5CF42C21" w14:textId="77777777">
            <w:pPr>
              <w:pStyle w:val="ListParagraph"/>
            </w:pPr>
            <w:r w:rsidRPr="00AF13CF">
              <w:tab/>
            </w:r>
            <w:r w:rsidRPr="00AF13CF">
              <w:tab/>
            </w:r>
            <w:r w:rsidRPr="00AF13CF">
              <w:t>"TEL1_EXT": "${if(user.customproperty25 !=null){user.customproperty25} else {''}}",</w:t>
            </w:r>
          </w:p>
          <w:p w:rsidRPr="00AF13CF" w:rsidR="000D3A85" w:rsidP="0037197C" w:rsidRDefault="000D3A85" w14:paraId="1E4DC8BB" w14:textId="77777777">
            <w:pPr>
              <w:pStyle w:val="ListParagraph"/>
            </w:pPr>
            <w:r w:rsidRPr="00AF13CF">
              <w:tab/>
            </w:r>
            <w:r w:rsidRPr="00AF13CF">
              <w:tab/>
            </w:r>
            <w:r w:rsidRPr="00AF13CF">
              <w:t>"ROOM_NO_P": "${if(user.customproperty26 !=null){user.customproperty26} else {''}}"</w:t>
            </w:r>
          </w:p>
          <w:p w:rsidRPr="00AF13CF" w:rsidR="000D3A85" w:rsidP="0037197C" w:rsidRDefault="000D3A85" w14:paraId="291A6023" w14:textId="77777777">
            <w:pPr>
              <w:pStyle w:val="ListParagraph"/>
            </w:pPr>
            <w:r w:rsidRPr="00AF13CF">
              <w:tab/>
            </w:r>
            <w:r w:rsidRPr="00AF13CF">
              <w:t>},</w:t>
            </w:r>
          </w:p>
          <w:p w:rsidRPr="00AF13CF" w:rsidR="000D3A85" w:rsidP="0037197C" w:rsidRDefault="000D3A85" w14:paraId="73E6ED03" w14:textId="77777777">
            <w:pPr>
              <w:pStyle w:val="ListParagraph"/>
            </w:pPr>
            <w:r w:rsidRPr="00AF13CF">
              <w:tab/>
            </w:r>
            <w:r w:rsidRPr="00AF13CF">
              <w:t>"LOGONDATA": {</w:t>
            </w:r>
          </w:p>
          <w:p w:rsidRPr="00AF13CF" w:rsidR="000D3A85" w:rsidP="0037197C" w:rsidRDefault="000D3A85" w14:paraId="7D1F852C" w14:textId="77777777">
            <w:pPr>
              <w:pStyle w:val="ListParagraph"/>
            </w:pPr>
            <w:r w:rsidRPr="00AF13CF">
              <w:tab/>
            </w:r>
            <w:r w:rsidRPr="00AF13CF">
              <w:tab/>
            </w:r>
            <w:r w:rsidRPr="00AF13CF">
              <w:t>"USTYP": "A",</w:t>
            </w:r>
          </w:p>
          <w:p w:rsidRPr="00AF13CF" w:rsidR="000D3A85" w:rsidP="0037197C" w:rsidRDefault="000D3A85" w14:paraId="3D44D734" w14:textId="77777777">
            <w:pPr>
              <w:pStyle w:val="ListParagraph"/>
            </w:pPr>
            <w:r w:rsidRPr="00AF13CF">
              <w:tab/>
            </w:r>
            <w:r w:rsidRPr="00AF13CF">
              <w:tab/>
            </w:r>
            <w:r w:rsidRPr="00AF13CF">
              <w:t>"GLTGB": "99991231",</w:t>
            </w:r>
          </w:p>
          <w:p w:rsidRPr="00AF13CF" w:rsidR="000D3A85" w:rsidP="0037197C" w:rsidRDefault="000D3A85" w14:paraId="1500C73A" w14:textId="77777777">
            <w:pPr>
              <w:pStyle w:val="ListParagraph"/>
            </w:pPr>
            <w:r w:rsidRPr="00AF13CF">
              <w:tab/>
            </w:r>
            <w:r w:rsidRPr="00AF13CF">
              <w:tab/>
            </w:r>
            <w:r w:rsidRPr="00AF13CF">
              <w:t>"GLTGV": "${if(user.startdate!=null){new java.text.SimpleDateFormat('yyyyMMdd').format(user.startdate)}else {new java.text.SimpleDateFormat('yyyyMMdd').format(new Date())}}",</w:t>
            </w:r>
          </w:p>
          <w:p w:rsidRPr="00AF13CF" w:rsidR="000D3A85" w:rsidP="0037197C" w:rsidRDefault="000D3A85" w14:paraId="59E7ADAC" w14:textId="77777777">
            <w:pPr>
              <w:pStyle w:val="ListParagraph"/>
            </w:pPr>
            <w:r w:rsidRPr="00AF13CF">
              <w:tab/>
            </w:r>
            <w:r w:rsidRPr="00AF13CF">
              <w:tab/>
            </w:r>
            <w:r w:rsidRPr="00AF13CF">
              <w:t>"TZONE": "EST",</w:t>
            </w:r>
          </w:p>
          <w:p w:rsidRPr="00AF13CF" w:rsidR="000D3A85" w:rsidP="0037197C" w:rsidRDefault="000D3A85" w14:paraId="27FE82C4" w14:textId="77777777">
            <w:pPr>
              <w:pStyle w:val="ListParagraph"/>
            </w:pPr>
            <w:r w:rsidRPr="00AF13CF">
              <w:tab/>
            </w:r>
            <w:r w:rsidRPr="00AF13CF">
              <w:tab/>
            </w:r>
            <w:r w:rsidRPr="00AF13CF">
              <w:t>"CLASS": "END_USER"</w:t>
            </w:r>
          </w:p>
          <w:p w:rsidRPr="00AF13CF" w:rsidR="000D3A85" w:rsidP="0037197C" w:rsidRDefault="000D3A85" w14:paraId="69EB6687" w14:textId="77777777">
            <w:pPr>
              <w:pStyle w:val="ListParagraph"/>
            </w:pPr>
            <w:r w:rsidRPr="00AF13CF">
              <w:tab/>
            </w:r>
            <w:r w:rsidRPr="00AF13CF">
              <w:t>},</w:t>
            </w:r>
          </w:p>
          <w:p w:rsidRPr="00AF13CF" w:rsidR="000D3A85" w:rsidP="0037197C" w:rsidRDefault="000D3A85" w14:paraId="06C93445" w14:textId="77777777">
            <w:pPr>
              <w:pStyle w:val="ListParagraph"/>
            </w:pPr>
            <w:r w:rsidRPr="00AF13CF">
              <w:tab/>
            </w:r>
            <w:r w:rsidRPr="00AF13CF">
              <w:t>"PASSWORD": {</w:t>
            </w:r>
          </w:p>
          <w:p w:rsidRPr="00AF13CF" w:rsidR="000D3A85" w:rsidP="0037197C" w:rsidRDefault="000D3A85" w14:paraId="6FE6EBC4" w14:textId="77777777">
            <w:pPr>
              <w:pStyle w:val="ListParagraph"/>
            </w:pPr>
            <w:r w:rsidRPr="00AF13CF">
              <w:tab/>
            </w:r>
            <w:r w:rsidRPr="00AF13CF">
              <w:tab/>
            </w:r>
            <w:r w:rsidRPr="00AF13CF">
              <w:t>"BAPIPWD": "${if(user.customproperty2 !=null){'Wel_2M$'+user.customproperty2}}"</w:t>
            </w:r>
          </w:p>
          <w:p w:rsidRPr="00AF13CF" w:rsidR="000D3A85" w:rsidP="0037197C" w:rsidRDefault="000D3A85" w14:paraId="08EFC0F5" w14:textId="77777777">
            <w:pPr>
              <w:pStyle w:val="ListParagraph"/>
            </w:pPr>
            <w:r w:rsidRPr="00AF13CF">
              <w:tab/>
            </w:r>
            <w:r w:rsidRPr="00AF13CF">
              <w:t>},</w:t>
            </w:r>
          </w:p>
          <w:p w:rsidRPr="00AF13CF" w:rsidR="000D3A85" w:rsidP="0037197C" w:rsidRDefault="000D3A85" w14:paraId="70CA2921" w14:textId="77777777">
            <w:pPr>
              <w:pStyle w:val="ListParagraph"/>
            </w:pPr>
            <w:r w:rsidRPr="00AF13CF">
              <w:tab/>
            </w:r>
            <w:r w:rsidRPr="00AF13CF">
              <w:t>"UCLASSX": {</w:t>
            </w:r>
          </w:p>
          <w:p w:rsidRPr="00AF13CF" w:rsidR="000D3A85" w:rsidP="0037197C" w:rsidRDefault="000D3A85" w14:paraId="1698C4B0" w14:textId="77777777">
            <w:pPr>
              <w:pStyle w:val="ListParagraph"/>
            </w:pPr>
            <w:r w:rsidRPr="00AF13CF">
              <w:tab/>
            </w:r>
            <w:r w:rsidRPr="00AF13CF">
              <w:tab/>
            </w:r>
            <w:r w:rsidRPr="00AF13CF">
              <w:t>"UCLASS": "X"</w:t>
            </w:r>
          </w:p>
          <w:p w:rsidRPr="00AF13CF" w:rsidR="000D3A85" w:rsidP="0037197C" w:rsidRDefault="000D3A85" w14:paraId="7DBE446A" w14:textId="77777777">
            <w:pPr>
              <w:pStyle w:val="ListParagraph"/>
            </w:pPr>
            <w:r w:rsidRPr="00AF13CF">
              <w:tab/>
            </w:r>
            <w:r w:rsidRPr="00AF13CF">
              <w:t>}</w:t>
            </w:r>
          </w:p>
          <w:p w:rsidRPr="00AF13CF" w:rsidR="000D3A85" w:rsidP="0037197C" w:rsidRDefault="000D3A85" w14:paraId="0753845B" w14:textId="77777777">
            <w:pPr>
              <w:pStyle w:val="ListParagraph"/>
            </w:pPr>
            <w:r w:rsidRPr="00AF13CF">
              <w:tab/>
            </w:r>
          </w:p>
          <w:p w:rsidR="000D3A85" w:rsidP="0037197C" w:rsidRDefault="000D3A85" w14:paraId="2A0955A0" w14:textId="77777777">
            <w:pPr>
              <w:pStyle w:val="ListParagraph"/>
              <w:ind w:left="0"/>
            </w:pPr>
            <w:r w:rsidRPr="00AF13CF">
              <w:t>}</w:t>
            </w:r>
          </w:p>
        </w:tc>
      </w:tr>
    </w:tbl>
    <w:p w:rsidRPr="003A683B" w:rsidR="000D3A85" w:rsidP="000D3A85" w:rsidRDefault="000D3A85" w14:paraId="3D136F42" w14:textId="77777777"/>
    <w:p w:rsidR="000D3A85" w:rsidP="000D3A85" w:rsidRDefault="000D3A85" w14:paraId="2DA01649" w14:textId="77777777">
      <w:pPr>
        <w:pStyle w:val="Heading3"/>
      </w:pPr>
      <w:bookmarkStart w:name="_Toc33292592" w:id="79"/>
      <w:r>
        <w:lastRenderedPageBreak/>
        <w:t>Account Target recon</w:t>
      </w:r>
      <w:bookmarkEnd w:id="79"/>
    </w:p>
    <w:p w:rsidR="000D3A85" w:rsidP="00687D6E" w:rsidRDefault="000D3A85" w14:paraId="7183CA27" w14:textId="77777777">
      <w:pPr>
        <w:pStyle w:val="ListParagraph"/>
        <w:numPr>
          <w:ilvl w:val="0"/>
          <w:numId w:val="22"/>
        </w:numPr>
      </w:pPr>
      <w:r>
        <w:t>Created Target recon job to import data from below SAP tables</w:t>
      </w:r>
    </w:p>
    <w:p w:rsidR="000D3A85" w:rsidP="00687D6E" w:rsidRDefault="000D3A85" w14:paraId="67EF3FFD" w14:textId="77777777">
      <w:pPr>
        <w:pStyle w:val="ListParagraph"/>
        <w:numPr>
          <w:ilvl w:val="0"/>
          <w:numId w:val="22"/>
        </w:numPr>
      </w:pPr>
      <w:r>
        <w:t xml:space="preserve">Job – </w:t>
      </w:r>
      <w:r w:rsidRPr="00EE4F04">
        <w:t>SAP</w:t>
      </w:r>
      <w:r>
        <w:t>GRD</w:t>
      </w:r>
      <w:r w:rsidRPr="00EE4F04">
        <w:t>IMPORT</w:t>
      </w:r>
    </w:p>
    <w:p w:rsidR="000D3A85" w:rsidP="00687D6E" w:rsidRDefault="000D3A85" w14:paraId="6076B6A2" w14:textId="77777777">
      <w:pPr>
        <w:pStyle w:val="ListParagraph"/>
        <w:numPr>
          <w:ilvl w:val="0"/>
          <w:numId w:val="22"/>
        </w:numPr>
      </w:pPr>
      <w:r>
        <w:t xml:space="preserve">Tables - </w:t>
      </w:r>
      <w:r w:rsidRPr="00EE4F04">
        <w:t>USR02,</w:t>
      </w:r>
      <w:r>
        <w:t xml:space="preserve"> </w:t>
      </w:r>
      <w:r w:rsidRPr="00EE4F04">
        <w:t>AGR_TEXTS,</w:t>
      </w:r>
      <w:r>
        <w:t xml:space="preserve"> </w:t>
      </w:r>
      <w:r w:rsidRPr="00EE4F04">
        <w:t>AGR_USERS</w:t>
      </w:r>
    </w:p>
    <w:p w:rsidR="000D3A85" w:rsidP="00687D6E" w:rsidRDefault="000D3A85" w14:paraId="27A8EA72" w14:textId="77777777">
      <w:pPr>
        <w:pStyle w:val="Heading4"/>
        <w:numPr>
          <w:ilvl w:val="3"/>
          <w:numId w:val="17"/>
        </w:numPr>
      </w:pPr>
      <w:r>
        <w:t>Correlation link</w:t>
      </w:r>
    </w:p>
    <w:p w:rsidRPr="003A683B" w:rsidR="000D3A85" w:rsidP="000D3A85" w:rsidRDefault="000D3A85" w14:paraId="1636E857" w14:textId="77777777">
      <w:pPr>
        <w:pStyle w:val="ListParagraph"/>
      </w:pPr>
      <w:r>
        <w:rPr>
          <w:noProof/>
        </w:rPr>
        <mc:AlternateContent>
          <mc:Choice Requires="wps">
            <w:drawing>
              <wp:anchor distT="0" distB="0" distL="114300" distR="114300" simplePos="0" relativeHeight="251658251" behindDoc="0" locked="0" layoutInCell="1" allowOverlap="1" wp14:anchorId="66B32517" wp14:editId="01A2C9C9">
                <wp:simplePos x="0" y="0"/>
                <wp:positionH relativeFrom="column">
                  <wp:posOffset>2514600</wp:posOffset>
                </wp:positionH>
                <wp:positionV relativeFrom="paragraph">
                  <wp:posOffset>81915</wp:posOffset>
                </wp:positionV>
                <wp:extent cx="441960" cy="0"/>
                <wp:effectExtent l="38100" t="76200" r="15240" b="95250"/>
                <wp:wrapNone/>
                <wp:docPr id="14" name="Straight Arrow Connector 14"/>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40BCDFBF">
              <v:shape id="Straight Arrow Connector 14" style="position:absolute;margin-left:198pt;margin-top:6.45pt;width:34.8pt;height:0;z-index:251662350;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" w14:anchorId="49C8D04F">
                <v:stroke startarrow="block" endarrow="block"/>
              </v:shape>
            </w:pict>
          </mc:Fallback>
        </mc:AlternateContent>
      </w:r>
      <w:r>
        <w:t>Customproperty6(SAP Account ID)                   AccountName</w:t>
      </w:r>
    </w:p>
    <w:p w:rsidR="000D3A85" w:rsidP="000D3A85" w:rsidRDefault="000D3A85" w14:paraId="537C0BAD" w14:textId="77777777">
      <w:pPr>
        <w:pStyle w:val="Heading2"/>
      </w:pPr>
      <w:bookmarkStart w:name="_Toc33292593" w:id="80"/>
      <w:r>
        <w:t>SAP MDD</w:t>
      </w:r>
      <w:bookmarkEnd w:id="80"/>
    </w:p>
    <w:p w:rsidR="000D3A85" w:rsidP="000D3A85" w:rsidRDefault="000D3A85" w14:paraId="58D8BCEB" w14:textId="77777777">
      <w:r>
        <w:t>MPC has SAP MDD as of one of the target system. In this application SSM will provision all Employee to the MDD along with access roles.</w:t>
      </w:r>
    </w:p>
    <w:p w:rsidRPr="005F2FF6" w:rsidR="000D3A85" w:rsidP="000D3A85" w:rsidRDefault="000D3A85" w14:paraId="0DD471BE" w14:textId="77777777">
      <w:r>
        <w:t>SSM uses the Out of the box SAP connector to perform all the joiner/Mover/Leaver use cases.</w:t>
      </w:r>
    </w:p>
    <w:p w:rsidR="000D3A85" w:rsidP="000D3A85" w:rsidRDefault="000D3A85" w14:paraId="2A1C4EDB" w14:textId="77777777">
      <w:pPr>
        <w:pStyle w:val="Heading3"/>
      </w:pPr>
      <w:bookmarkStart w:name="_Toc33292594" w:id="81"/>
      <w:r>
        <w:t>Integration Design</w:t>
      </w:r>
      <w:bookmarkEnd w:id="81"/>
    </w:p>
    <w:p w:rsidR="000D3A85" w:rsidP="000D3A85" w:rsidRDefault="000D3A85" w14:paraId="1B09F051" w14:textId="77777777"/>
    <w:p w:rsidRPr="007D1ACD" w:rsidR="000D3A85" w:rsidP="000D3A85" w:rsidRDefault="000D3A85" w14:paraId="67551536" w14:textId="77777777">
      <w:r w:rsidR="000D3A85">
        <w:drawing>
          <wp:inline wp14:editId="4646E0F3" wp14:anchorId="5D23E31C">
            <wp:extent cx="5943600" cy="2093595"/>
            <wp:effectExtent l="0" t="0" r="0" b="1905"/>
            <wp:docPr id="1489830620" name="Picture 4" title=""/>
            <wp:cNvGraphicFramePr>
              <a:graphicFrameLocks noChangeAspect="1"/>
            </wp:cNvGraphicFramePr>
            <a:graphic>
              <a:graphicData uri="http://schemas.openxmlformats.org/drawingml/2006/picture">
                <pic:pic>
                  <pic:nvPicPr>
                    <pic:cNvPr id="0" name="Picture 4"/>
                    <pic:cNvPicPr/>
                  </pic:nvPicPr>
                  <pic:blipFill>
                    <a:blip r:embed="Racb304b117fa48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093595"/>
                    </a:xfrm>
                    <a:prstGeom prst="rect">
                      <a:avLst/>
                    </a:prstGeom>
                  </pic:spPr>
                </pic:pic>
              </a:graphicData>
            </a:graphic>
          </wp:inline>
        </w:drawing>
      </w:r>
    </w:p>
    <w:p w:rsidR="000D3A85" w:rsidP="000D3A85" w:rsidRDefault="000D3A85" w14:paraId="461BA4E3" w14:textId="77777777">
      <w:pPr>
        <w:pStyle w:val="Heading3"/>
      </w:pPr>
      <w:bookmarkStart w:name="_Toc33292595" w:id="82"/>
      <w:r>
        <w:t>Connection Details</w:t>
      </w:r>
      <w:bookmarkEnd w:id="82"/>
    </w:p>
    <w:p w:rsidRPr="00AF13CF" w:rsidR="000D3A85" w:rsidP="000D3A85" w:rsidRDefault="000D3A85" w14:paraId="2D91845D" w14:textId="77777777">
      <w:r w:rsidRPr="0079677A">
        <w:t>Following are the connection parameters configured</w:t>
      </w:r>
      <w:r>
        <w:t xml:space="preserve"> in SSM</w:t>
      </w:r>
    </w:p>
    <w:tbl>
      <w:tblPr>
        <w:tblW w:w="6115" w:type="dxa"/>
        <w:tblInd w:w="13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325"/>
        <w:gridCol w:w="2790"/>
      </w:tblGrid>
      <w:tr w:rsidR="000D3A85" w:rsidTr="009B52A5" w14:paraId="5472E7FD" w14:textId="77777777">
        <w:tc>
          <w:tcPr>
            <w:tcW w:w="3325" w:type="dxa"/>
            <w:shd w:val="clear" w:color="auto" w:fill="FF0066"/>
          </w:tcPr>
          <w:p w:rsidRPr="003A5A84" w:rsidR="000D3A85" w:rsidP="0037197C" w:rsidRDefault="000D3A85" w14:paraId="428FACD7" w14:textId="77777777">
            <w:pPr>
              <w:jc w:val="center"/>
              <w:rPr>
                <w:color w:val="FFFFFF" w:themeColor="background1"/>
              </w:rPr>
            </w:pPr>
            <w:r w:rsidRPr="003A5A84">
              <w:rPr>
                <w:color w:val="FFFFFF" w:themeColor="background1"/>
              </w:rPr>
              <w:t>Connection Properties</w:t>
            </w:r>
          </w:p>
        </w:tc>
        <w:tc>
          <w:tcPr>
            <w:tcW w:w="2790" w:type="dxa"/>
            <w:shd w:val="clear" w:color="auto" w:fill="FF0066"/>
          </w:tcPr>
          <w:p w:rsidRPr="0023638B" w:rsidR="000D3A85" w:rsidP="0037197C" w:rsidRDefault="000D3A85" w14:paraId="1CE691C5" w14:textId="77777777">
            <w:pPr>
              <w:tabs>
                <w:tab w:val="center" w:pos="2215"/>
              </w:tabs>
              <w:jc w:val="center"/>
              <w:rPr>
                <w:color w:val="FF0000"/>
              </w:rPr>
            </w:pPr>
            <w:r w:rsidRPr="003A5A84">
              <w:rPr>
                <w:color w:val="FFFFFF" w:themeColor="background1"/>
              </w:rPr>
              <w:t>Value</w:t>
            </w:r>
          </w:p>
        </w:tc>
      </w:tr>
    </w:tbl>
    <w:tbl>
      <w:tblPr>
        <w:tblStyle w:val="TableGrid"/>
        <w:tblW w:w="0" w:type="auto"/>
        <w:tblInd w:w="1327" w:type="dxa"/>
        <w:tblLook w:val="04A0" w:firstRow="1" w:lastRow="0" w:firstColumn="1" w:lastColumn="0" w:noHBand="0" w:noVBand="1"/>
      </w:tblPr>
      <w:tblGrid>
        <w:gridCol w:w="3325"/>
        <w:gridCol w:w="2790"/>
      </w:tblGrid>
      <w:tr w:rsidR="000D3A85" w:rsidTr="009B52A5" w14:paraId="34F57717" w14:textId="77777777">
        <w:tc>
          <w:tcPr>
            <w:tcW w:w="3325" w:type="dxa"/>
            <w:vAlign w:val="bottom"/>
          </w:tcPr>
          <w:p w:rsidR="000D3A85" w:rsidP="0037197C" w:rsidRDefault="000D3A85" w14:paraId="573AC24E" w14:textId="77777777">
            <w:r>
              <w:rPr>
                <w:rFonts w:ascii="Arial" w:hAnsi="Arial" w:cs="Arial"/>
                <w:color w:val="000000"/>
                <w:sz w:val="20"/>
                <w:szCs w:val="20"/>
              </w:rPr>
              <w:t>URL</w:t>
            </w:r>
          </w:p>
        </w:tc>
        <w:tc>
          <w:tcPr>
            <w:tcW w:w="2790" w:type="dxa"/>
            <w:vAlign w:val="bottom"/>
          </w:tcPr>
          <w:p w:rsidR="000D3A85" w:rsidP="0037197C" w:rsidRDefault="000D3A85" w14:paraId="043D0BAC" w14:textId="77777777">
            <w:r w:rsidRPr="002530F9">
              <w:rPr>
                <w:rFonts w:ascii="Calibri" w:hAnsi="Calibri" w:cs="Calibri"/>
                <w:color w:val="000000"/>
              </w:rPr>
              <w:t>sapmdd.mgroupnet.com</w:t>
            </w:r>
          </w:p>
        </w:tc>
      </w:tr>
      <w:tr w:rsidR="000D3A85" w:rsidTr="009B52A5" w14:paraId="0DC6F357" w14:textId="77777777">
        <w:tc>
          <w:tcPr>
            <w:tcW w:w="3325" w:type="dxa"/>
            <w:vAlign w:val="bottom"/>
          </w:tcPr>
          <w:p w:rsidR="000D3A85" w:rsidP="0037197C" w:rsidRDefault="000D3A85" w14:paraId="47E66A46" w14:textId="77777777">
            <w:r>
              <w:rPr>
                <w:rFonts w:ascii="Arial" w:hAnsi="Arial" w:cs="Arial"/>
                <w:color w:val="000000"/>
                <w:sz w:val="20"/>
                <w:szCs w:val="20"/>
              </w:rPr>
              <w:t>Username</w:t>
            </w:r>
          </w:p>
        </w:tc>
        <w:tc>
          <w:tcPr>
            <w:tcW w:w="2790" w:type="dxa"/>
            <w:vAlign w:val="bottom"/>
          </w:tcPr>
          <w:p w:rsidR="000D3A85" w:rsidP="0037197C" w:rsidRDefault="000D3A85" w14:paraId="6D87CCC1" w14:textId="77777777">
            <w:r w:rsidRPr="001D3373">
              <w:t>IAM_SAP_D</w:t>
            </w:r>
          </w:p>
        </w:tc>
      </w:tr>
      <w:tr w:rsidR="000D3A85" w:rsidTr="009B52A5" w14:paraId="13215E4D" w14:textId="77777777">
        <w:tc>
          <w:tcPr>
            <w:tcW w:w="3325" w:type="dxa"/>
            <w:vAlign w:val="bottom"/>
          </w:tcPr>
          <w:p w:rsidR="000D3A85" w:rsidP="0037197C" w:rsidRDefault="000D3A85" w14:paraId="24720163" w14:textId="77777777">
            <w:r>
              <w:rPr>
                <w:rFonts w:ascii="Arial" w:hAnsi="Arial" w:cs="Arial"/>
                <w:color w:val="000000"/>
                <w:sz w:val="20"/>
                <w:szCs w:val="20"/>
              </w:rPr>
              <w:t>Group</w:t>
            </w:r>
          </w:p>
        </w:tc>
        <w:tc>
          <w:tcPr>
            <w:tcW w:w="2790" w:type="dxa"/>
            <w:vAlign w:val="bottom"/>
          </w:tcPr>
          <w:p w:rsidR="000D3A85" w:rsidP="0037197C" w:rsidRDefault="000D3A85" w14:paraId="44ABEFF5" w14:textId="77777777">
            <w:r w:rsidRPr="001D3373">
              <w:t>IDM_RFC</w:t>
            </w:r>
          </w:p>
        </w:tc>
      </w:tr>
      <w:tr w:rsidR="000D3A85" w:rsidTr="009B52A5" w14:paraId="42CDBFD1" w14:textId="77777777">
        <w:tc>
          <w:tcPr>
            <w:tcW w:w="3325" w:type="dxa"/>
            <w:vAlign w:val="bottom"/>
          </w:tcPr>
          <w:p w:rsidR="000D3A85" w:rsidP="0037197C" w:rsidRDefault="000D3A85" w14:paraId="022B70B7" w14:textId="77777777">
            <w:r>
              <w:rPr>
                <w:rFonts w:ascii="Arial" w:hAnsi="Arial" w:cs="Arial"/>
                <w:color w:val="000000"/>
                <w:sz w:val="20"/>
                <w:szCs w:val="20"/>
              </w:rPr>
              <w:t>R3 Name</w:t>
            </w:r>
          </w:p>
        </w:tc>
        <w:tc>
          <w:tcPr>
            <w:tcW w:w="2790" w:type="dxa"/>
            <w:vAlign w:val="bottom"/>
          </w:tcPr>
          <w:p w:rsidR="000D3A85" w:rsidP="0037197C" w:rsidRDefault="000D3A85" w14:paraId="578FCD8F" w14:textId="77777777">
            <w:r>
              <w:t>MDD</w:t>
            </w:r>
          </w:p>
        </w:tc>
      </w:tr>
      <w:tr w:rsidR="000D3A85" w:rsidTr="009B52A5" w14:paraId="54DEB958" w14:textId="77777777">
        <w:tc>
          <w:tcPr>
            <w:tcW w:w="3325" w:type="dxa"/>
            <w:vAlign w:val="bottom"/>
          </w:tcPr>
          <w:p w:rsidR="000D3A85" w:rsidP="0037197C" w:rsidRDefault="000D3A85" w14:paraId="6A448FBD" w14:textId="77777777">
            <w:r>
              <w:t>Client Number</w:t>
            </w:r>
          </w:p>
        </w:tc>
        <w:tc>
          <w:tcPr>
            <w:tcW w:w="2790" w:type="dxa"/>
            <w:vAlign w:val="bottom"/>
          </w:tcPr>
          <w:p w:rsidR="000D3A85" w:rsidP="0037197C" w:rsidRDefault="000D3A85" w14:paraId="634B2531" w14:textId="77777777">
            <w:r w:rsidRPr="001D3373">
              <w:rPr>
                <w:rFonts w:ascii="Calibri" w:hAnsi="Calibri" w:cs="Calibri"/>
                <w:color w:val="000000"/>
              </w:rPr>
              <w:t>100</w:t>
            </w:r>
          </w:p>
        </w:tc>
      </w:tr>
      <w:tr w:rsidR="000D3A85" w:rsidTr="009B52A5" w14:paraId="1215763F" w14:textId="77777777">
        <w:tc>
          <w:tcPr>
            <w:tcW w:w="3325" w:type="dxa"/>
            <w:vAlign w:val="bottom"/>
          </w:tcPr>
          <w:p w:rsidR="000D3A85" w:rsidP="0037197C" w:rsidRDefault="000D3A85" w14:paraId="7F793810" w14:textId="77777777">
            <w:r>
              <w:rPr>
                <w:rFonts w:ascii="Arial" w:hAnsi="Arial" w:cs="Arial"/>
                <w:color w:val="000000"/>
                <w:sz w:val="20"/>
                <w:szCs w:val="20"/>
              </w:rPr>
              <w:t>System Number</w:t>
            </w:r>
          </w:p>
        </w:tc>
        <w:tc>
          <w:tcPr>
            <w:tcW w:w="2790" w:type="dxa"/>
          </w:tcPr>
          <w:p w:rsidR="000D3A85" w:rsidP="0037197C" w:rsidRDefault="000D3A85" w14:paraId="6868A882" w14:textId="77777777">
            <w:r w:rsidRPr="001D3373">
              <w:t>00</w:t>
            </w:r>
          </w:p>
        </w:tc>
      </w:tr>
      <w:tr w:rsidR="000D3A85" w:rsidTr="009B52A5" w14:paraId="36799910" w14:textId="77777777">
        <w:tc>
          <w:tcPr>
            <w:tcW w:w="3325" w:type="dxa"/>
            <w:vAlign w:val="bottom"/>
          </w:tcPr>
          <w:p w:rsidR="000D3A85" w:rsidP="0037197C" w:rsidRDefault="000D3A85" w14:paraId="5C65FB65" w14:textId="77777777">
            <w:r>
              <w:t>Message Server Port</w:t>
            </w:r>
          </w:p>
        </w:tc>
        <w:tc>
          <w:tcPr>
            <w:tcW w:w="2790" w:type="dxa"/>
          </w:tcPr>
          <w:p w:rsidRPr="00357168" w:rsidR="000D3A85" w:rsidP="0037197C" w:rsidRDefault="000D3A85" w14:paraId="4F6A277C" w14:textId="77777777">
            <w:pPr>
              <w:rPr>
                <w:rFonts w:ascii="Calibri" w:hAnsi="Calibri" w:cs="Calibri"/>
                <w:color w:val="000000"/>
              </w:rPr>
            </w:pPr>
            <w:r w:rsidRPr="001D3373">
              <w:rPr>
                <w:rFonts w:ascii="Calibri" w:hAnsi="Calibri" w:cs="Calibri"/>
                <w:color w:val="000000"/>
              </w:rPr>
              <w:t>36</w:t>
            </w:r>
            <w:r>
              <w:rPr>
                <w:rFonts w:ascii="Calibri" w:hAnsi="Calibri" w:cs="Calibri"/>
                <w:color w:val="000000"/>
              </w:rPr>
              <w:t>00</w:t>
            </w:r>
          </w:p>
        </w:tc>
      </w:tr>
    </w:tbl>
    <w:p w:rsidR="000D3A85" w:rsidP="000D3A85" w:rsidRDefault="000D3A85" w14:paraId="64416A4E" w14:textId="77777777">
      <w:pPr>
        <w:pStyle w:val="Heading3"/>
      </w:pPr>
      <w:bookmarkStart w:name="_Toc33292596" w:id="83"/>
      <w:r>
        <w:lastRenderedPageBreak/>
        <w:t>Attribute mapping</w:t>
      </w:r>
      <w:bookmarkEnd w:id="83"/>
    </w:p>
    <w:p w:rsidR="000D3A85" w:rsidP="00687D6E" w:rsidRDefault="000D3A85" w14:paraId="3C9822F4" w14:textId="77777777">
      <w:pPr>
        <w:pStyle w:val="ListParagraph"/>
        <w:numPr>
          <w:ilvl w:val="0"/>
          <w:numId w:val="21"/>
        </w:numPr>
      </w:pPr>
      <w:r>
        <w:t>Attribute mapping for source to target</w:t>
      </w:r>
    </w:p>
    <w:tbl>
      <w:tblPr>
        <w:tblW w:w="7025" w:type="dxa"/>
        <w:tblInd w:w="13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
        <w:gridCol w:w="3239"/>
        <w:gridCol w:w="3780"/>
      </w:tblGrid>
      <w:tr w:rsidRPr="003A5A84" w:rsidR="002B06A1" w:rsidTr="009F7656" w14:paraId="5E5EDE1E" w14:textId="77777777">
        <w:trPr>
          <w:gridBefore w:val="1"/>
          <w:wBefore w:w="6" w:type="dxa"/>
          <w:trHeight w:val="300"/>
        </w:trPr>
        <w:tc>
          <w:tcPr>
            <w:tcW w:w="3239" w:type="dxa"/>
            <w:shd w:val="clear" w:color="auto" w:fill="FF0066"/>
            <w:noWrap/>
            <w:vAlign w:val="center"/>
            <w:hideMark/>
          </w:tcPr>
          <w:p w:rsidRPr="003A5A84" w:rsidR="000D3A85" w:rsidP="0037197C" w:rsidRDefault="00120727" w14:paraId="3381C4B5" w14:textId="4E6424F0">
            <w:pPr>
              <w:spacing w:after="0" w:line="240" w:lineRule="auto"/>
              <w:jc w:val="center"/>
              <w:rPr>
                <w:rFonts w:ascii="Calibri" w:hAnsi="Calibri" w:eastAsia="Times New Roman" w:cs="Calibri"/>
                <w:color w:val="FFFFFF" w:themeColor="background1"/>
                <w:lang w:val="en-IN" w:eastAsia="en-IN"/>
              </w:rPr>
            </w:pPr>
            <w:r>
              <w:rPr>
                <w:rFonts w:ascii="Calibri" w:hAnsi="Calibri" w:eastAsia="Times New Roman" w:cs="Calibri"/>
                <w:color w:val="FFFFFF" w:themeColor="background1"/>
                <w:lang w:val="en-IN" w:eastAsia="en-IN"/>
              </w:rPr>
              <w:t>Saviynt</w:t>
            </w:r>
            <w:r w:rsidRPr="003A5A84" w:rsidR="000D3A85">
              <w:rPr>
                <w:rFonts w:ascii="Calibri" w:hAnsi="Calibri" w:eastAsia="Times New Roman" w:cs="Calibri"/>
                <w:color w:val="FFFFFF" w:themeColor="background1"/>
                <w:lang w:val="en-IN" w:eastAsia="en-IN"/>
              </w:rPr>
              <w:t xml:space="preserve"> Attributes</w:t>
            </w:r>
          </w:p>
        </w:tc>
        <w:tc>
          <w:tcPr>
            <w:tcW w:w="3780" w:type="dxa"/>
            <w:shd w:val="clear" w:color="auto" w:fill="FF0066"/>
            <w:noWrap/>
            <w:vAlign w:val="center"/>
            <w:hideMark/>
          </w:tcPr>
          <w:p w:rsidRPr="003A5A84" w:rsidR="000D3A85" w:rsidP="0037197C" w:rsidRDefault="000D3A85" w14:paraId="146413F8" w14:textId="77777777">
            <w:pPr>
              <w:spacing w:after="0" w:line="240" w:lineRule="auto"/>
              <w:jc w:val="center"/>
              <w:rPr>
                <w:rFonts w:ascii="Calibri" w:hAnsi="Calibri" w:eastAsia="Times New Roman" w:cs="Calibri"/>
                <w:color w:val="FFFFFF" w:themeColor="background1"/>
                <w:lang w:val="en-IN" w:eastAsia="en-IN"/>
              </w:rPr>
            </w:pPr>
            <w:r>
              <w:rPr>
                <w:rFonts w:ascii="Calibri" w:hAnsi="Calibri" w:eastAsia="Times New Roman" w:cs="Calibri"/>
                <w:color w:val="FFFFFF" w:themeColor="background1"/>
                <w:lang w:val="en-IN" w:eastAsia="en-IN"/>
              </w:rPr>
              <w:t>SAP MDD</w:t>
            </w:r>
            <w:r w:rsidRPr="00D901AA">
              <w:rPr>
                <w:rFonts w:ascii="Calibri" w:hAnsi="Calibri" w:eastAsia="Times New Roman" w:cs="Calibri"/>
                <w:color w:val="FFFFFF" w:themeColor="background1"/>
                <w:lang w:val="en-IN" w:eastAsia="en-IN"/>
              </w:rPr>
              <w:t xml:space="preserve"> Attributes</w:t>
            </w:r>
          </w:p>
        </w:tc>
      </w:tr>
      <w:tr w:rsidRPr="00967D2E" w:rsidR="000D3A85" w:rsidTr="009F7656" w14:paraId="7895F7BE" w14:textId="77777777">
        <w:tblPrEx>
          <w:shd w:val="clear" w:color="auto" w:fill="FFFFFF" w:themeFill="background1"/>
          <w:tblCellMar>
            <w:left w:w="0" w:type="dxa"/>
            <w:right w:w="0" w:type="dxa"/>
          </w:tblCellMar>
          <w:tblLook w:val="0420" w:firstRow="1" w:lastRow="0" w:firstColumn="0" w:lastColumn="0" w:noHBand="0" w:noVBand="1"/>
        </w:tblPrEx>
        <w:trPr>
          <w:trHeight w:val="275"/>
        </w:trPr>
        <w:tc>
          <w:tcPr>
            <w:tcW w:w="3245"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787C1A9C" w14:textId="77777777">
            <w:pPr>
              <w:spacing w:after="0" w:line="240" w:lineRule="auto"/>
              <w:rPr>
                <w:rFonts w:ascii="Arial" w:hAnsi="Arial" w:cs="Arial"/>
                <w:color w:val="000000"/>
                <w:sz w:val="20"/>
                <w:szCs w:val="20"/>
              </w:rPr>
            </w:pPr>
            <w:r w:rsidRPr="00AF13CF">
              <w:rPr>
                <w:rFonts w:ascii="Arial" w:hAnsi="Arial" w:cs="Arial"/>
                <w:color w:val="000000"/>
                <w:sz w:val="20"/>
                <w:szCs w:val="20"/>
              </w:rPr>
              <w:t>First Name</w:t>
            </w:r>
          </w:p>
        </w:tc>
        <w:tc>
          <w:tcPr>
            <w:tcW w:w="378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4C15BA39" w14:textId="77777777">
            <w:pPr>
              <w:spacing w:after="0" w:line="240" w:lineRule="auto"/>
              <w:rPr>
                <w:rFonts w:ascii="Arial" w:hAnsi="Arial" w:cs="Arial"/>
                <w:color w:val="000000"/>
                <w:sz w:val="20"/>
                <w:szCs w:val="20"/>
              </w:rPr>
            </w:pPr>
            <w:r w:rsidRPr="00AF13CF">
              <w:rPr>
                <w:rFonts w:ascii="Arial" w:hAnsi="Arial" w:cs="Arial"/>
                <w:color w:val="000000"/>
                <w:sz w:val="20"/>
                <w:szCs w:val="20"/>
              </w:rPr>
              <w:t>First Name</w:t>
            </w:r>
          </w:p>
        </w:tc>
      </w:tr>
      <w:tr w:rsidRPr="00967D2E" w:rsidR="000D3A85" w:rsidTr="009F7656" w14:paraId="53E72F52" w14:textId="77777777">
        <w:tblPrEx>
          <w:shd w:val="clear" w:color="auto" w:fill="FFFFFF" w:themeFill="background1"/>
          <w:tblCellMar>
            <w:left w:w="0" w:type="dxa"/>
            <w:right w:w="0" w:type="dxa"/>
          </w:tblCellMar>
          <w:tblLook w:val="0420" w:firstRow="1" w:lastRow="0" w:firstColumn="0" w:lastColumn="0" w:noHBand="0" w:noVBand="1"/>
        </w:tblPrEx>
        <w:trPr>
          <w:trHeight w:val="257"/>
        </w:trPr>
        <w:tc>
          <w:tcPr>
            <w:tcW w:w="3245"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2C4E2877" w14:textId="77777777">
            <w:pPr>
              <w:spacing w:after="0" w:line="240" w:lineRule="auto"/>
              <w:rPr>
                <w:rFonts w:ascii="Arial" w:hAnsi="Arial" w:cs="Arial"/>
                <w:color w:val="000000"/>
                <w:sz w:val="20"/>
                <w:szCs w:val="20"/>
              </w:rPr>
            </w:pPr>
            <w:r w:rsidRPr="00AF13CF">
              <w:rPr>
                <w:rFonts w:ascii="Arial" w:hAnsi="Arial" w:cs="Arial"/>
                <w:color w:val="000000"/>
                <w:sz w:val="20"/>
                <w:szCs w:val="20"/>
              </w:rPr>
              <w:t>Last Name</w:t>
            </w:r>
          </w:p>
        </w:tc>
        <w:tc>
          <w:tcPr>
            <w:tcW w:w="378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4D731B32" w14:textId="77777777">
            <w:pPr>
              <w:spacing w:after="0" w:line="240" w:lineRule="auto"/>
              <w:rPr>
                <w:rFonts w:ascii="Arial" w:hAnsi="Arial" w:cs="Arial"/>
                <w:color w:val="000000"/>
                <w:sz w:val="20"/>
                <w:szCs w:val="20"/>
              </w:rPr>
            </w:pPr>
            <w:r w:rsidRPr="00AF13CF">
              <w:rPr>
                <w:rFonts w:ascii="Arial" w:hAnsi="Arial" w:cs="Arial"/>
                <w:color w:val="000000"/>
                <w:sz w:val="20"/>
                <w:szCs w:val="20"/>
              </w:rPr>
              <w:t>Last Name</w:t>
            </w:r>
          </w:p>
        </w:tc>
      </w:tr>
      <w:tr w:rsidRPr="00967D2E" w:rsidR="000D3A85" w:rsidTr="009F7656" w14:paraId="30138D21" w14:textId="77777777">
        <w:tblPrEx>
          <w:shd w:val="clear" w:color="auto" w:fill="FFFFFF" w:themeFill="background1"/>
          <w:tblCellMar>
            <w:left w:w="0" w:type="dxa"/>
            <w:right w:w="0" w:type="dxa"/>
          </w:tblCellMar>
          <w:tblLook w:val="0420" w:firstRow="1" w:lastRow="0" w:firstColumn="0" w:lastColumn="0" w:noHBand="0" w:noVBand="1"/>
        </w:tblPrEx>
        <w:trPr>
          <w:trHeight w:val="329"/>
        </w:trPr>
        <w:tc>
          <w:tcPr>
            <w:tcW w:w="3245"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670F34AE" w14:textId="77777777">
            <w:pPr>
              <w:spacing w:after="0" w:line="240" w:lineRule="auto"/>
              <w:rPr>
                <w:rFonts w:ascii="Arial" w:hAnsi="Arial" w:cs="Arial"/>
                <w:color w:val="000000"/>
                <w:sz w:val="20"/>
                <w:szCs w:val="20"/>
              </w:rPr>
            </w:pPr>
            <w:r w:rsidRPr="00AF13CF">
              <w:rPr>
                <w:rFonts w:ascii="Arial" w:hAnsi="Arial" w:cs="Arial"/>
                <w:color w:val="000000"/>
                <w:sz w:val="20"/>
                <w:szCs w:val="20"/>
              </w:rPr>
              <w:t>Email</w:t>
            </w:r>
          </w:p>
        </w:tc>
        <w:tc>
          <w:tcPr>
            <w:tcW w:w="378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4D64D386" w14:textId="77777777">
            <w:pPr>
              <w:spacing w:after="0" w:line="240" w:lineRule="auto"/>
              <w:rPr>
                <w:rFonts w:ascii="Arial" w:hAnsi="Arial" w:cs="Arial"/>
                <w:color w:val="000000"/>
                <w:sz w:val="20"/>
                <w:szCs w:val="20"/>
              </w:rPr>
            </w:pPr>
            <w:r w:rsidRPr="00AF13CF">
              <w:rPr>
                <w:rFonts w:ascii="Arial" w:hAnsi="Arial" w:cs="Arial"/>
                <w:color w:val="000000"/>
                <w:sz w:val="20"/>
                <w:szCs w:val="20"/>
              </w:rPr>
              <w:t>E_MAIL</w:t>
            </w:r>
          </w:p>
        </w:tc>
      </w:tr>
      <w:tr w:rsidRPr="00967D2E" w:rsidR="000D3A85" w:rsidTr="009F7656" w14:paraId="1A9AF891" w14:textId="77777777">
        <w:tblPrEx>
          <w:shd w:val="clear" w:color="auto" w:fill="FFFFFF" w:themeFill="background1"/>
          <w:tblCellMar>
            <w:left w:w="0" w:type="dxa"/>
            <w:right w:w="0" w:type="dxa"/>
          </w:tblCellMar>
          <w:tblLook w:val="0420" w:firstRow="1" w:lastRow="0" w:firstColumn="0" w:lastColumn="0" w:noHBand="0" w:noVBand="1"/>
        </w:tblPrEx>
        <w:trPr>
          <w:trHeight w:val="329"/>
        </w:trPr>
        <w:tc>
          <w:tcPr>
            <w:tcW w:w="3245"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7919EF78" w14:textId="77777777">
            <w:pPr>
              <w:spacing w:after="0" w:line="240" w:lineRule="auto"/>
              <w:rPr>
                <w:rFonts w:ascii="Arial" w:hAnsi="Arial" w:cs="Arial"/>
                <w:color w:val="000000"/>
                <w:sz w:val="20"/>
                <w:szCs w:val="20"/>
              </w:rPr>
            </w:pPr>
            <w:r w:rsidRPr="00AF13CF">
              <w:rPr>
                <w:rFonts w:ascii="Arial" w:hAnsi="Arial" w:cs="Arial"/>
                <w:color w:val="000000"/>
                <w:sz w:val="20"/>
                <w:szCs w:val="20"/>
              </w:rPr>
              <w:t>Country</w:t>
            </w:r>
          </w:p>
        </w:tc>
        <w:tc>
          <w:tcPr>
            <w:tcW w:w="378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7304CF8B" w14:textId="77777777">
            <w:pPr>
              <w:spacing w:after="0" w:line="240" w:lineRule="auto"/>
              <w:rPr>
                <w:rFonts w:ascii="Arial" w:hAnsi="Arial" w:cs="Arial"/>
                <w:color w:val="000000"/>
                <w:sz w:val="20"/>
                <w:szCs w:val="20"/>
              </w:rPr>
            </w:pPr>
            <w:r w:rsidRPr="00AF13CF">
              <w:rPr>
                <w:rFonts w:ascii="Arial" w:hAnsi="Arial" w:cs="Arial"/>
                <w:color w:val="000000"/>
                <w:sz w:val="20"/>
                <w:szCs w:val="20"/>
              </w:rPr>
              <w:t>NAMCOUNTRY</w:t>
            </w:r>
          </w:p>
        </w:tc>
      </w:tr>
      <w:tr w:rsidRPr="00967D2E" w:rsidR="000D3A85" w:rsidTr="009F7656" w14:paraId="09D05B08" w14:textId="77777777">
        <w:tblPrEx>
          <w:shd w:val="clear" w:color="auto" w:fill="FFFFFF" w:themeFill="background1"/>
          <w:tblCellMar>
            <w:left w:w="0" w:type="dxa"/>
            <w:right w:w="0" w:type="dxa"/>
          </w:tblCellMar>
          <w:tblLook w:val="0420" w:firstRow="1" w:lastRow="0" w:firstColumn="0" w:lastColumn="0" w:noHBand="0" w:noVBand="1"/>
        </w:tblPrEx>
        <w:trPr>
          <w:trHeight w:val="248"/>
        </w:trPr>
        <w:tc>
          <w:tcPr>
            <w:tcW w:w="3245"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463E89E6" w14:textId="77777777">
            <w:pPr>
              <w:spacing w:after="0" w:line="240" w:lineRule="auto"/>
              <w:rPr>
                <w:rFonts w:ascii="Arial" w:hAnsi="Arial" w:cs="Arial"/>
                <w:color w:val="000000"/>
                <w:sz w:val="20"/>
                <w:szCs w:val="20"/>
              </w:rPr>
            </w:pPr>
            <w:r w:rsidRPr="00AF13CF">
              <w:rPr>
                <w:rFonts w:ascii="Arial" w:hAnsi="Arial" w:cs="Arial"/>
                <w:color w:val="000000"/>
                <w:sz w:val="20"/>
                <w:szCs w:val="20"/>
              </w:rPr>
              <w:t>Department</w:t>
            </w:r>
          </w:p>
        </w:tc>
        <w:tc>
          <w:tcPr>
            <w:tcW w:w="378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683D115F" w14:textId="77777777">
            <w:pPr>
              <w:spacing w:after="0" w:line="240" w:lineRule="auto"/>
              <w:rPr>
                <w:rFonts w:ascii="Arial" w:hAnsi="Arial" w:cs="Arial"/>
                <w:color w:val="000000"/>
                <w:sz w:val="20"/>
                <w:szCs w:val="20"/>
              </w:rPr>
            </w:pPr>
            <w:r w:rsidRPr="00AF13CF">
              <w:rPr>
                <w:rFonts w:ascii="Arial" w:hAnsi="Arial" w:cs="Arial"/>
                <w:color w:val="000000"/>
                <w:sz w:val="20"/>
                <w:szCs w:val="20"/>
              </w:rPr>
              <w:t>Department</w:t>
            </w:r>
          </w:p>
        </w:tc>
      </w:tr>
      <w:tr w:rsidRPr="00967D2E" w:rsidR="000D3A85" w:rsidTr="009F7656" w14:paraId="093DDC70" w14:textId="77777777">
        <w:tblPrEx>
          <w:shd w:val="clear" w:color="auto" w:fill="FFFFFF" w:themeFill="background1"/>
          <w:tblCellMar>
            <w:left w:w="0" w:type="dxa"/>
            <w:right w:w="0" w:type="dxa"/>
          </w:tblCellMar>
          <w:tblLook w:val="0420" w:firstRow="1" w:lastRow="0" w:firstColumn="0" w:lastColumn="0" w:noHBand="0" w:noVBand="1"/>
        </w:tblPrEx>
        <w:trPr>
          <w:trHeight w:val="329"/>
        </w:trPr>
        <w:tc>
          <w:tcPr>
            <w:tcW w:w="3245"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1940FC81" w14:textId="77777777">
            <w:pPr>
              <w:spacing w:after="0" w:line="240" w:lineRule="auto"/>
              <w:rPr>
                <w:rFonts w:ascii="Arial" w:hAnsi="Arial" w:cs="Arial"/>
                <w:color w:val="000000"/>
                <w:sz w:val="20"/>
                <w:szCs w:val="20"/>
              </w:rPr>
            </w:pPr>
            <w:r w:rsidRPr="00AF13CF">
              <w:rPr>
                <w:rFonts w:ascii="Arial" w:hAnsi="Arial" w:cs="Arial"/>
                <w:color w:val="000000"/>
                <w:sz w:val="20"/>
                <w:szCs w:val="20"/>
              </w:rPr>
              <w:t>Room Number</w:t>
            </w:r>
          </w:p>
        </w:tc>
        <w:tc>
          <w:tcPr>
            <w:tcW w:w="378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6D2395FC" w14:textId="77777777">
            <w:pPr>
              <w:spacing w:after="0" w:line="240" w:lineRule="auto"/>
              <w:rPr>
                <w:rFonts w:ascii="Arial" w:hAnsi="Arial" w:cs="Arial"/>
                <w:color w:val="000000"/>
                <w:sz w:val="20"/>
                <w:szCs w:val="20"/>
              </w:rPr>
            </w:pPr>
            <w:r w:rsidRPr="00AF13CF">
              <w:rPr>
                <w:rFonts w:ascii="Arial" w:hAnsi="Arial" w:cs="Arial"/>
                <w:color w:val="000000"/>
                <w:sz w:val="20"/>
                <w:szCs w:val="20"/>
              </w:rPr>
              <w:t>ROOM_NO_P</w:t>
            </w:r>
          </w:p>
        </w:tc>
      </w:tr>
      <w:tr w:rsidRPr="00967D2E" w:rsidR="000D3A85" w:rsidTr="009F7656" w14:paraId="7B41ECD7" w14:textId="77777777">
        <w:tblPrEx>
          <w:shd w:val="clear" w:color="auto" w:fill="FFFFFF" w:themeFill="background1"/>
          <w:tblCellMar>
            <w:left w:w="0" w:type="dxa"/>
            <w:right w:w="0" w:type="dxa"/>
          </w:tblCellMar>
          <w:tblLook w:val="0420" w:firstRow="1" w:lastRow="0" w:firstColumn="0" w:lastColumn="0" w:noHBand="0" w:noVBand="1"/>
        </w:tblPrEx>
        <w:trPr>
          <w:trHeight w:val="257"/>
        </w:trPr>
        <w:tc>
          <w:tcPr>
            <w:tcW w:w="3245"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253E59C7" w14:textId="77777777">
            <w:pPr>
              <w:spacing w:after="0" w:line="240" w:lineRule="auto"/>
              <w:rPr>
                <w:rFonts w:ascii="Arial" w:hAnsi="Arial" w:cs="Arial"/>
                <w:color w:val="000000"/>
                <w:sz w:val="20"/>
                <w:szCs w:val="20"/>
              </w:rPr>
            </w:pPr>
            <w:r w:rsidRPr="00AF13CF">
              <w:rPr>
                <w:rFonts w:ascii="Arial" w:hAnsi="Arial" w:cs="Arial"/>
                <w:color w:val="000000"/>
                <w:sz w:val="20"/>
                <w:szCs w:val="20"/>
              </w:rPr>
              <w:t>Telephone Number</w:t>
            </w:r>
          </w:p>
        </w:tc>
        <w:tc>
          <w:tcPr>
            <w:tcW w:w="378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6406FDC2" w14:textId="77777777">
            <w:pPr>
              <w:spacing w:after="0" w:line="240" w:lineRule="auto"/>
              <w:rPr>
                <w:rFonts w:ascii="Arial" w:hAnsi="Arial" w:cs="Arial"/>
                <w:color w:val="000000"/>
                <w:sz w:val="20"/>
                <w:szCs w:val="20"/>
              </w:rPr>
            </w:pPr>
            <w:r w:rsidRPr="00AF13CF">
              <w:rPr>
                <w:rFonts w:ascii="Arial" w:hAnsi="Arial" w:cs="Arial"/>
                <w:color w:val="000000"/>
                <w:sz w:val="20"/>
                <w:szCs w:val="20"/>
              </w:rPr>
              <w:t>TEL1_NUMBR</w:t>
            </w:r>
          </w:p>
        </w:tc>
      </w:tr>
      <w:tr w:rsidRPr="00967D2E" w:rsidR="000D3A85" w:rsidTr="009F7656" w14:paraId="567B0DDA" w14:textId="77777777">
        <w:tblPrEx>
          <w:shd w:val="clear" w:color="auto" w:fill="FFFFFF" w:themeFill="background1"/>
          <w:tblCellMar>
            <w:left w:w="0" w:type="dxa"/>
            <w:right w:w="0" w:type="dxa"/>
          </w:tblCellMar>
          <w:tblLook w:val="0420" w:firstRow="1" w:lastRow="0" w:firstColumn="0" w:lastColumn="0" w:noHBand="0" w:noVBand="1"/>
        </w:tblPrEx>
        <w:trPr>
          <w:trHeight w:val="248"/>
        </w:trPr>
        <w:tc>
          <w:tcPr>
            <w:tcW w:w="3245"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2B27ED7E" w14:textId="77777777">
            <w:pPr>
              <w:spacing w:after="0" w:line="240" w:lineRule="auto"/>
              <w:rPr>
                <w:rFonts w:ascii="Arial" w:hAnsi="Arial" w:cs="Arial"/>
                <w:color w:val="000000"/>
                <w:sz w:val="20"/>
                <w:szCs w:val="20"/>
              </w:rPr>
            </w:pPr>
            <w:r w:rsidRPr="00AF13CF">
              <w:rPr>
                <w:rFonts w:ascii="Arial" w:hAnsi="Arial" w:cs="Arial"/>
                <w:color w:val="000000"/>
                <w:sz w:val="20"/>
                <w:szCs w:val="20"/>
              </w:rPr>
              <w:t>User Password</w:t>
            </w:r>
          </w:p>
        </w:tc>
        <w:tc>
          <w:tcPr>
            <w:tcW w:w="378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35CEB824" w14:textId="77777777">
            <w:pPr>
              <w:spacing w:after="0" w:line="240" w:lineRule="auto"/>
              <w:rPr>
                <w:rFonts w:ascii="Arial" w:hAnsi="Arial" w:cs="Arial"/>
                <w:color w:val="000000"/>
                <w:sz w:val="20"/>
                <w:szCs w:val="20"/>
              </w:rPr>
            </w:pPr>
            <w:r w:rsidRPr="00AF13CF">
              <w:rPr>
                <w:rFonts w:ascii="Arial" w:hAnsi="Arial" w:cs="Arial"/>
                <w:color w:val="000000"/>
                <w:sz w:val="20"/>
                <w:szCs w:val="20"/>
              </w:rPr>
              <w:t>Password</w:t>
            </w:r>
          </w:p>
        </w:tc>
      </w:tr>
    </w:tbl>
    <w:p w:rsidRPr="00761375" w:rsidR="000D3A85" w:rsidP="000D3A85" w:rsidRDefault="000D3A85" w14:paraId="49CF36B1" w14:textId="77777777">
      <w:pPr>
        <w:pStyle w:val="ListParagraph"/>
      </w:pPr>
    </w:p>
    <w:p w:rsidR="000D3A85" w:rsidP="000D3A85" w:rsidRDefault="000D3A85" w14:paraId="2D71FD9E" w14:textId="77777777">
      <w:pPr>
        <w:pStyle w:val="Heading3"/>
      </w:pPr>
      <w:bookmarkStart w:name="_Toc33292597" w:id="84"/>
      <w:r>
        <w:t>Account provisioning</w:t>
      </w:r>
      <w:bookmarkEnd w:id="84"/>
    </w:p>
    <w:p w:rsidR="000D3A85" w:rsidP="00687D6E" w:rsidRDefault="000D3A85" w14:paraId="091B5DA9" w14:textId="77777777">
      <w:pPr>
        <w:pStyle w:val="Heading4"/>
        <w:numPr>
          <w:ilvl w:val="3"/>
          <w:numId w:val="17"/>
        </w:numPr>
      </w:pPr>
      <w:r>
        <w:t>Account creation</w:t>
      </w:r>
    </w:p>
    <w:p w:rsidR="000D3A85" w:rsidP="00687D6E" w:rsidRDefault="00120727" w14:paraId="79E4C5E7" w14:textId="13C48682">
      <w:pPr>
        <w:pStyle w:val="ListParagraph"/>
        <w:numPr>
          <w:ilvl w:val="0"/>
          <w:numId w:val="21"/>
        </w:numPr>
      </w:pPr>
      <w:r>
        <w:t>Saviynt</w:t>
      </w:r>
      <w:r w:rsidR="000D3A85">
        <w:t xml:space="preserve"> uses BirthRight access provisioning method for account provisioning </w:t>
      </w:r>
    </w:p>
    <w:p w:rsidR="000D3A85" w:rsidP="00687D6E" w:rsidRDefault="000D3A85" w14:paraId="588920E2" w14:textId="77777777">
      <w:pPr>
        <w:pStyle w:val="ListParagraph"/>
        <w:numPr>
          <w:ilvl w:val="0"/>
          <w:numId w:val="21"/>
        </w:numPr>
      </w:pPr>
      <w:r>
        <w:t xml:space="preserve">BirthRight Role - </w:t>
      </w:r>
      <w:r w:rsidRPr="00057784">
        <w:t>DEV-Employee-SAP-Basic Account Provisioning</w:t>
      </w:r>
    </w:p>
    <w:p w:rsidRPr="004E149A" w:rsidR="000D3A85" w:rsidP="00687D6E" w:rsidRDefault="000D3A85" w14:paraId="1FBF6295" w14:textId="77777777">
      <w:pPr>
        <w:pStyle w:val="ListParagraph"/>
        <w:numPr>
          <w:ilvl w:val="0"/>
          <w:numId w:val="21"/>
        </w:numPr>
      </w:pPr>
      <w:r>
        <w:t xml:space="preserve">Technical Rule - </w:t>
      </w:r>
      <w:r w:rsidRPr="00EF4B34">
        <w:t>(Users. Status=‘Active’) AND (Users. User Type=Employee)</w:t>
      </w:r>
    </w:p>
    <w:p w:rsidRPr="00BA2312" w:rsidR="000D3A85" w:rsidP="00687D6E" w:rsidRDefault="000D3A85" w14:paraId="0C35B7DD" w14:textId="530A3582">
      <w:pPr>
        <w:pStyle w:val="ListParagraph"/>
        <w:numPr>
          <w:ilvl w:val="0"/>
          <w:numId w:val="21"/>
        </w:numPr>
      </w:pPr>
      <w:r w:rsidRPr="00BA2312">
        <w:t>SAP birthright process trigger ‘</w:t>
      </w:r>
      <w:r w:rsidRPr="00BA2312">
        <w:rPr>
          <w:b/>
          <w:bCs/>
        </w:rPr>
        <w:t>New Account</w:t>
      </w:r>
      <w:r w:rsidRPr="00BA2312">
        <w:t>’ and ‘</w:t>
      </w:r>
      <w:r w:rsidRPr="00BA2312">
        <w:rPr>
          <w:b/>
          <w:bCs/>
        </w:rPr>
        <w:t>Add Access</w:t>
      </w:r>
      <w:r w:rsidRPr="00BA2312">
        <w:t xml:space="preserve">’ tasks in </w:t>
      </w:r>
      <w:r w:rsidR="00120727">
        <w:t>Saviynt</w:t>
      </w:r>
    </w:p>
    <w:p w:rsidRPr="00BA2312" w:rsidR="000D3A85" w:rsidP="00687D6E" w:rsidRDefault="000D3A85" w14:paraId="03DB4293" w14:textId="0D9BAD4B">
      <w:pPr>
        <w:pStyle w:val="ListParagraph"/>
        <w:numPr>
          <w:ilvl w:val="0"/>
          <w:numId w:val="21"/>
        </w:numPr>
      </w:pPr>
      <w:r w:rsidRPr="00BA2312">
        <w:t xml:space="preserve">Provisioned SAP account and birthright Access to the new employee with ‘Manually Provisioned’ status in </w:t>
      </w:r>
      <w:r w:rsidR="00120727">
        <w:t>Saviynt</w:t>
      </w:r>
    </w:p>
    <w:p w:rsidRPr="00BA2312" w:rsidR="000D3A85" w:rsidP="00687D6E" w:rsidRDefault="000D3A85" w14:paraId="0D95B81A" w14:textId="77777777">
      <w:pPr>
        <w:pStyle w:val="ListParagraph"/>
        <w:numPr>
          <w:ilvl w:val="0"/>
          <w:numId w:val="21"/>
        </w:numPr>
      </w:pPr>
      <w:r>
        <w:t xml:space="preserve">Create SAP account and </w:t>
      </w:r>
      <w:r w:rsidRPr="00BA2312">
        <w:t>Add Birthright Role</w:t>
      </w:r>
      <w:r>
        <w:t xml:space="preserve"> to the target</w:t>
      </w:r>
    </w:p>
    <w:p w:rsidR="000D3A85" w:rsidP="00687D6E" w:rsidRDefault="000D3A85" w14:paraId="43C487D9" w14:textId="77777777">
      <w:pPr>
        <w:pStyle w:val="ListParagraph"/>
        <w:numPr>
          <w:ilvl w:val="0"/>
          <w:numId w:val="21"/>
        </w:numPr>
      </w:pPr>
      <w:r w:rsidRPr="00BA2312">
        <w:t>Set default password</w:t>
      </w:r>
    </w:p>
    <w:p w:rsidR="000D3A85" w:rsidP="00687D6E" w:rsidRDefault="000D3A85" w14:paraId="659C77D5" w14:textId="77777777">
      <w:pPr>
        <w:pStyle w:val="ListParagraph"/>
        <w:numPr>
          <w:ilvl w:val="0"/>
          <w:numId w:val="21"/>
        </w:numPr>
      </w:pPr>
      <w:r>
        <w:t>Create Account JSON</w:t>
      </w:r>
    </w:p>
    <w:p w:rsidR="000D3A85" w:rsidP="000D3A85" w:rsidRDefault="000D3A85" w14:paraId="3EAE04B7" w14:textId="77777777">
      <w:pPr>
        <w:pStyle w:val="ListParagraph"/>
      </w:pP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40"/>
      </w:tblGrid>
      <w:tr w:rsidR="000D3A85" w:rsidTr="00895EE3" w14:paraId="3BE7C4CF" w14:textId="77777777">
        <w:tc>
          <w:tcPr>
            <w:tcW w:w="9350" w:type="dxa"/>
          </w:tcPr>
          <w:p w:rsidRPr="00AF13CF" w:rsidR="000D3A85" w:rsidP="0037197C" w:rsidRDefault="000D3A85" w14:paraId="34F7AE42" w14:textId="77777777">
            <w:pPr>
              <w:pStyle w:val="ListParagraph"/>
            </w:pPr>
            <w:r w:rsidRPr="00AF13CF">
              <w:t>{</w:t>
            </w:r>
          </w:p>
          <w:p w:rsidRPr="00AF13CF" w:rsidR="000D3A85" w:rsidP="0037197C" w:rsidRDefault="000D3A85" w14:paraId="1CE4E249" w14:textId="77777777">
            <w:pPr>
              <w:pStyle w:val="ListParagraph"/>
            </w:pPr>
            <w:r w:rsidRPr="00AF13CF">
              <w:tab/>
            </w:r>
            <w:r w:rsidRPr="00AF13CF">
              <w:t>"ADDRESS": {</w:t>
            </w:r>
          </w:p>
          <w:p w:rsidRPr="00AF13CF" w:rsidR="000D3A85" w:rsidP="0037197C" w:rsidRDefault="000D3A85" w14:paraId="13C9C8DD" w14:textId="77777777">
            <w:pPr>
              <w:pStyle w:val="ListParagraph"/>
            </w:pPr>
            <w:r w:rsidRPr="00AF13CF">
              <w:tab/>
            </w:r>
            <w:r w:rsidRPr="00AF13CF">
              <w:tab/>
            </w:r>
            <w:r w:rsidRPr="00AF13CF">
              <w:t>"LASTNAME": "${user.lastname}",</w:t>
            </w:r>
          </w:p>
          <w:p w:rsidRPr="00AF13CF" w:rsidR="000D3A85" w:rsidP="0037197C" w:rsidRDefault="000D3A85" w14:paraId="3F2B7E8F" w14:textId="77777777">
            <w:pPr>
              <w:pStyle w:val="ListParagraph"/>
            </w:pPr>
            <w:r w:rsidRPr="00AF13CF">
              <w:tab/>
            </w:r>
            <w:r w:rsidRPr="00AF13CF">
              <w:tab/>
            </w:r>
            <w:r w:rsidRPr="00AF13CF">
              <w:t>"FIRSTNAME": "${user.firstname}",</w:t>
            </w:r>
          </w:p>
          <w:p w:rsidRPr="00AF13CF" w:rsidR="000D3A85" w:rsidP="0037197C" w:rsidRDefault="000D3A85" w14:paraId="02A2F73D" w14:textId="77777777">
            <w:pPr>
              <w:pStyle w:val="ListParagraph"/>
            </w:pPr>
            <w:r w:rsidRPr="00AF13CF">
              <w:tab/>
            </w:r>
            <w:r w:rsidRPr="00AF13CF">
              <w:tab/>
            </w:r>
            <w:r w:rsidRPr="00AF13CF">
              <w:t>"E_MAIL": "${user.email}",</w:t>
            </w:r>
          </w:p>
          <w:p w:rsidRPr="00AF13CF" w:rsidR="000D3A85" w:rsidP="0037197C" w:rsidRDefault="000D3A85" w14:paraId="40F396FB" w14:textId="77777777">
            <w:pPr>
              <w:pStyle w:val="ListParagraph"/>
            </w:pPr>
            <w:r w:rsidRPr="00AF13CF">
              <w:tab/>
            </w:r>
            <w:r w:rsidRPr="00AF13CF">
              <w:tab/>
            </w:r>
            <w:r w:rsidRPr="00AF13CF">
              <w:t>"DEPARTMENT": "${if(user.departmentname !=null){user.departmentname} else {''}}",</w:t>
            </w:r>
          </w:p>
          <w:p w:rsidRPr="00AF13CF" w:rsidR="000D3A85" w:rsidP="0037197C" w:rsidRDefault="000D3A85" w14:paraId="5BF40163" w14:textId="77777777">
            <w:pPr>
              <w:pStyle w:val="ListParagraph"/>
            </w:pPr>
            <w:r w:rsidRPr="00AF13CF">
              <w:tab/>
            </w:r>
            <w:r w:rsidRPr="00AF13CF">
              <w:tab/>
            </w:r>
            <w:r w:rsidRPr="00AF13CF">
              <w:t>"NAMCOUNTRY": "${if(user.country !=null){user.country} else {''}}",</w:t>
            </w:r>
          </w:p>
          <w:p w:rsidRPr="00AF13CF" w:rsidR="000D3A85" w:rsidP="0037197C" w:rsidRDefault="000D3A85" w14:paraId="3AE61A84" w14:textId="77777777">
            <w:pPr>
              <w:pStyle w:val="ListParagraph"/>
            </w:pPr>
            <w:r w:rsidRPr="00AF13CF">
              <w:tab/>
            </w:r>
            <w:r w:rsidRPr="00AF13CF">
              <w:tab/>
            </w:r>
            <w:r w:rsidRPr="00AF13CF">
              <w:t>"COMM_TYPE": "INT",</w:t>
            </w:r>
          </w:p>
          <w:p w:rsidRPr="00AF13CF" w:rsidR="000D3A85" w:rsidP="0037197C" w:rsidRDefault="000D3A85" w14:paraId="289414D8" w14:textId="77777777">
            <w:pPr>
              <w:pStyle w:val="ListParagraph"/>
            </w:pPr>
            <w:r w:rsidRPr="00AF13CF">
              <w:tab/>
            </w:r>
            <w:r w:rsidRPr="00AF13CF">
              <w:tab/>
            </w:r>
            <w:r w:rsidRPr="00AF13CF">
              <w:t>"TEL1_NUMBR": "${if(user.phonenumber !=null){user.phonenumber} else {''}}",</w:t>
            </w:r>
          </w:p>
          <w:p w:rsidRPr="00AF13CF" w:rsidR="000D3A85" w:rsidP="0037197C" w:rsidRDefault="000D3A85" w14:paraId="53F0629B" w14:textId="77777777">
            <w:pPr>
              <w:pStyle w:val="ListParagraph"/>
            </w:pPr>
            <w:r w:rsidRPr="00AF13CF">
              <w:tab/>
            </w:r>
            <w:r w:rsidRPr="00AF13CF">
              <w:tab/>
            </w:r>
            <w:r w:rsidRPr="00AF13CF">
              <w:t>"TEL1_EXT": "${if(user.customproperty25 !=null){user.customproperty25} else {''}}",</w:t>
            </w:r>
          </w:p>
          <w:p w:rsidRPr="00AF13CF" w:rsidR="000D3A85" w:rsidP="0037197C" w:rsidRDefault="000D3A85" w14:paraId="4803C0BB" w14:textId="77777777">
            <w:pPr>
              <w:pStyle w:val="ListParagraph"/>
            </w:pPr>
            <w:r w:rsidRPr="00AF13CF">
              <w:lastRenderedPageBreak/>
              <w:tab/>
            </w:r>
            <w:r w:rsidRPr="00AF13CF">
              <w:tab/>
            </w:r>
            <w:r w:rsidRPr="00AF13CF">
              <w:t>"ROOM_NO_P": "${if(user.customproperty26 !=null){user.customproperty26} else {''}}"</w:t>
            </w:r>
          </w:p>
          <w:p w:rsidRPr="00AF13CF" w:rsidR="000D3A85" w:rsidP="0037197C" w:rsidRDefault="000D3A85" w14:paraId="53059967" w14:textId="77777777">
            <w:pPr>
              <w:pStyle w:val="ListParagraph"/>
            </w:pPr>
            <w:r w:rsidRPr="00AF13CF">
              <w:tab/>
            </w:r>
            <w:r w:rsidRPr="00AF13CF">
              <w:t>},</w:t>
            </w:r>
          </w:p>
          <w:p w:rsidRPr="00AF13CF" w:rsidR="000D3A85" w:rsidP="0037197C" w:rsidRDefault="000D3A85" w14:paraId="18DAEB99" w14:textId="77777777">
            <w:pPr>
              <w:pStyle w:val="ListParagraph"/>
            </w:pPr>
            <w:r w:rsidRPr="00AF13CF">
              <w:tab/>
            </w:r>
            <w:r w:rsidRPr="00AF13CF">
              <w:t>"LOGONDATA": {</w:t>
            </w:r>
          </w:p>
          <w:p w:rsidRPr="00AF13CF" w:rsidR="000D3A85" w:rsidP="0037197C" w:rsidRDefault="000D3A85" w14:paraId="218D04A1" w14:textId="77777777">
            <w:pPr>
              <w:pStyle w:val="ListParagraph"/>
            </w:pPr>
            <w:r w:rsidRPr="00AF13CF">
              <w:tab/>
            </w:r>
            <w:r w:rsidRPr="00AF13CF">
              <w:tab/>
            </w:r>
            <w:r w:rsidRPr="00AF13CF">
              <w:t>"USTYP": "A",</w:t>
            </w:r>
          </w:p>
          <w:p w:rsidRPr="00AF13CF" w:rsidR="000D3A85" w:rsidP="0037197C" w:rsidRDefault="000D3A85" w14:paraId="39F7693C" w14:textId="77777777">
            <w:pPr>
              <w:pStyle w:val="ListParagraph"/>
            </w:pPr>
            <w:r w:rsidRPr="00AF13CF">
              <w:tab/>
            </w:r>
            <w:r w:rsidRPr="00AF13CF">
              <w:tab/>
            </w:r>
            <w:r w:rsidRPr="00AF13CF">
              <w:t>"GLTGB": "99991231",</w:t>
            </w:r>
          </w:p>
          <w:p w:rsidRPr="00AF13CF" w:rsidR="000D3A85" w:rsidP="0037197C" w:rsidRDefault="000D3A85" w14:paraId="638CE6FB" w14:textId="77777777">
            <w:pPr>
              <w:pStyle w:val="ListParagraph"/>
            </w:pPr>
            <w:r w:rsidRPr="00AF13CF">
              <w:tab/>
            </w:r>
            <w:r w:rsidRPr="00AF13CF">
              <w:tab/>
            </w:r>
            <w:r w:rsidRPr="00AF13CF">
              <w:t>"GLTGV": "${if(user.startdate!=null){new java.text.SimpleDateFormat('yyyyMMdd').format(user.startdate)}else {new java.text.SimpleDateFormat('yyyyMMdd').format(new Date())}}",</w:t>
            </w:r>
          </w:p>
          <w:p w:rsidRPr="00AF13CF" w:rsidR="000D3A85" w:rsidP="0037197C" w:rsidRDefault="000D3A85" w14:paraId="2F861043" w14:textId="77777777">
            <w:pPr>
              <w:pStyle w:val="ListParagraph"/>
            </w:pPr>
            <w:r w:rsidRPr="00AF13CF">
              <w:tab/>
            </w:r>
            <w:r w:rsidRPr="00AF13CF">
              <w:tab/>
            </w:r>
            <w:r w:rsidRPr="00AF13CF">
              <w:t>"TZONE": "EST",</w:t>
            </w:r>
          </w:p>
          <w:p w:rsidRPr="00AF13CF" w:rsidR="000D3A85" w:rsidP="0037197C" w:rsidRDefault="000D3A85" w14:paraId="452AB574" w14:textId="77777777">
            <w:pPr>
              <w:pStyle w:val="ListParagraph"/>
            </w:pPr>
            <w:r w:rsidRPr="00AF13CF">
              <w:tab/>
            </w:r>
            <w:r w:rsidRPr="00AF13CF">
              <w:tab/>
            </w:r>
            <w:r w:rsidRPr="00AF13CF">
              <w:t>"CLASS": "END_USER"</w:t>
            </w:r>
          </w:p>
          <w:p w:rsidRPr="00AF13CF" w:rsidR="000D3A85" w:rsidP="0037197C" w:rsidRDefault="000D3A85" w14:paraId="127FF830" w14:textId="77777777">
            <w:pPr>
              <w:pStyle w:val="ListParagraph"/>
            </w:pPr>
            <w:r w:rsidRPr="00AF13CF">
              <w:tab/>
            </w:r>
            <w:r w:rsidRPr="00AF13CF">
              <w:t>},</w:t>
            </w:r>
          </w:p>
          <w:p w:rsidRPr="00AF13CF" w:rsidR="000D3A85" w:rsidP="0037197C" w:rsidRDefault="000D3A85" w14:paraId="52610322" w14:textId="77777777">
            <w:pPr>
              <w:pStyle w:val="ListParagraph"/>
            </w:pPr>
            <w:r w:rsidRPr="00AF13CF">
              <w:tab/>
            </w:r>
            <w:r w:rsidRPr="00AF13CF">
              <w:t>"PASSWORD": {</w:t>
            </w:r>
          </w:p>
          <w:p w:rsidRPr="00AF13CF" w:rsidR="000D3A85" w:rsidP="0037197C" w:rsidRDefault="000D3A85" w14:paraId="6EC203F1" w14:textId="77777777">
            <w:pPr>
              <w:pStyle w:val="ListParagraph"/>
            </w:pPr>
            <w:r w:rsidRPr="00AF13CF">
              <w:tab/>
            </w:r>
            <w:r w:rsidRPr="00AF13CF">
              <w:tab/>
            </w:r>
            <w:r w:rsidRPr="00AF13CF">
              <w:t>"BAPIPWD": "${if(user.customproperty2 !=null){'Wel_2M$'+user.customproperty2}}"</w:t>
            </w:r>
          </w:p>
          <w:p w:rsidRPr="00AF13CF" w:rsidR="000D3A85" w:rsidP="0037197C" w:rsidRDefault="000D3A85" w14:paraId="241E3787" w14:textId="77777777">
            <w:pPr>
              <w:pStyle w:val="ListParagraph"/>
            </w:pPr>
            <w:r w:rsidRPr="00AF13CF">
              <w:tab/>
            </w:r>
            <w:r w:rsidRPr="00AF13CF">
              <w:t>},</w:t>
            </w:r>
          </w:p>
          <w:p w:rsidRPr="00AF13CF" w:rsidR="000D3A85" w:rsidP="0037197C" w:rsidRDefault="000D3A85" w14:paraId="3644FD00" w14:textId="77777777">
            <w:pPr>
              <w:pStyle w:val="ListParagraph"/>
            </w:pPr>
            <w:r w:rsidRPr="00AF13CF">
              <w:tab/>
            </w:r>
            <w:r w:rsidRPr="00AF13CF">
              <w:t>"UCLASSX": {</w:t>
            </w:r>
          </w:p>
          <w:p w:rsidRPr="00AF13CF" w:rsidR="000D3A85" w:rsidP="0037197C" w:rsidRDefault="000D3A85" w14:paraId="0FAAC35E" w14:textId="77777777">
            <w:pPr>
              <w:pStyle w:val="ListParagraph"/>
            </w:pPr>
            <w:r w:rsidRPr="00AF13CF">
              <w:tab/>
            </w:r>
            <w:r w:rsidRPr="00AF13CF">
              <w:tab/>
            </w:r>
            <w:r w:rsidRPr="00AF13CF">
              <w:t>"UCLASS": "X"</w:t>
            </w:r>
          </w:p>
          <w:p w:rsidRPr="00AF13CF" w:rsidR="000D3A85" w:rsidP="0037197C" w:rsidRDefault="000D3A85" w14:paraId="2515A2E0" w14:textId="77777777">
            <w:pPr>
              <w:pStyle w:val="ListParagraph"/>
            </w:pPr>
            <w:r w:rsidRPr="00AF13CF">
              <w:tab/>
            </w:r>
            <w:r w:rsidRPr="00AF13CF">
              <w:t>}</w:t>
            </w:r>
            <w:r w:rsidRPr="00AF13CF">
              <w:tab/>
            </w:r>
          </w:p>
          <w:p w:rsidRPr="005A5EA7" w:rsidR="000D3A85" w:rsidP="0037197C" w:rsidRDefault="000D3A85" w14:paraId="4A1627EB" w14:textId="77777777">
            <w:pPr>
              <w:pStyle w:val="ListParagraph"/>
            </w:pPr>
            <w:r w:rsidRPr="00AF13CF">
              <w:t>}</w:t>
            </w:r>
          </w:p>
          <w:p w:rsidR="000D3A85" w:rsidP="0037197C" w:rsidRDefault="000D3A85" w14:paraId="4F063338" w14:textId="77777777">
            <w:pPr>
              <w:pStyle w:val="ListParagraph"/>
              <w:ind w:left="0"/>
            </w:pPr>
          </w:p>
        </w:tc>
      </w:tr>
    </w:tbl>
    <w:p w:rsidR="000D3A85" w:rsidP="00687D6E" w:rsidRDefault="000D3A85" w14:paraId="5D130052" w14:textId="77777777">
      <w:pPr>
        <w:pStyle w:val="Heading4"/>
        <w:numPr>
          <w:ilvl w:val="3"/>
          <w:numId w:val="17"/>
        </w:numPr>
      </w:pPr>
      <w:r>
        <w:t>Account update</w:t>
      </w:r>
    </w:p>
    <w:p w:rsidRPr="00852740" w:rsidR="000D3A85" w:rsidP="00687D6E" w:rsidRDefault="000D3A85" w14:paraId="3D003C81" w14:textId="33403AEE">
      <w:pPr>
        <w:pStyle w:val="ListParagraph"/>
        <w:numPr>
          <w:ilvl w:val="0"/>
          <w:numId w:val="21"/>
        </w:numPr>
      </w:pPr>
      <w:r w:rsidRPr="00852740">
        <w:t>Created ‘</w:t>
      </w:r>
      <w:r w:rsidRPr="00852740">
        <w:rPr>
          <w:b/>
          <w:bCs/>
        </w:rPr>
        <w:t>User Update Rule’</w:t>
      </w:r>
      <w:r w:rsidRPr="00852740">
        <w:t xml:space="preserve"> in </w:t>
      </w:r>
      <w:r w:rsidR="00120727">
        <w:t>Saviynt</w:t>
      </w:r>
      <w:r w:rsidRPr="00852740">
        <w:t xml:space="preserve"> to update SAP </w:t>
      </w:r>
      <w:r>
        <w:t>MDD</w:t>
      </w:r>
      <w:r w:rsidRPr="00852740">
        <w:t xml:space="preserve"> attributes</w:t>
      </w:r>
    </w:p>
    <w:p w:rsidRPr="00852740" w:rsidR="000D3A85" w:rsidP="00687D6E" w:rsidRDefault="000D3A85" w14:paraId="4D1DFE39" w14:textId="1B2E7510">
      <w:pPr>
        <w:pStyle w:val="ListParagraph"/>
        <w:numPr>
          <w:ilvl w:val="0"/>
          <w:numId w:val="21"/>
        </w:numPr>
      </w:pPr>
      <w:r w:rsidRPr="00852740">
        <w:t>This ‘User Update Rule’ trigger</w:t>
      </w:r>
      <w:r>
        <w:t>s</w:t>
      </w:r>
      <w:r w:rsidRPr="00852740">
        <w:t xml:space="preserve"> when user attributes updated in </w:t>
      </w:r>
      <w:r w:rsidR="00120727">
        <w:t>Saviynt</w:t>
      </w:r>
      <w:r w:rsidRPr="00852740">
        <w:t xml:space="preserve"> and </w:t>
      </w:r>
      <w:r>
        <w:t xml:space="preserve">it </w:t>
      </w:r>
      <w:r w:rsidRPr="00852740">
        <w:t>will create ‘Update Account’ task</w:t>
      </w:r>
      <w:r>
        <w:t xml:space="preserve"> for SAP MDD</w:t>
      </w:r>
    </w:p>
    <w:p w:rsidRPr="00852740" w:rsidR="000D3A85" w:rsidP="00687D6E" w:rsidRDefault="000D3A85" w14:paraId="12AEB6FD" w14:textId="77777777">
      <w:pPr>
        <w:pStyle w:val="ListParagraph"/>
        <w:numPr>
          <w:ilvl w:val="0"/>
          <w:numId w:val="21"/>
        </w:numPr>
      </w:pPr>
      <w:r w:rsidRPr="00852740">
        <w:t>User attribute</w:t>
      </w:r>
      <w:r>
        <w:t xml:space="preserve"> Changes </w:t>
      </w:r>
      <w:r w:rsidRPr="00852740">
        <w:t>like :</w:t>
      </w:r>
    </w:p>
    <w:p w:rsidR="000D3A85" w:rsidP="000D3A85" w:rsidRDefault="000D3A85" w14:paraId="53AEB910" w14:textId="77777777">
      <w:pPr>
        <w:pStyle w:val="ListParagraph"/>
      </w:pPr>
      <w:r w:rsidRPr="00852740">
        <w:t>First/Last Name</w:t>
      </w:r>
    </w:p>
    <w:p w:rsidRPr="00852740" w:rsidR="000D3A85" w:rsidP="000D3A85" w:rsidRDefault="000D3A85" w14:paraId="70FE7AA5" w14:textId="77777777">
      <w:pPr>
        <w:pStyle w:val="ListParagraph"/>
      </w:pPr>
      <w:r w:rsidRPr="00852740">
        <w:t>Email</w:t>
      </w:r>
    </w:p>
    <w:p w:rsidR="000D3A85" w:rsidP="000D3A85" w:rsidRDefault="000D3A85" w14:paraId="6DB3F1FE" w14:textId="77777777">
      <w:pPr>
        <w:pStyle w:val="ListParagraph"/>
      </w:pPr>
      <w:r w:rsidRPr="00852740">
        <w:t>Country</w:t>
      </w:r>
    </w:p>
    <w:p w:rsidR="000D3A85" w:rsidP="000D3A85" w:rsidRDefault="000D3A85" w14:paraId="2B578666" w14:textId="77777777">
      <w:pPr>
        <w:pStyle w:val="ListParagraph"/>
      </w:pPr>
      <w:r w:rsidRPr="00852740">
        <w:t>Department</w:t>
      </w:r>
    </w:p>
    <w:p w:rsidR="000D3A85" w:rsidP="000D3A85" w:rsidRDefault="000D3A85" w14:paraId="57CBCAE6" w14:textId="77777777">
      <w:pPr>
        <w:pStyle w:val="ListParagraph"/>
      </w:pPr>
      <w:r w:rsidRPr="00852740">
        <w:t xml:space="preserve">Telephonenumber </w:t>
      </w:r>
    </w:p>
    <w:p w:rsidR="000D3A85" w:rsidP="00687D6E" w:rsidRDefault="000D3A85" w14:paraId="4033BD36" w14:textId="77777777">
      <w:pPr>
        <w:pStyle w:val="ListParagraph"/>
        <w:numPr>
          <w:ilvl w:val="0"/>
          <w:numId w:val="21"/>
        </w:numPr>
      </w:pPr>
      <w:r>
        <w:t>Execute the Provisioning job to push the update to the target</w:t>
      </w:r>
    </w:p>
    <w:p w:rsidR="000D3A85" w:rsidP="00687D6E" w:rsidRDefault="000D3A85" w14:paraId="1BEE8A6D" w14:textId="77777777">
      <w:pPr>
        <w:pStyle w:val="ListParagraph"/>
        <w:numPr>
          <w:ilvl w:val="0"/>
          <w:numId w:val="21"/>
        </w:numPr>
      </w:pPr>
      <w:r>
        <w:t>Update Account JSON</w:t>
      </w:r>
    </w:p>
    <w:p w:rsidR="000D3A85" w:rsidP="000D3A85" w:rsidRDefault="000D3A85" w14:paraId="294127DA" w14:textId="77777777">
      <w:pPr>
        <w:pStyle w:val="ListParagraph"/>
      </w:pP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40"/>
      </w:tblGrid>
      <w:tr w:rsidR="000D3A85" w:rsidTr="00895EE3" w14:paraId="149F99DB" w14:textId="77777777">
        <w:tc>
          <w:tcPr>
            <w:tcW w:w="9350" w:type="dxa"/>
          </w:tcPr>
          <w:p w:rsidRPr="00AF13CF" w:rsidR="000D3A85" w:rsidP="0037197C" w:rsidRDefault="000D3A85" w14:paraId="43A2AF23" w14:textId="77777777">
            <w:pPr>
              <w:pStyle w:val="ListParagraph"/>
            </w:pPr>
            <w:r w:rsidRPr="00AF13CF">
              <w:t>{</w:t>
            </w:r>
          </w:p>
          <w:p w:rsidRPr="00AF13CF" w:rsidR="000D3A85" w:rsidP="0037197C" w:rsidRDefault="000D3A85" w14:paraId="53259C7E" w14:textId="77777777">
            <w:pPr>
              <w:pStyle w:val="ListParagraph"/>
            </w:pPr>
            <w:r w:rsidRPr="00AF13CF">
              <w:tab/>
            </w:r>
            <w:r w:rsidRPr="00AF13CF">
              <w:t>"ADDRESS": {</w:t>
            </w:r>
          </w:p>
          <w:p w:rsidRPr="00AF13CF" w:rsidR="000D3A85" w:rsidP="0037197C" w:rsidRDefault="000D3A85" w14:paraId="64F17240" w14:textId="77777777">
            <w:pPr>
              <w:pStyle w:val="ListParagraph"/>
            </w:pPr>
            <w:r w:rsidRPr="00AF13CF">
              <w:tab/>
            </w:r>
            <w:r w:rsidRPr="00AF13CF">
              <w:tab/>
            </w:r>
            <w:r w:rsidRPr="00AF13CF">
              <w:t>"LASTNAME": "${user.lastname}",</w:t>
            </w:r>
          </w:p>
          <w:p w:rsidRPr="00AF13CF" w:rsidR="000D3A85" w:rsidP="0037197C" w:rsidRDefault="000D3A85" w14:paraId="1DB8F158" w14:textId="77777777">
            <w:pPr>
              <w:pStyle w:val="ListParagraph"/>
            </w:pPr>
            <w:r w:rsidRPr="00AF13CF">
              <w:tab/>
            </w:r>
            <w:r w:rsidRPr="00AF13CF">
              <w:tab/>
            </w:r>
            <w:r w:rsidRPr="00AF13CF">
              <w:t>"FIRSTNAME": "${user.firstname}",</w:t>
            </w:r>
          </w:p>
          <w:p w:rsidRPr="00AF13CF" w:rsidR="000D3A85" w:rsidP="0037197C" w:rsidRDefault="000D3A85" w14:paraId="5B0F8C9E" w14:textId="77777777">
            <w:pPr>
              <w:pStyle w:val="ListParagraph"/>
            </w:pPr>
            <w:r w:rsidRPr="00AF13CF">
              <w:tab/>
            </w:r>
            <w:r w:rsidRPr="00AF13CF">
              <w:tab/>
            </w:r>
            <w:r w:rsidRPr="00AF13CF">
              <w:t>"E_MAIL": "${user.email}",</w:t>
            </w:r>
          </w:p>
          <w:p w:rsidRPr="00AF13CF" w:rsidR="000D3A85" w:rsidP="0037197C" w:rsidRDefault="000D3A85" w14:paraId="7E926675" w14:textId="77777777">
            <w:pPr>
              <w:pStyle w:val="ListParagraph"/>
            </w:pPr>
            <w:r w:rsidRPr="00AF13CF">
              <w:lastRenderedPageBreak/>
              <w:tab/>
            </w:r>
            <w:r w:rsidRPr="00AF13CF">
              <w:tab/>
            </w:r>
            <w:r w:rsidRPr="00AF13CF">
              <w:t>"DEPARTMENT": "${if(user.departmentname !=null){user.departmentname} else {''}}",</w:t>
            </w:r>
          </w:p>
          <w:p w:rsidRPr="00AF13CF" w:rsidR="000D3A85" w:rsidP="0037197C" w:rsidRDefault="000D3A85" w14:paraId="51718745" w14:textId="77777777">
            <w:pPr>
              <w:pStyle w:val="ListParagraph"/>
            </w:pPr>
            <w:r w:rsidRPr="00AF13CF">
              <w:tab/>
            </w:r>
            <w:r w:rsidRPr="00AF13CF">
              <w:tab/>
            </w:r>
            <w:r w:rsidRPr="00AF13CF">
              <w:t>"NAMCOUNTRY": "${if(user.country !=null){user.country} else {''}}",</w:t>
            </w:r>
          </w:p>
          <w:p w:rsidRPr="00AF13CF" w:rsidR="000D3A85" w:rsidP="0037197C" w:rsidRDefault="000D3A85" w14:paraId="0B5F4A25" w14:textId="77777777">
            <w:pPr>
              <w:pStyle w:val="ListParagraph"/>
            </w:pPr>
            <w:r w:rsidRPr="00AF13CF">
              <w:tab/>
            </w:r>
            <w:r w:rsidRPr="00AF13CF">
              <w:tab/>
            </w:r>
            <w:r w:rsidRPr="00AF13CF">
              <w:t>"COMM_TYPE": "INT",</w:t>
            </w:r>
          </w:p>
          <w:p w:rsidRPr="00AF13CF" w:rsidR="000D3A85" w:rsidP="0037197C" w:rsidRDefault="000D3A85" w14:paraId="61AC2C61" w14:textId="77777777">
            <w:pPr>
              <w:pStyle w:val="ListParagraph"/>
            </w:pPr>
            <w:r w:rsidRPr="00AF13CF">
              <w:tab/>
            </w:r>
            <w:r w:rsidRPr="00AF13CF">
              <w:tab/>
            </w:r>
            <w:r w:rsidRPr="00AF13CF">
              <w:t>"TEL1_NUMBR": "${if(user.phonenumber !=null){user.phonenumber} else {''}}",</w:t>
            </w:r>
          </w:p>
          <w:p w:rsidRPr="00AF13CF" w:rsidR="000D3A85" w:rsidP="0037197C" w:rsidRDefault="000D3A85" w14:paraId="252F7542" w14:textId="77777777">
            <w:pPr>
              <w:pStyle w:val="ListParagraph"/>
            </w:pPr>
            <w:r w:rsidRPr="00AF13CF">
              <w:tab/>
            </w:r>
            <w:r w:rsidRPr="00AF13CF">
              <w:tab/>
            </w:r>
            <w:r w:rsidRPr="00AF13CF">
              <w:t>"TEL1_EXT": "${if(user.customproperty25 !=null){user.customproperty25} else {''}}",</w:t>
            </w:r>
          </w:p>
          <w:p w:rsidRPr="00AF13CF" w:rsidR="000D3A85" w:rsidP="0037197C" w:rsidRDefault="000D3A85" w14:paraId="28B22DA9" w14:textId="77777777">
            <w:pPr>
              <w:pStyle w:val="ListParagraph"/>
            </w:pPr>
            <w:r w:rsidRPr="00AF13CF">
              <w:tab/>
            </w:r>
            <w:r w:rsidRPr="00AF13CF">
              <w:tab/>
            </w:r>
            <w:r w:rsidRPr="00AF13CF">
              <w:t>"ROOM_NO_P": "${if(user.customproperty26 !=null){user.customproperty26} else {''}}"</w:t>
            </w:r>
          </w:p>
          <w:p w:rsidRPr="00AF13CF" w:rsidR="000D3A85" w:rsidP="0037197C" w:rsidRDefault="000D3A85" w14:paraId="568E6736" w14:textId="77777777">
            <w:pPr>
              <w:pStyle w:val="ListParagraph"/>
            </w:pPr>
            <w:r w:rsidRPr="00AF13CF">
              <w:tab/>
            </w:r>
            <w:r w:rsidRPr="00AF13CF">
              <w:t>},</w:t>
            </w:r>
          </w:p>
          <w:p w:rsidRPr="00AF13CF" w:rsidR="000D3A85" w:rsidP="0037197C" w:rsidRDefault="000D3A85" w14:paraId="301A7303" w14:textId="77777777">
            <w:pPr>
              <w:pStyle w:val="ListParagraph"/>
            </w:pPr>
            <w:r w:rsidRPr="00AF13CF">
              <w:tab/>
            </w:r>
            <w:r w:rsidRPr="00AF13CF">
              <w:t>"LOGONDATA": {</w:t>
            </w:r>
          </w:p>
          <w:p w:rsidRPr="00AF13CF" w:rsidR="000D3A85" w:rsidP="0037197C" w:rsidRDefault="000D3A85" w14:paraId="01BAFF41" w14:textId="77777777">
            <w:pPr>
              <w:pStyle w:val="ListParagraph"/>
            </w:pPr>
            <w:r w:rsidRPr="00AF13CF">
              <w:tab/>
            </w:r>
            <w:r w:rsidRPr="00AF13CF">
              <w:tab/>
            </w:r>
            <w:r w:rsidRPr="00AF13CF">
              <w:t>"USTYP": "A",</w:t>
            </w:r>
          </w:p>
          <w:p w:rsidRPr="00AF13CF" w:rsidR="000D3A85" w:rsidP="0037197C" w:rsidRDefault="000D3A85" w14:paraId="7DDF06D3" w14:textId="77777777">
            <w:pPr>
              <w:pStyle w:val="ListParagraph"/>
            </w:pPr>
            <w:r w:rsidRPr="00AF13CF">
              <w:tab/>
            </w:r>
            <w:r w:rsidRPr="00AF13CF">
              <w:tab/>
            </w:r>
            <w:r w:rsidRPr="00AF13CF">
              <w:t>"GLTGB": "99991231",</w:t>
            </w:r>
          </w:p>
          <w:p w:rsidRPr="00AF13CF" w:rsidR="000D3A85" w:rsidP="0037197C" w:rsidRDefault="000D3A85" w14:paraId="7015BEEB" w14:textId="77777777">
            <w:pPr>
              <w:pStyle w:val="ListParagraph"/>
            </w:pPr>
            <w:r w:rsidRPr="00AF13CF">
              <w:tab/>
            </w:r>
            <w:r w:rsidRPr="00AF13CF">
              <w:tab/>
            </w:r>
            <w:r w:rsidRPr="00AF13CF">
              <w:t>"GLTGV": "${if(user.startdate!=null){new java.text.SimpleDateFormat('yyyyMMdd').format(user.startdate)}else {new java.text.SimpleDateFormat('yyyyMMdd').format(new Date())}}",</w:t>
            </w:r>
          </w:p>
          <w:p w:rsidRPr="00AF13CF" w:rsidR="000D3A85" w:rsidP="0037197C" w:rsidRDefault="000D3A85" w14:paraId="0D4A2E4B" w14:textId="77777777">
            <w:pPr>
              <w:pStyle w:val="ListParagraph"/>
            </w:pPr>
            <w:r w:rsidRPr="00AF13CF">
              <w:tab/>
            </w:r>
            <w:r w:rsidRPr="00AF13CF">
              <w:tab/>
            </w:r>
            <w:r w:rsidRPr="00AF13CF">
              <w:t>"TZONE": "EST",</w:t>
            </w:r>
          </w:p>
          <w:p w:rsidRPr="00AF13CF" w:rsidR="000D3A85" w:rsidP="0037197C" w:rsidRDefault="000D3A85" w14:paraId="71DE9C87" w14:textId="77777777">
            <w:pPr>
              <w:pStyle w:val="ListParagraph"/>
            </w:pPr>
            <w:r w:rsidRPr="00AF13CF">
              <w:tab/>
            </w:r>
            <w:r w:rsidRPr="00AF13CF">
              <w:tab/>
            </w:r>
            <w:r w:rsidRPr="00AF13CF">
              <w:t>"CLASS": "END_USER"</w:t>
            </w:r>
          </w:p>
          <w:p w:rsidRPr="00AF13CF" w:rsidR="000D3A85" w:rsidP="0037197C" w:rsidRDefault="000D3A85" w14:paraId="0427EA79" w14:textId="77777777">
            <w:pPr>
              <w:pStyle w:val="ListParagraph"/>
            </w:pPr>
            <w:r w:rsidRPr="00AF13CF">
              <w:tab/>
            </w:r>
            <w:r w:rsidRPr="00AF13CF">
              <w:t>},</w:t>
            </w:r>
          </w:p>
          <w:p w:rsidRPr="00AF13CF" w:rsidR="000D3A85" w:rsidP="0037197C" w:rsidRDefault="000D3A85" w14:paraId="0A5AC827" w14:textId="77777777">
            <w:pPr>
              <w:pStyle w:val="ListParagraph"/>
            </w:pPr>
            <w:r w:rsidRPr="00AF13CF">
              <w:tab/>
            </w:r>
            <w:r w:rsidRPr="00AF13CF">
              <w:t>"UCLASSX": {</w:t>
            </w:r>
          </w:p>
          <w:p w:rsidRPr="00AF13CF" w:rsidR="000D3A85" w:rsidP="0037197C" w:rsidRDefault="000D3A85" w14:paraId="57BD2961" w14:textId="77777777">
            <w:pPr>
              <w:pStyle w:val="ListParagraph"/>
            </w:pPr>
            <w:r w:rsidRPr="00AF13CF">
              <w:tab/>
            </w:r>
            <w:r w:rsidRPr="00AF13CF">
              <w:tab/>
            </w:r>
            <w:r w:rsidRPr="00AF13CF">
              <w:t>"UCLASS": "X"</w:t>
            </w:r>
          </w:p>
          <w:p w:rsidRPr="00AF13CF" w:rsidR="000D3A85" w:rsidP="0037197C" w:rsidRDefault="000D3A85" w14:paraId="0EE94456" w14:textId="77777777">
            <w:pPr>
              <w:pStyle w:val="ListParagraph"/>
            </w:pPr>
            <w:r w:rsidRPr="00AF13CF">
              <w:tab/>
            </w:r>
            <w:r w:rsidRPr="00AF13CF">
              <w:t>}</w:t>
            </w:r>
          </w:p>
          <w:p w:rsidRPr="00AF13CF" w:rsidR="000D3A85" w:rsidP="0037197C" w:rsidRDefault="000D3A85" w14:paraId="25EF3F68" w14:textId="77777777">
            <w:pPr>
              <w:pStyle w:val="ListParagraph"/>
            </w:pPr>
            <w:r w:rsidRPr="00AF13CF">
              <w:tab/>
            </w:r>
          </w:p>
          <w:p w:rsidR="000D3A85" w:rsidP="0037197C" w:rsidRDefault="000D3A85" w14:paraId="66603A0B" w14:textId="77777777">
            <w:pPr>
              <w:pStyle w:val="ListParagraph"/>
              <w:ind w:left="0"/>
            </w:pPr>
            <w:r w:rsidRPr="00AF13CF">
              <w:t>}</w:t>
            </w:r>
          </w:p>
        </w:tc>
      </w:tr>
    </w:tbl>
    <w:p w:rsidRPr="005A5EA7" w:rsidR="000D3A85" w:rsidP="000D3A85" w:rsidRDefault="000D3A85" w14:paraId="49DE2293" w14:textId="77777777"/>
    <w:p w:rsidR="000D3A85" w:rsidP="000D3A85" w:rsidRDefault="000D3A85" w14:paraId="69E14E32" w14:textId="77777777">
      <w:pPr>
        <w:pStyle w:val="Heading3"/>
      </w:pPr>
      <w:bookmarkStart w:name="_Toc33292598" w:id="85"/>
      <w:r>
        <w:t>Account Access provisioning</w:t>
      </w:r>
      <w:bookmarkEnd w:id="85"/>
    </w:p>
    <w:p w:rsidR="000D3A85" w:rsidP="00687D6E" w:rsidRDefault="000D3A85" w14:paraId="0381CA7B" w14:textId="77777777">
      <w:pPr>
        <w:pStyle w:val="Heading4"/>
        <w:numPr>
          <w:ilvl w:val="3"/>
          <w:numId w:val="17"/>
        </w:numPr>
      </w:pPr>
      <w:r>
        <w:t>SAP Role management</w:t>
      </w:r>
    </w:p>
    <w:p w:rsidRPr="005F2FF6" w:rsidR="000D3A85" w:rsidP="000D3A85" w:rsidRDefault="000D3A85" w14:paraId="25417CE5" w14:textId="77777777">
      <w:r>
        <w:t>Any changes on Role will be taken care by SSM. Below are the role types currently SSM is managing.</w:t>
      </w:r>
    </w:p>
    <w:p w:rsidR="000D3A85" w:rsidP="00687D6E" w:rsidRDefault="000D3A85" w14:paraId="5C61171C" w14:textId="77777777">
      <w:pPr>
        <w:pStyle w:val="ListParagraph"/>
        <w:numPr>
          <w:ilvl w:val="0"/>
          <w:numId w:val="45"/>
        </w:numPr>
      </w:pPr>
      <w:r>
        <w:t>Application Role</w:t>
      </w:r>
    </w:p>
    <w:p w:rsidR="000D3A85" w:rsidP="00687D6E" w:rsidRDefault="000D3A85" w14:paraId="13C076AD" w14:textId="77777777">
      <w:pPr>
        <w:pStyle w:val="ListParagraph"/>
        <w:numPr>
          <w:ilvl w:val="0"/>
          <w:numId w:val="45"/>
        </w:numPr>
      </w:pPr>
      <w:r>
        <w:t>Enterprise Role</w:t>
      </w:r>
    </w:p>
    <w:p w:rsidR="000D3A85" w:rsidP="00687D6E" w:rsidRDefault="000D3A85" w14:paraId="599574BB" w14:textId="77777777">
      <w:pPr>
        <w:pStyle w:val="ListParagraph"/>
        <w:numPr>
          <w:ilvl w:val="0"/>
          <w:numId w:val="45"/>
        </w:numPr>
      </w:pPr>
      <w:r>
        <w:t xml:space="preserve">In SSM this can be requested under ARS tab -&gt; Create/Modify Role </w:t>
      </w:r>
    </w:p>
    <w:p w:rsidRPr="005F2FF6" w:rsidR="000D3A85" w:rsidP="00687D6E" w:rsidRDefault="000D3A85" w14:paraId="55AC1860" w14:textId="77777777">
      <w:pPr>
        <w:pStyle w:val="ListParagraph"/>
        <w:numPr>
          <w:ilvl w:val="0"/>
          <w:numId w:val="45"/>
        </w:numPr>
      </w:pPr>
      <w:r>
        <w:t>Role Modification Approval workflow</w:t>
      </w:r>
    </w:p>
    <w:p w:rsidR="000D3A85" w:rsidP="00687D6E" w:rsidRDefault="000D3A85" w14:paraId="46301109" w14:textId="77777777">
      <w:pPr>
        <w:pStyle w:val="ListParagraph"/>
        <w:numPr>
          <w:ilvl w:val="0"/>
          <w:numId w:val="46"/>
        </w:numPr>
      </w:pPr>
      <w:r>
        <w:t xml:space="preserve">It has two level approval </w:t>
      </w:r>
    </w:p>
    <w:p w:rsidR="000D3A85" w:rsidP="000D3A85" w:rsidRDefault="000D3A85" w14:paraId="3D0A7145" w14:textId="77777777">
      <w:pPr>
        <w:pStyle w:val="ListParagraph"/>
        <w:ind w:left="2160"/>
      </w:pPr>
      <w:r>
        <w:t>First level – User Group (Role Reviewer)</w:t>
      </w:r>
    </w:p>
    <w:p w:rsidRPr="005F488D" w:rsidR="000D3A85" w:rsidP="000D3A85" w:rsidRDefault="000D3A85" w14:paraId="54A8263A" w14:textId="77777777">
      <w:pPr>
        <w:pStyle w:val="ListParagraph"/>
        <w:ind w:left="1440" w:firstLine="720"/>
      </w:pPr>
      <w:r>
        <w:t>Second level – Role Owner</w:t>
      </w:r>
    </w:p>
    <w:p w:rsidR="000D3A85" w:rsidP="000D3A85" w:rsidRDefault="000D3A85" w14:paraId="51CF67D2" w14:textId="77777777">
      <w:pPr>
        <w:pStyle w:val="ListParagraph"/>
        <w:ind w:left="0"/>
      </w:pPr>
      <w:r w:rsidR="000D3A85">
        <w:drawing>
          <wp:inline wp14:editId="3B82E584" wp14:anchorId="7474AB1A">
            <wp:extent cx="6113216" cy="3295650"/>
            <wp:effectExtent l="0" t="0" r="1905" b="0"/>
            <wp:docPr id="17" name="Picture 17" title=""/>
            <wp:cNvGraphicFramePr>
              <a:graphicFrameLocks noChangeAspect="1"/>
            </wp:cNvGraphicFramePr>
            <a:graphic>
              <a:graphicData uri="http://schemas.openxmlformats.org/drawingml/2006/picture">
                <pic:pic>
                  <pic:nvPicPr>
                    <pic:cNvPr id="0" name="Picture 17"/>
                    <pic:cNvPicPr/>
                  </pic:nvPicPr>
                  <pic:blipFill>
                    <a:blip r:embed="Re7d2727e42c14438">
                      <a:extLst>
                        <a:ext xmlns:a="http://schemas.openxmlformats.org/drawingml/2006/main" uri="{28A0092B-C50C-407E-A947-70E740481C1C}">
                          <a14:useLocalDpi val="0"/>
                        </a:ext>
                      </a:extLst>
                    </a:blip>
                    <a:stretch>
                      <a:fillRect/>
                    </a:stretch>
                  </pic:blipFill>
                  <pic:spPr>
                    <a:xfrm rot="0" flipH="0" flipV="0">
                      <a:off x="0" y="0"/>
                      <a:ext cx="6113216" cy="3295650"/>
                    </a:xfrm>
                    <a:prstGeom prst="rect">
                      <a:avLst/>
                    </a:prstGeom>
                  </pic:spPr>
                </pic:pic>
              </a:graphicData>
            </a:graphic>
          </wp:inline>
        </w:drawing>
      </w:r>
    </w:p>
    <w:p w:rsidR="000D3A85" w:rsidP="000D3A85" w:rsidRDefault="000D3A85" w14:paraId="1CCEBA95" w14:textId="77777777">
      <w:pPr>
        <w:pStyle w:val="ListParagraph"/>
        <w:ind w:left="0"/>
      </w:pPr>
    </w:p>
    <w:p w:rsidR="000D3A85" w:rsidP="00687D6E" w:rsidRDefault="000D3A85" w14:paraId="41D8B10F" w14:textId="77777777">
      <w:pPr>
        <w:pStyle w:val="Heading4"/>
        <w:numPr>
          <w:ilvl w:val="3"/>
          <w:numId w:val="17"/>
        </w:numPr>
      </w:pPr>
      <w:r>
        <w:t>Access Request</w:t>
      </w:r>
    </w:p>
    <w:p w:rsidR="000D3A85" w:rsidP="000D3A85" w:rsidRDefault="000D3A85" w14:paraId="310D5881" w14:textId="77777777">
      <w:r>
        <w:t>Under this section we are covering application/enterprise access role access request for end user</w:t>
      </w:r>
    </w:p>
    <w:p w:rsidR="000D3A85" w:rsidP="00687D6E" w:rsidRDefault="000D3A85" w14:paraId="68090E59" w14:textId="77777777">
      <w:pPr>
        <w:pStyle w:val="ListParagraph"/>
        <w:numPr>
          <w:ilvl w:val="0"/>
          <w:numId w:val="47"/>
        </w:numPr>
      </w:pPr>
      <w:r>
        <w:t>This request can be raised under ARS tab</w:t>
      </w:r>
    </w:p>
    <w:p w:rsidR="000D3A85" w:rsidP="00687D6E" w:rsidRDefault="000D3A85" w14:paraId="3E786318" w14:textId="77777777">
      <w:pPr>
        <w:pStyle w:val="ListParagraph"/>
        <w:numPr>
          <w:ilvl w:val="0"/>
          <w:numId w:val="47"/>
        </w:numPr>
      </w:pPr>
      <w:r>
        <w:t>This request is associated with GRC SOD evaluation</w:t>
      </w:r>
    </w:p>
    <w:p w:rsidRPr="00797F81" w:rsidR="000D3A85" w:rsidP="00687D6E" w:rsidRDefault="000D3A85" w14:paraId="2B7E65BD" w14:textId="77777777">
      <w:pPr>
        <w:pStyle w:val="ListParagraph"/>
        <w:numPr>
          <w:ilvl w:val="0"/>
          <w:numId w:val="47"/>
        </w:numPr>
      </w:pPr>
      <w:r>
        <w:t xml:space="preserve">For more details please refer section </w:t>
      </w:r>
      <w:hyperlink w:history="1" w:anchor="_SAP_GRC">
        <w:r w:rsidRPr="009C67A2">
          <w:rPr>
            <w:rStyle w:val="Hyperlink"/>
          </w:rPr>
          <w:t>6.8</w:t>
        </w:r>
      </w:hyperlink>
    </w:p>
    <w:p w:rsidR="000D3A85" w:rsidP="000D3A85" w:rsidRDefault="000D3A85" w14:paraId="2B11CB38" w14:textId="77777777">
      <w:pPr>
        <w:pStyle w:val="Heading3"/>
      </w:pPr>
      <w:bookmarkStart w:name="_Toc33292599" w:id="86"/>
      <w:r>
        <w:t>Account De-provisioning</w:t>
      </w:r>
      <w:bookmarkEnd w:id="86"/>
    </w:p>
    <w:p w:rsidR="000D3A85" w:rsidP="00687D6E" w:rsidRDefault="000D3A85" w14:paraId="64ADE8BA" w14:textId="2085E81F">
      <w:pPr>
        <w:pStyle w:val="ListParagraph"/>
        <w:numPr>
          <w:ilvl w:val="0"/>
          <w:numId w:val="21"/>
        </w:numPr>
      </w:pPr>
      <w:r w:rsidRPr="000777EF">
        <w:t>Created ‘</w:t>
      </w:r>
      <w:r>
        <w:t>Terminate SAP Account</w:t>
      </w:r>
      <w:r w:rsidRPr="000777EF">
        <w:t xml:space="preserve"> Rule’ in </w:t>
      </w:r>
      <w:r w:rsidR="00120727">
        <w:t>Saviynt</w:t>
      </w:r>
      <w:r w:rsidRPr="000777EF">
        <w:t xml:space="preserve"> </w:t>
      </w:r>
    </w:p>
    <w:p w:rsidR="000D3A85" w:rsidP="00687D6E" w:rsidRDefault="000D3A85" w14:paraId="7EC6090C" w14:textId="77777777">
      <w:pPr>
        <w:pStyle w:val="ListParagraph"/>
        <w:numPr>
          <w:ilvl w:val="0"/>
          <w:numId w:val="21"/>
        </w:numPr>
      </w:pPr>
      <w:r>
        <w:t>On user terminated this rule will execute which will create the deprovision task for account</w:t>
      </w:r>
    </w:p>
    <w:p w:rsidR="000D3A85" w:rsidP="00687D6E" w:rsidRDefault="000D3A85" w14:paraId="0E561DA1" w14:textId="77777777">
      <w:pPr>
        <w:pStyle w:val="ListParagraph"/>
        <w:numPr>
          <w:ilvl w:val="0"/>
          <w:numId w:val="21"/>
        </w:numPr>
      </w:pPr>
      <w:r>
        <w:t>After provisioning job, it will lock the account in SAP</w:t>
      </w:r>
    </w:p>
    <w:p w:rsidR="000D3A85" w:rsidP="00687D6E" w:rsidRDefault="000D3A85" w14:paraId="18BB5E2A" w14:textId="77777777">
      <w:pPr>
        <w:pStyle w:val="ListParagraph"/>
        <w:numPr>
          <w:ilvl w:val="0"/>
          <w:numId w:val="21"/>
        </w:numPr>
      </w:pPr>
      <w:r>
        <w:t>Terminate Account JSON</w:t>
      </w: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40"/>
      </w:tblGrid>
      <w:tr w:rsidR="000D3A85" w:rsidTr="00615CF9" w14:paraId="1AD107AC" w14:textId="77777777">
        <w:tc>
          <w:tcPr>
            <w:tcW w:w="9350" w:type="dxa"/>
          </w:tcPr>
          <w:p w:rsidRPr="00AF13CF" w:rsidR="000D3A85" w:rsidP="0037197C" w:rsidRDefault="000D3A85" w14:paraId="67183F55" w14:textId="77777777">
            <w:pPr>
              <w:pStyle w:val="ListParagraph"/>
            </w:pPr>
            <w:r w:rsidRPr="00AF13CF">
              <w:t>{ENDDATE}</w:t>
            </w:r>
          </w:p>
          <w:p w:rsidR="000D3A85" w:rsidP="0037197C" w:rsidRDefault="000D3A85" w14:paraId="2842840F" w14:textId="77777777">
            <w:pPr>
              <w:ind w:left="360"/>
            </w:pPr>
          </w:p>
        </w:tc>
      </w:tr>
    </w:tbl>
    <w:p w:rsidR="000D3A85" w:rsidP="000D3A85" w:rsidRDefault="000D3A85" w14:paraId="60200B41" w14:textId="77777777"/>
    <w:p w:rsidR="000D3A85" w:rsidP="000D3A85" w:rsidRDefault="000D3A85" w14:paraId="485C982D" w14:textId="77777777"/>
    <w:p w:rsidR="000D3A85" w:rsidP="000D3A85" w:rsidRDefault="000D3A85" w14:paraId="2346CED7" w14:textId="77777777"/>
    <w:p w:rsidR="000D3A85" w:rsidP="000D3A85" w:rsidRDefault="000D3A85" w14:paraId="6E79D56F" w14:textId="77777777">
      <w:pPr>
        <w:pStyle w:val="Heading3"/>
      </w:pPr>
      <w:bookmarkStart w:name="_Toc33292600" w:id="87"/>
      <w:r w:rsidRPr="00A65321">
        <w:lastRenderedPageBreak/>
        <w:t>Account Re-Hire</w:t>
      </w:r>
      <w:bookmarkEnd w:id="87"/>
    </w:p>
    <w:p w:rsidR="000D3A85" w:rsidP="00687D6E" w:rsidRDefault="000D3A85" w14:paraId="52FE0087" w14:textId="017B3E21">
      <w:pPr>
        <w:pStyle w:val="ListParagraph"/>
        <w:numPr>
          <w:ilvl w:val="0"/>
          <w:numId w:val="21"/>
        </w:numPr>
      </w:pPr>
      <w:r w:rsidRPr="000777EF">
        <w:t>Created ‘</w:t>
      </w:r>
      <w:r>
        <w:t>Re-hire SAP Account</w:t>
      </w:r>
      <w:r w:rsidRPr="000777EF">
        <w:t xml:space="preserve"> Rule’ in </w:t>
      </w:r>
      <w:r w:rsidR="00120727">
        <w:t>Saviynt</w:t>
      </w:r>
      <w:r w:rsidRPr="000777EF">
        <w:t xml:space="preserve"> </w:t>
      </w:r>
    </w:p>
    <w:p w:rsidR="000D3A85" w:rsidP="00687D6E" w:rsidRDefault="000D3A85" w14:paraId="756728F6" w14:textId="77777777">
      <w:pPr>
        <w:pStyle w:val="ListParagraph"/>
        <w:numPr>
          <w:ilvl w:val="0"/>
          <w:numId w:val="21"/>
        </w:numPr>
      </w:pPr>
      <w:r>
        <w:t>On user re-hire this rule will execute which will create the deprovision task for account</w:t>
      </w:r>
    </w:p>
    <w:p w:rsidR="000D3A85" w:rsidP="00687D6E" w:rsidRDefault="000D3A85" w14:paraId="119B511E" w14:textId="77777777">
      <w:pPr>
        <w:pStyle w:val="ListParagraph"/>
        <w:numPr>
          <w:ilvl w:val="0"/>
          <w:numId w:val="21"/>
        </w:numPr>
      </w:pPr>
      <w:r>
        <w:t>After provisioning job, it will activate the account in MDD</w:t>
      </w:r>
    </w:p>
    <w:p w:rsidR="000D3A85" w:rsidP="00687D6E" w:rsidRDefault="000D3A85" w14:paraId="0E83A72C" w14:textId="77777777">
      <w:pPr>
        <w:pStyle w:val="ListParagraph"/>
        <w:numPr>
          <w:ilvl w:val="0"/>
          <w:numId w:val="21"/>
        </w:numPr>
      </w:pPr>
      <w:r>
        <w:t>Re-hire Account JSON</w:t>
      </w:r>
    </w:p>
    <w:p w:rsidR="000D3A85" w:rsidP="000D3A85" w:rsidRDefault="000D3A85" w14:paraId="6BB0EA18" w14:textId="77777777">
      <w:pPr>
        <w:pStyle w:val="ListParagraph"/>
      </w:pP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40"/>
      </w:tblGrid>
      <w:tr w:rsidR="000D3A85" w:rsidTr="00615CF9" w14:paraId="3FBB152D" w14:textId="77777777">
        <w:tc>
          <w:tcPr>
            <w:tcW w:w="9350" w:type="dxa"/>
          </w:tcPr>
          <w:p w:rsidRPr="00AF13CF" w:rsidR="000D3A85" w:rsidP="0037197C" w:rsidRDefault="000D3A85" w14:paraId="7D1193E0" w14:textId="77777777">
            <w:pPr>
              <w:pStyle w:val="ListParagraph"/>
            </w:pPr>
            <w:r w:rsidRPr="00AF13CF">
              <w:t>{</w:t>
            </w:r>
          </w:p>
          <w:p w:rsidRPr="00AF13CF" w:rsidR="000D3A85" w:rsidP="0037197C" w:rsidRDefault="000D3A85" w14:paraId="2662EDA4" w14:textId="77777777">
            <w:pPr>
              <w:pStyle w:val="ListParagraph"/>
            </w:pPr>
            <w:r w:rsidRPr="00AF13CF">
              <w:tab/>
            </w:r>
            <w:r w:rsidRPr="00AF13CF">
              <w:t>"ADDRESS": {</w:t>
            </w:r>
          </w:p>
          <w:p w:rsidRPr="00AF13CF" w:rsidR="000D3A85" w:rsidP="0037197C" w:rsidRDefault="000D3A85" w14:paraId="3C436A65" w14:textId="77777777">
            <w:pPr>
              <w:pStyle w:val="ListParagraph"/>
            </w:pPr>
            <w:r w:rsidRPr="00AF13CF">
              <w:tab/>
            </w:r>
            <w:r w:rsidRPr="00AF13CF">
              <w:tab/>
            </w:r>
            <w:r w:rsidRPr="00AF13CF">
              <w:t>"LASTNAME": "${user.lastname}",</w:t>
            </w:r>
          </w:p>
          <w:p w:rsidRPr="00AF13CF" w:rsidR="000D3A85" w:rsidP="0037197C" w:rsidRDefault="000D3A85" w14:paraId="015578EA" w14:textId="77777777">
            <w:pPr>
              <w:pStyle w:val="ListParagraph"/>
            </w:pPr>
            <w:r w:rsidRPr="00AF13CF">
              <w:tab/>
            </w:r>
            <w:r w:rsidRPr="00AF13CF">
              <w:tab/>
            </w:r>
            <w:r w:rsidRPr="00AF13CF">
              <w:t>"FIRSTNAME": "${user.firstname}",</w:t>
            </w:r>
          </w:p>
          <w:p w:rsidRPr="00AF13CF" w:rsidR="000D3A85" w:rsidP="0037197C" w:rsidRDefault="000D3A85" w14:paraId="470C62C7" w14:textId="77777777">
            <w:pPr>
              <w:pStyle w:val="ListParagraph"/>
            </w:pPr>
            <w:r w:rsidRPr="00AF13CF">
              <w:tab/>
            </w:r>
            <w:r w:rsidRPr="00AF13CF">
              <w:tab/>
            </w:r>
            <w:r w:rsidRPr="00AF13CF">
              <w:t>"E_MAIL": "${user.email}",</w:t>
            </w:r>
          </w:p>
          <w:p w:rsidRPr="00AF13CF" w:rsidR="000D3A85" w:rsidP="0037197C" w:rsidRDefault="000D3A85" w14:paraId="413647DB" w14:textId="77777777">
            <w:pPr>
              <w:pStyle w:val="ListParagraph"/>
            </w:pPr>
            <w:r w:rsidRPr="00AF13CF">
              <w:tab/>
            </w:r>
            <w:r w:rsidRPr="00AF13CF">
              <w:tab/>
            </w:r>
            <w:r w:rsidRPr="00AF13CF">
              <w:t>"DEPARTMENT": "${if(user.departmentname !=null){user.departmentname} else {''}}",</w:t>
            </w:r>
          </w:p>
          <w:p w:rsidRPr="00AF13CF" w:rsidR="000D3A85" w:rsidP="0037197C" w:rsidRDefault="000D3A85" w14:paraId="5A6F8083" w14:textId="77777777">
            <w:pPr>
              <w:pStyle w:val="ListParagraph"/>
            </w:pPr>
            <w:r w:rsidRPr="00AF13CF">
              <w:tab/>
            </w:r>
            <w:r w:rsidRPr="00AF13CF">
              <w:tab/>
            </w:r>
            <w:r w:rsidRPr="00AF13CF">
              <w:t>"NAMCOUNTRY": "${if(user.country !=null){user.country} else {''}}",</w:t>
            </w:r>
          </w:p>
          <w:p w:rsidRPr="00AF13CF" w:rsidR="000D3A85" w:rsidP="0037197C" w:rsidRDefault="000D3A85" w14:paraId="02A20746" w14:textId="77777777">
            <w:pPr>
              <w:pStyle w:val="ListParagraph"/>
            </w:pPr>
            <w:r w:rsidRPr="00AF13CF">
              <w:tab/>
            </w:r>
            <w:r w:rsidRPr="00AF13CF">
              <w:tab/>
            </w:r>
            <w:r w:rsidRPr="00AF13CF">
              <w:t>"COMM_TYPE": "INT",</w:t>
            </w:r>
          </w:p>
          <w:p w:rsidRPr="00AF13CF" w:rsidR="000D3A85" w:rsidP="0037197C" w:rsidRDefault="000D3A85" w14:paraId="1CFDA834" w14:textId="77777777">
            <w:pPr>
              <w:pStyle w:val="ListParagraph"/>
            </w:pPr>
            <w:r w:rsidRPr="00AF13CF">
              <w:tab/>
            </w:r>
            <w:r w:rsidRPr="00AF13CF">
              <w:tab/>
            </w:r>
            <w:r w:rsidRPr="00AF13CF">
              <w:t>"TEL1_NUMBR": "${if(user.phonenumber !=null){user.phonenumber} else {''}}",</w:t>
            </w:r>
          </w:p>
          <w:p w:rsidRPr="00AF13CF" w:rsidR="000D3A85" w:rsidP="0037197C" w:rsidRDefault="000D3A85" w14:paraId="4A2A86F8" w14:textId="77777777">
            <w:pPr>
              <w:pStyle w:val="ListParagraph"/>
            </w:pPr>
            <w:r w:rsidRPr="00AF13CF">
              <w:tab/>
            </w:r>
            <w:r w:rsidRPr="00AF13CF">
              <w:tab/>
            </w:r>
            <w:r w:rsidRPr="00AF13CF">
              <w:t>"TEL1_EXT": "${if(user.customproperty25 !=null){user.customproperty25} else {''}}",</w:t>
            </w:r>
          </w:p>
          <w:p w:rsidRPr="00AF13CF" w:rsidR="000D3A85" w:rsidP="0037197C" w:rsidRDefault="000D3A85" w14:paraId="5C88ABCA" w14:textId="77777777">
            <w:pPr>
              <w:pStyle w:val="ListParagraph"/>
            </w:pPr>
            <w:r w:rsidRPr="00AF13CF">
              <w:tab/>
            </w:r>
            <w:r w:rsidRPr="00AF13CF">
              <w:tab/>
            </w:r>
            <w:r w:rsidRPr="00AF13CF">
              <w:t>"ROOM_NO_P": "${if(user.customproperty26 !=null){user.customproperty26} else {''}}"</w:t>
            </w:r>
          </w:p>
          <w:p w:rsidRPr="00AF13CF" w:rsidR="000D3A85" w:rsidP="0037197C" w:rsidRDefault="000D3A85" w14:paraId="02333A1B" w14:textId="77777777">
            <w:pPr>
              <w:pStyle w:val="ListParagraph"/>
            </w:pPr>
            <w:r w:rsidRPr="00AF13CF">
              <w:tab/>
            </w:r>
            <w:r w:rsidRPr="00AF13CF">
              <w:t>},</w:t>
            </w:r>
          </w:p>
          <w:p w:rsidRPr="00AF13CF" w:rsidR="000D3A85" w:rsidP="0037197C" w:rsidRDefault="000D3A85" w14:paraId="0248C97F" w14:textId="77777777">
            <w:pPr>
              <w:pStyle w:val="ListParagraph"/>
            </w:pPr>
            <w:r w:rsidRPr="00AF13CF">
              <w:tab/>
            </w:r>
            <w:r w:rsidRPr="00AF13CF">
              <w:t>"LOGONDATA": {</w:t>
            </w:r>
          </w:p>
          <w:p w:rsidRPr="00AF13CF" w:rsidR="000D3A85" w:rsidP="0037197C" w:rsidRDefault="000D3A85" w14:paraId="3D66BCA5" w14:textId="77777777">
            <w:pPr>
              <w:pStyle w:val="ListParagraph"/>
            </w:pPr>
            <w:r w:rsidRPr="00AF13CF">
              <w:tab/>
            </w:r>
            <w:r w:rsidRPr="00AF13CF">
              <w:tab/>
            </w:r>
            <w:r w:rsidRPr="00AF13CF">
              <w:t>"USTYP": "A",</w:t>
            </w:r>
          </w:p>
          <w:p w:rsidRPr="00AF13CF" w:rsidR="000D3A85" w:rsidP="0037197C" w:rsidRDefault="000D3A85" w14:paraId="295FD690" w14:textId="77777777">
            <w:pPr>
              <w:pStyle w:val="ListParagraph"/>
            </w:pPr>
            <w:r w:rsidRPr="00AF13CF">
              <w:tab/>
            </w:r>
            <w:r w:rsidRPr="00AF13CF">
              <w:tab/>
            </w:r>
            <w:r w:rsidRPr="00AF13CF">
              <w:t>"GLTGB": "99991231",</w:t>
            </w:r>
          </w:p>
          <w:p w:rsidRPr="00AF13CF" w:rsidR="000D3A85" w:rsidP="0037197C" w:rsidRDefault="000D3A85" w14:paraId="5CB70F3A" w14:textId="77777777">
            <w:pPr>
              <w:pStyle w:val="ListParagraph"/>
            </w:pPr>
            <w:r w:rsidRPr="00AF13CF">
              <w:tab/>
            </w:r>
            <w:r w:rsidRPr="00AF13CF">
              <w:tab/>
            </w:r>
            <w:r w:rsidRPr="00AF13CF">
              <w:t>"GLTGV": "${if(user.startdate!=null){new java.text.SimpleDateFormat('yyyyMMdd').format(user.startdate)}else {new java.text.SimpleDateFormat('yyyyMMdd').format(new Date())}}",</w:t>
            </w:r>
          </w:p>
          <w:p w:rsidRPr="00AF13CF" w:rsidR="000D3A85" w:rsidP="0037197C" w:rsidRDefault="000D3A85" w14:paraId="75D017C2" w14:textId="77777777">
            <w:pPr>
              <w:pStyle w:val="ListParagraph"/>
            </w:pPr>
            <w:r w:rsidRPr="00AF13CF">
              <w:tab/>
            </w:r>
            <w:r w:rsidRPr="00AF13CF">
              <w:tab/>
            </w:r>
            <w:r w:rsidRPr="00AF13CF">
              <w:t>"TZONE": "EST",</w:t>
            </w:r>
          </w:p>
          <w:p w:rsidRPr="00AF13CF" w:rsidR="000D3A85" w:rsidP="0037197C" w:rsidRDefault="000D3A85" w14:paraId="4B2C58B3" w14:textId="77777777">
            <w:pPr>
              <w:pStyle w:val="ListParagraph"/>
            </w:pPr>
            <w:r w:rsidRPr="00AF13CF">
              <w:tab/>
            </w:r>
            <w:r w:rsidRPr="00AF13CF">
              <w:tab/>
            </w:r>
            <w:r w:rsidRPr="00AF13CF">
              <w:t>"CLASS": "END_USER"</w:t>
            </w:r>
          </w:p>
          <w:p w:rsidRPr="00AF13CF" w:rsidR="000D3A85" w:rsidP="0037197C" w:rsidRDefault="000D3A85" w14:paraId="7F53A22A" w14:textId="77777777">
            <w:pPr>
              <w:pStyle w:val="ListParagraph"/>
            </w:pPr>
            <w:r w:rsidRPr="00AF13CF">
              <w:tab/>
            </w:r>
            <w:r w:rsidRPr="00AF13CF">
              <w:t>},</w:t>
            </w:r>
          </w:p>
          <w:p w:rsidRPr="00AF13CF" w:rsidR="000D3A85" w:rsidP="0037197C" w:rsidRDefault="000D3A85" w14:paraId="46812EFA" w14:textId="77777777">
            <w:pPr>
              <w:pStyle w:val="ListParagraph"/>
            </w:pPr>
            <w:r w:rsidRPr="00AF13CF">
              <w:tab/>
            </w:r>
            <w:r w:rsidRPr="00AF13CF">
              <w:t>"PASSWORD": {</w:t>
            </w:r>
          </w:p>
          <w:p w:rsidRPr="00AF13CF" w:rsidR="000D3A85" w:rsidP="0037197C" w:rsidRDefault="000D3A85" w14:paraId="64F40143" w14:textId="77777777">
            <w:pPr>
              <w:pStyle w:val="ListParagraph"/>
            </w:pPr>
            <w:r w:rsidRPr="00AF13CF">
              <w:tab/>
            </w:r>
            <w:r w:rsidRPr="00AF13CF">
              <w:tab/>
            </w:r>
            <w:r w:rsidRPr="00AF13CF">
              <w:t>"BAPIPWD": "${if(user.customproperty2 !=null){'Wel_2M$'+user.customproperty2}}"</w:t>
            </w:r>
          </w:p>
          <w:p w:rsidRPr="00AF13CF" w:rsidR="000D3A85" w:rsidP="0037197C" w:rsidRDefault="000D3A85" w14:paraId="7FE15C60" w14:textId="77777777">
            <w:pPr>
              <w:pStyle w:val="ListParagraph"/>
            </w:pPr>
            <w:r w:rsidRPr="00AF13CF">
              <w:tab/>
            </w:r>
            <w:r w:rsidRPr="00AF13CF">
              <w:t>},</w:t>
            </w:r>
          </w:p>
          <w:p w:rsidRPr="00AF13CF" w:rsidR="000D3A85" w:rsidP="0037197C" w:rsidRDefault="000D3A85" w14:paraId="03A1C471" w14:textId="77777777">
            <w:pPr>
              <w:pStyle w:val="ListParagraph"/>
            </w:pPr>
            <w:r w:rsidRPr="00AF13CF">
              <w:tab/>
            </w:r>
            <w:r w:rsidRPr="00AF13CF">
              <w:t>"UCLASSX": {</w:t>
            </w:r>
          </w:p>
          <w:p w:rsidRPr="00AF13CF" w:rsidR="000D3A85" w:rsidP="0037197C" w:rsidRDefault="000D3A85" w14:paraId="6FF9D660" w14:textId="77777777">
            <w:pPr>
              <w:pStyle w:val="ListParagraph"/>
            </w:pPr>
            <w:r w:rsidRPr="00AF13CF">
              <w:tab/>
            </w:r>
            <w:r w:rsidRPr="00AF13CF">
              <w:tab/>
            </w:r>
            <w:r w:rsidRPr="00AF13CF">
              <w:t>"UCLASS": "X"</w:t>
            </w:r>
          </w:p>
          <w:p w:rsidRPr="00AF13CF" w:rsidR="000D3A85" w:rsidP="0037197C" w:rsidRDefault="000D3A85" w14:paraId="5EA20AF9" w14:textId="77777777">
            <w:pPr>
              <w:pStyle w:val="ListParagraph"/>
            </w:pPr>
            <w:r w:rsidRPr="00AF13CF">
              <w:tab/>
            </w:r>
            <w:r w:rsidRPr="00AF13CF">
              <w:t>}</w:t>
            </w:r>
          </w:p>
          <w:p w:rsidRPr="00AF13CF" w:rsidR="000D3A85" w:rsidP="0037197C" w:rsidRDefault="000D3A85" w14:paraId="098BD418" w14:textId="77777777">
            <w:pPr>
              <w:pStyle w:val="ListParagraph"/>
            </w:pPr>
            <w:r w:rsidRPr="00AF13CF">
              <w:tab/>
            </w:r>
          </w:p>
          <w:p w:rsidR="000D3A85" w:rsidP="0037197C" w:rsidRDefault="000D3A85" w14:paraId="545443D5" w14:textId="77777777">
            <w:pPr>
              <w:pStyle w:val="ListParagraph"/>
              <w:ind w:left="0"/>
            </w:pPr>
            <w:r w:rsidRPr="00AF13CF">
              <w:t>}</w:t>
            </w:r>
          </w:p>
        </w:tc>
      </w:tr>
    </w:tbl>
    <w:p w:rsidRPr="003A683B" w:rsidR="000D3A85" w:rsidP="000D3A85" w:rsidRDefault="000D3A85" w14:paraId="07282E2D" w14:textId="77777777"/>
    <w:p w:rsidR="000D3A85" w:rsidP="000D3A85" w:rsidRDefault="000D3A85" w14:paraId="2B802B1F" w14:textId="77777777">
      <w:pPr>
        <w:pStyle w:val="Heading3"/>
      </w:pPr>
      <w:bookmarkStart w:name="_Toc33292601" w:id="88"/>
      <w:r>
        <w:lastRenderedPageBreak/>
        <w:t>Account Target recon</w:t>
      </w:r>
      <w:bookmarkEnd w:id="88"/>
    </w:p>
    <w:p w:rsidR="000D3A85" w:rsidP="00687D6E" w:rsidRDefault="000D3A85" w14:paraId="6F0315A2" w14:textId="77777777">
      <w:pPr>
        <w:pStyle w:val="ListParagraph"/>
        <w:numPr>
          <w:ilvl w:val="0"/>
          <w:numId w:val="22"/>
        </w:numPr>
      </w:pPr>
      <w:r>
        <w:t>Created Target recon job to import data from below SAP tables</w:t>
      </w:r>
    </w:p>
    <w:p w:rsidR="000D3A85" w:rsidP="00687D6E" w:rsidRDefault="000D3A85" w14:paraId="6461CBBB" w14:textId="77777777">
      <w:pPr>
        <w:pStyle w:val="ListParagraph"/>
        <w:numPr>
          <w:ilvl w:val="0"/>
          <w:numId w:val="22"/>
        </w:numPr>
      </w:pPr>
      <w:r>
        <w:t xml:space="preserve">Job – </w:t>
      </w:r>
      <w:r w:rsidRPr="00EE4F04">
        <w:t>SAP</w:t>
      </w:r>
      <w:r>
        <w:t>MDD</w:t>
      </w:r>
      <w:r w:rsidRPr="00EE4F04">
        <w:t>IMPORT</w:t>
      </w:r>
    </w:p>
    <w:p w:rsidR="000D3A85" w:rsidP="00687D6E" w:rsidRDefault="000D3A85" w14:paraId="16D1A3B9" w14:textId="77777777">
      <w:pPr>
        <w:pStyle w:val="ListParagraph"/>
        <w:numPr>
          <w:ilvl w:val="0"/>
          <w:numId w:val="22"/>
        </w:numPr>
      </w:pPr>
      <w:r>
        <w:t xml:space="preserve">Tables - </w:t>
      </w:r>
      <w:r w:rsidRPr="00EE4F04">
        <w:t>USR02,</w:t>
      </w:r>
      <w:r>
        <w:t xml:space="preserve"> </w:t>
      </w:r>
      <w:r w:rsidRPr="00EE4F04">
        <w:t>AGR_TEXTS,</w:t>
      </w:r>
      <w:r>
        <w:t xml:space="preserve"> </w:t>
      </w:r>
      <w:r w:rsidRPr="00EE4F04">
        <w:t>AGR_USERS</w:t>
      </w:r>
    </w:p>
    <w:p w:rsidRPr="00C8509B" w:rsidR="000D3A85" w:rsidP="000D3A85" w:rsidRDefault="000D3A85" w14:paraId="03829B12" w14:textId="77777777">
      <w:pPr>
        <w:pStyle w:val="ListParagraph"/>
      </w:pPr>
    </w:p>
    <w:p w:rsidR="000D3A85" w:rsidP="00687D6E" w:rsidRDefault="000D3A85" w14:paraId="4483B11E" w14:textId="77777777">
      <w:pPr>
        <w:pStyle w:val="Heading4"/>
        <w:numPr>
          <w:ilvl w:val="3"/>
          <w:numId w:val="17"/>
        </w:numPr>
      </w:pPr>
      <w:r>
        <w:t>Correlation link</w:t>
      </w:r>
    </w:p>
    <w:p w:rsidRPr="003A683B" w:rsidR="000D3A85" w:rsidP="000D3A85" w:rsidRDefault="000D3A85" w14:paraId="0B2EB2DA" w14:textId="77777777">
      <w:r>
        <w:rPr>
          <w:noProof/>
        </w:rPr>
        <mc:AlternateContent>
          <mc:Choice Requires="wps">
            <w:drawing>
              <wp:anchor distT="0" distB="0" distL="114300" distR="114300" simplePos="0" relativeHeight="251658252" behindDoc="0" locked="0" layoutInCell="1" allowOverlap="1" wp14:anchorId="192305DA" wp14:editId="6FA42B19">
                <wp:simplePos x="0" y="0"/>
                <wp:positionH relativeFrom="column">
                  <wp:posOffset>1996440</wp:posOffset>
                </wp:positionH>
                <wp:positionV relativeFrom="paragraph">
                  <wp:posOffset>112395</wp:posOffset>
                </wp:positionV>
                <wp:extent cx="441960" cy="0"/>
                <wp:effectExtent l="38100" t="76200" r="15240" b="95250"/>
                <wp:wrapNone/>
                <wp:docPr id="16" name="Straight Arrow Connector 16"/>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3B7C9621">
              <v:shape id="Straight Arrow Connector 16" style="position:absolute;margin-left:157.2pt;margin-top:8.85pt;width:34.8pt;height:0;z-index:251663374;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" w14:anchorId="676B60E8">
                <v:stroke startarrow="block" endarrow="block"/>
              </v:shape>
            </w:pict>
          </mc:Fallback>
        </mc:AlternateContent>
      </w:r>
      <w:r>
        <w:t>Customproperty6(SAP Account ID)                   AccountName</w:t>
      </w:r>
    </w:p>
    <w:p w:rsidR="000D3A85" w:rsidP="000D3A85" w:rsidRDefault="000D3A85" w14:paraId="19901EB4" w14:textId="77777777">
      <w:pPr>
        <w:pStyle w:val="Heading2"/>
      </w:pPr>
      <w:bookmarkStart w:name="_Toc33292602" w:id="89"/>
      <w:r>
        <w:t>SAP MGD</w:t>
      </w:r>
      <w:bookmarkEnd w:id="89"/>
    </w:p>
    <w:p w:rsidR="000D3A85" w:rsidP="000D3A85" w:rsidRDefault="000D3A85" w14:paraId="48F69A22" w14:textId="77777777">
      <w:r>
        <w:t>MPC has SAP MGD as of one of the target system. In this application SSM will provision all Employee to the MGD along with access roles.</w:t>
      </w:r>
    </w:p>
    <w:p w:rsidRPr="005F2FF6" w:rsidR="000D3A85" w:rsidP="000D3A85" w:rsidRDefault="000D3A85" w14:paraId="3783F3C7" w14:textId="77777777">
      <w:r>
        <w:t>SSM uses the Out of the box SAP connector to perform all the joiner/Mover/Leaver use cases.</w:t>
      </w:r>
    </w:p>
    <w:p w:rsidR="000D3A85" w:rsidP="000D3A85" w:rsidRDefault="000D3A85" w14:paraId="5C2BE292" w14:textId="77777777">
      <w:pPr>
        <w:pStyle w:val="Heading3"/>
      </w:pPr>
      <w:bookmarkStart w:name="_Toc33292603" w:id="90"/>
      <w:r>
        <w:t>Integration Design</w:t>
      </w:r>
      <w:bookmarkEnd w:id="90"/>
    </w:p>
    <w:p w:rsidRPr="007D1ACD" w:rsidR="000D3A85" w:rsidP="000D3A85" w:rsidRDefault="000D3A85" w14:paraId="046B22BD" w14:textId="77777777">
      <w:r w:rsidR="000D3A85">
        <w:drawing>
          <wp:inline wp14:editId="408752D1" wp14:anchorId="0816530D">
            <wp:extent cx="5943600" cy="2111375"/>
            <wp:effectExtent l="0" t="0" r="0" b="3175"/>
            <wp:docPr id="984083593" name="Picture 5" title=""/>
            <wp:cNvGraphicFramePr>
              <a:graphicFrameLocks noChangeAspect="1"/>
            </wp:cNvGraphicFramePr>
            <a:graphic>
              <a:graphicData uri="http://schemas.openxmlformats.org/drawingml/2006/picture">
                <pic:pic>
                  <pic:nvPicPr>
                    <pic:cNvPr id="0" name="Picture 5"/>
                    <pic:cNvPicPr/>
                  </pic:nvPicPr>
                  <pic:blipFill>
                    <a:blip r:embed="Rc39a921cace548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111375"/>
                    </a:xfrm>
                    <a:prstGeom prst="rect">
                      <a:avLst/>
                    </a:prstGeom>
                  </pic:spPr>
                </pic:pic>
              </a:graphicData>
            </a:graphic>
          </wp:inline>
        </w:drawing>
      </w:r>
    </w:p>
    <w:p w:rsidR="000D3A85" w:rsidP="000D3A85" w:rsidRDefault="000D3A85" w14:paraId="1D204E75" w14:textId="77777777">
      <w:pPr>
        <w:pStyle w:val="Heading3"/>
      </w:pPr>
      <w:bookmarkStart w:name="_Toc33292604" w:id="91"/>
      <w:r>
        <w:t>Connection Details</w:t>
      </w:r>
      <w:bookmarkEnd w:id="91"/>
    </w:p>
    <w:p w:rsidRPr="00AF13CF" w:rsidR="000D3A85" w:rsidP="000D3A85" w:rsidRDefault="000D3A85" w14:paraId="7B6E8EE7" w14:textId="77777777">
      <w:r w:rsidRPr="0079677A">
        <w:t>Following are the connection parameters configured</w:t>
      </w:r>
      <w:r>
        <w:t xml:space="preserve"> in SSM</w:t>
      </w:r>
    </w:p>
    <w:tbl>
      <w:tblPr>
        <w:tblW w:w="5755" w:type="dxa"/>
        <w:tblInd w:w="13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55"/>
        <w:gridCol w:w="2700"/>
      </w:tblGrid>
      <w:tr w:rsidR="000D3A85" w:rsidTr="00615CF9" w14:paraId="300D3510" w14:textId="77777777">
        <w:tc>
          <w:tcPr>
            <w:tcW w:w="3055" w:type="dxa"/>
            <w:shd w:val="clear" w:color="auto" w:fill="FF0066"/>
          </w:tcPr>
          <w:p w:rsidRPr="003A5A84" w:rsidR="000D3A85" w:rsidP="0037197C" w:rsidRDefault="000D3A85" w14:paraId="5B6D4128" w14:textId="77777777">
            <w:pPr>
              <w:jc w:val="center"/>
              <w:rPr>
                <w:color w:val="FFFFFF" w:themeColor="background1"/>
              </w:rPr>
            </w:pPr>
            <w:r w:rsidRPr="003A5A84">
              <w:rPr>
                <w:color w:val="FFFFFF" w:themeColor="background1"/>
              </w:rPr>
              <w:t>Connection Properties</w:t>
            </w:r>
          </w:p>
        </w:tc>
        <w:tc>
          <w:tcPr>
            <w:tcW w:w="2700" w:type="dxa"/>
            <w:shd w:val="clear" w:color="auto" w:fill="FF0066"/>
          </w:tcPr>
          <w:p w:rsidRPr="0023638B" w:rsidR="000D3A85" w:rsidP="0037197C" w:rsidRDefault="000D3A85" w14:paraId="09698482" w14:textId="77777777">
            <w:pPr>
              <w:tabs>
                <w:tab w:val="center" w:pos="2215"/>
              </w:tabs>
              <w:jc w:val="center"/>
              <w:rPr>
                <w:color w:val="FF0000"/>
              </w:rPr>
            </w:pPr>
            <w:r w:rsidRPr="003A5A84">
              <w:rPr>
                <w:color w:val="FFFFFF" w:themeColor="background1"/>
              </w:rPr>
              <w:t>Value</w:t>
            </w:r>
          </w:p>
        </w:tc>
      </w:tr>
    </w:tbl>
    <w:tbl>
      <w:tblPr>
        <w:tblStyle w:val="TableGrid"/>
        <w:tblW w:w="0" w:type="auto"/>
        <w:tblInd w:w="1327" w:type="dxa"/>
        <w:tblLook w:val="04A0" w:firstRow="1" w:lastRow="0" w:firstColumn="1" w:lastColumn="0" w:noHBand="0" w:noVBand="1"/>
      </w:tblPr>
      <w:tblGrid>
        <w:gridCol w:w="3055"/>
        <w:gridCol w:w="2700"/>
      </w:tblGrid>
      <w:tr w:rsidR="000D3A85" w:rsidTr="00615CF9" w14:paraId="3BF04ACB" w14:textId="77777777">
        <w:tc>
          <w:tcPr>
            <w:tcW w:w="3055" w:type="dxa"/>
            <w:vAlign w:val="bottom"/>
          </w:tcPr>
          <w:p w:rsidR="000D3A85" w:rsidP="0037197C" w:rsidRDefault="000D3A85" w14:paraId="05B96562" w14:textId="77777777">
            <w:r>
              <w:rPr>
                <w:rFonts w:ascii="Arial" w:hAnsi="Arial" w:cs="Arial"/>
                <w:color w:val="000000"/>
                <w:sz w:val="20"/>
                <w:szCs w:val="20"/>
              </w:rPr>
              <w:t>URL</w:t>
            </w:r>
          </w:p>
        </w:tc>
        <w:tc>
          <w:tcPr>
            <w:tcW w:w="2700" w:type="dxa"/>
            <w:vAlign w:val="bottom"/>
          </w:tcPr>
          <w:p w:rsidR="000D3A85" w:rsidP="0037197C" w:rsidRDefault="000D3A85" w14:paraId="3473076A" w14:textId="77777777">
            <w:r w:rsidRPr="00EC3876">
              <w:rPr>
                <w:rFonts w:ascii="Calibri" w:hAnsi="Calibri" w:cs="Calibri"/>
                <w:color w:val="000000"/>
              </w:rPr>
              <w:t>sapmgd.mgroupnet.com</w:t>
            </w:r>
          </w:p>
        </w:tc>
      </w:tr>
      <w:tr w:rsidR="000D3A85" w:rsidTr="00615CF9" w14:paraId="4BAD91AA" w14:textId="77777777">
        <w:tc>
          <w:tcPr>
            <w:tcW w:w="3055" w:type="dxa"/>
            <w:vAlign w:val="bottom"/>
          </w:tcPr>
          <w:p w:rsidR="000D3A85" w:rsidP="0037197C" w:rsidRDefault="000D3A85" w14:paraId="0C722D0F" w14:textId="77777777">
            <w:r>
              <w:rPr>
                <w:rFonts w:ascii="Arial" w:hAnsi="Arial" w:cs="Arial"/>
                <w:color w:val="000000"/>
                <w:sz w:val="20"/>
                <w:szCs w:val="20"/>
              </w:rPr>
              <w:t>Username</w:t>
            </w:r>
          </w:p>
        </w:tc>
        <w:tc>
          <w:tcPr>
            <w:tcW w:w="2700" w:type="dxa"/>
            <w:vAlign w:val="bottom"/>
          </w:tcPr>
          <w:p w:rsidR="000D3A85" w:rsidP="0037197C" w:rsidRDefault="000D3A85" w14:paraId="13374DBA" w14:textId="77777777">
            <w:r w:rsidRPr="001D3373">
              <w:t>IAM_SAP_D</w:t>
            </w:r>
          </w:p>
        </w:tc>
      </w:tr>
      <w:tr w:rsidR="000D3A85" w:rsidTr="00615CF9" w14:paraId="5B39D70A" w14:textId="77777777">
        <w:tc>
          <w:tcPr>
            <w:tcW w:w="3055" w:type="dxa"/>
            <w:vAlign w:val="bottom"/>
          </w:tcPr>
          <w:p w:rsidR="000D3A85" w:rsidP="0037197C" w:rsidRDefault="000D3A85" w14:paraId="5CBA1055" w14:textId="77777777">
            <w:r>
              <w:rPr>
                <w:rFonts w:ascii="Arial" w:hAnsi="Arial" w:cs="Arial"/>
                <w:color w:val="000000"/>
                <w:sz w:val="20"/>
                <w:szCs w:val="20"/>
              </w:rPr>
              <w:t>Group</w:t>
            </w:r>
          </w:p>
        </w:tc>
        <w:tc>
          <w:tcPr>
            <w:tcW w:w="2700" w:type="dxa"/>
            <w:vAlign w:val="bottom"/>
          </w:tcPr>
          <w:p w:rsidR="000D3A85" w:rsidP="0037197C" w:rsidRDefault="000D3A85" w14:paraId="69116418" w14:textId="77777777">
            <w:r w:rsidRPr="001D3373">
              <w:t>IDM_RFC</w:t>
            </w:r>
          </w:p>
        </w:tc>
      </w:tr>
      <w:tr w:rsidR="000D3A85" w:rsidTr="00615CF9" w14:paraId="72DFC100" w14:textId="77777777">
        <w:tc>
          <w:tcPr>
            <w:tcW w:w="3055" w:type="dxa"/>
            <w:vAlign w:val="bottom"/>
          </w:tcPr>
          <w:p w:rsidR="000D3A85" w:rsidP="0037197C" w:rsidRDefault="000D3A85" w14:paraId="54FB912B" w14:textId="77777777">
            <w:r>
              <w:rPr>
                <w:rFonts w:ascii="Arial" w:hAnsi="Arial" w:cs="Arial"/>
                <w:color w:val="000000"/>
                <w:sz w:val="20"/>
                <w:szCs w:val="20"/>
              </w:rPr>
              <w:t>R3 Name</w:t>
            </w:r>
          </w:p>
        </w:tc>
        <w:tc>
          <w:tcPr>
            <w:tcW w:w="2700" w:type="dxa"/>
            <w:vAlign w:val="bottom"/>
          </w:tcPr>
          <w:p w:rsidR="000D3A85" w:rsidP="0037197C" w:rsidRDefault="000D3A85" w14:paraId="51FD0619" w14:textId="77777777">
            <w:r>
              <w:t>MGD</w:t>
            </w:r>
          </w:p>
        </w:tc>
      </w:tr>
      <w:tr w:rsidR="000D3A85" w:rsidTr="00615CF9" w14:paraId="67EE9E0F" w14:textId="77777777">
        <w:tc>
          <w:tcPr>
            <w:tcW w:w="3055" w:type="dxa"/>
            <w:vAlign w:val="bottom"/>
          </w:tcPr>
          <w:p w:rsidR="000D3A85" w:rsidP="0037197C" w:rsidRDefault="000D3A85" w14:paraId="0CFC07A0" w14:textId="77777777">
            <w:r>
              <w:t>Client Number</w:t>
            </w:r>
          </w:p>
        </w:tc>
        <w:tc>
          <w:tcPr>
            <w:tcW w:w="2700" w:type="dxa"/>
            <w:vAlign w:val="bottom"/>
          </w:tcPr>
          <w:p w:rsidR="000D3A85" w:rsidP="0037197C" w:rsidRDefault="000D3A85" w14:paraId="3BBD4AE2" w14:textId="77777777">
            <w:r w:rsidRPr="001D3373">
              <w:rPr>
                <w:rFonts w:ascii="Calibri" w:hAnsi="Calibri" w:cs="Calibri"/>
                <w:color w:val="000000"/>
              </w:rPr>
              <w:t>100</w:t>
            </w:r>
          </w:p>
        </w:tc>
      </w:tr>
      <w:tr w:rsidR="000D3A85" w:rsidTr="00615CF9" w14:paraId="2922C076" w14:textId="77777777">
        <w:tc>
          <w:tcPr>
            <w:tcW w:w="3055" w:type="dxa"/>
            <w:vAlign w:val="bottom"/>
          </w:tcPr>
          <w:p w:rsidR="000D3A85" w:rsidP="0037197C" w:rsidRDefault="000D3A85" w14:paraId="48329D1C" w14:textId="77777777">
            <w:r>
              <w:rPr>
                <w:rFonts w:ascii="Arial" w:hAnsi="Arial" w:cs="Arial"/>
                <w:color w:val="000000"/>
                <w:sz w:val="20"/>
                <w:szCs w:val="20"/>
              </w:rPr>
              <w:t>System Number</w:t>
            </w:r>
          </w:p>
        </w:tc>
        <w:tc>
          <w:tcPr>
            <w:tcW w:w="2700" w:type="dxa"/>
          </w:tcPr>
          <w:p w:rsidR="000D3A85" w:rsidP="0037197C" w:rsidRDefault="000D3A85" w14:paraId="58C21815" w14:textId="77777777">
            <w:r w:rsidRPr="001D3373">
              <w:t>00</w:t>
            </w:r>
          </w:p>
        </w:tc>
      </w:tr>
      <w:tr w:rsidR="000D3A85" w:rsidTr="00615CF9" w14:paraId="26DE2947" w14:textId="77777777">
        <w:tc>
          <w:tcPr>
            <w:tcW w:w="3055" w:type="dxa"/>
            <w:vAlign w:val="bottom"/>
          </w:tcPr>
          <w:p w:rsidR="000D3A85" w:rsidP="0037197C" w:rsidRDefault="000D3A85" w14:paraId="353E38BF" w14:textId="77777777">
            <w:r>
              <w:t>Message Server Port</w:t>
            </w:r>
          </w:p>
        </w:tc>
        <w:tc>
          <w:tcPr>
            <w:tcW w:w="2700" w:type="dxa"/>
          </w:tcPr>
          <w:p w:rsidRPr="00357168" w:rsidR="000D3A85" w:rsidP="0037197C" w:rsidRDefault="000D3A85" w14:paraId="2F13D4F9" w14:textId="77777777">
            <w:pPr>
              <w:rPr>
                <w:rFonts w:ascii="Calibri" w:hAnsi="Calibri" w:cs="Calibri"/>
                <w:color w:val="000000"/>
              </w:rPr>
            </w:pPr>
            <w:r w:rsidRPr="001D3373">
              <w:rPr>
                <w:rFonts w:ascii="Calibri" w:hAnsi="Calibri" w:cs="Calibri"/>
                <w:color w:val="000000"/>
              </w:rPr>
              <w:t>36</w:t>
            </w:r>
            <w:r>
              <w:rPr>
                <w:rFonts w:ascii="Calibri" w:hAnsi="Calibri" w:cs="Calibri"/>
                <w:color w:val="000000"/>
              </w:rPr>
              <w:t>00</w:t>
            </w:r>
          </w:p>
        </w:tc>
      </w:tr>
    </w:tbl>
    <w:p w:rsidR="000D3A85" w:rsidP="000D3A85" w:rsidRDefault="000D3A85" w14:paraId="33E253F2" w14:textId="77777777"/>
    <w:p w:rsidR="000D3A85" w:rsidP="000D3A85" w:rsidRDefault="000D3A85" w14:paraId="0CBB4BE0" w14:textId="77777777">
      <w:pPr>
        <w:pStyle w:val="Heading3"/>
      </w:pPr>
      <w:bookmarkStart w:name="_Toc33292605" w:id="92"/>
      <w:r>
        <w:lastRenderedPageBreak/>
        <w:t>Attribute mapping</w:t>
      </w:r>
      <w:bookmarkEnd w:id="92"/>
    </w:p>
    <w:p w:rsidR="000D3A85" w:rsidP="00687D6E" w:rsidRDefault="000D3A85" w14:paraId="085A8581" w14:textId="77777777">
      <w:pPr>
        <w:pStyle w:val="ListParagraph"/>
        <w:numPr>
          <w:ilvl w:val="0"/>
          <w:numId w:val="21"/>
        </w:numPr>
      </w:pPr>
      <w:r>
        <w:t>Attribute mapping for source to target</w:t>
      </w:r>
    </w:p>
    <w:tbl>
      <w:tblPr>
        <w:tblW w:w="6035" w:type="dxa"/>
        <w:tblInd w:w="13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
        <w:gridCol w:w="2969"/>
        <w:gridCol w:w="3060"/>
      </w:tblGrid>
      <w:tr w:rsidRPr="003A5A84" w:rsidR="002B06A1" w:rsidTr="00615CF9" w14:paraId="64310351" w14:textId="77777777">
        <w:trPr>
          <w:gridBefore w:val="1"/>
          <w:wBefore w:w="6" w:type="dxa"/>
          <w:trHeight w:val="300"/>
        </w:trPr>
        <w:tc>
          <w:tcPr>
            <w:tcW w:w="2969" w:type="dxa"/>
            <w:shd w:val="clear" w:color="auto" w:fill="FF0066"/>
            <w:noWrap/>
            <w:vAlign w:val="center"/>
            <w:hideMark/>
          </w:tcPr>
          <w:p w:rsidRPr="003A5A84" w:rsidR="000D3A85" w:rsidP="0037197C" w:rsidRDefault="00120727" w14:paraId="13C05106" w14:textId="76981106">
            <w:pPr>
              <w:spacing w:after="0" w:line="240" w:lineRule="auto"/>
              <w:jc w:val="center"/>
              <w:rPr>
                <w:rFonts w:ascii="Calibri" w:hAnsi="Calibri" w:eastAsia="Times New Roman" w:cs="Calibri"/>
                <w:color w:val="FFFFFF" w:themeColor="background1"/>
                <w:lang w:val="en-IN" w:eastAsia="en-IN"/>
              </w:rPr>
            </w:pPr>
            <w:r>
              <w:rPr>
                <w:rFonts w:ascii="Calibri" w:hAnsi="Calibri" w:eastAsia="Times New Roman" w:cs="Calibri"/>
                <w:color w:val="FFFFFF" w:themeColor="background1"/>
                <w:lang w:val="en-IN" w:eastAsia="en-IN"/>
              </w:rPr>
              <w:t>Saviynt</w:t>
            </w:r>
            <w:r w:rsidRPr="003A5A84" w:rsidR="000D3A85">
              <w:rPr>
                <w:rFonts w:ascii="Calibri" w:hAnsi="Calibri" w:eastAsia="Times New Roman" w:cs="Calibri"/>
                <w:color w:val="FFFFFF" w:themeColor="background1"/>
                <w:lang w:val="en-IN" w:eastAsia="en-IN"/>
              </w:rPr>
              <w:t xml:space="preserve"> Attributes</w:t>
            </w:r>
          </w:p>
        </w:tc>
        <w:tc>
          <w:tcPr>
            <w:tcW w:w="3060" w:type="dxa"/>
            <w:shd w:val="clear" w:color="auto" w:fill="FF0066"/>
            <w:noWrap/>
            <w:vAlign w:val="center"/>
            <w:hideMark/>
          </w:tcPr>
          <w:p w:rsidRPr="003A5A84" w:rsidR="000D3A85" w:rsidP="0037197C" w:rsidRDefault="000D3A85" w14:paraId="53F11EA2" w14:textId="77777777">
            <w:pPr>
              <w:spacing w:after="0" w:line="240" w:lineRule="auto"/>
              <w:jc w:val="center"/>
              <w:rPr>
                <w:rFonts w:ascii="Calibri" w:hAnsi="Calibri" w:eastAsia="Times New Roman" w:cs="Calibri"/>
                <w:color w:val="FFFFFF" w:themeColor="background1"/>
                <w:lang w:val="en-IN" w:eastAsia="en-IN"/>
              </w:rPr>
            </w:pPr>
            <w:r>
              <w:rPr>
                <w:rFonts w:ascii="Calibri" w:hAnsi="Calibri" w:eastAsia="Times New Roman" w:cs="Calibri"/>
                <w:color w:val="FFFFFF" w:themeColor="background1"/>
                <w:lang w:val="en-IN" w:eastAsia="en-IN"/>
              </w:rPr>
              <w:t>SAP MGD</w:t>
            </w:r>
            <w:r w:rsidRPr="00D901AA">
              <w:rPr>
                <w:rFonts w:ascii="Calibri" w:hAnsi="Calibri" w:eastAsia="Times New Roman" w:cs="Calibri"/>
                <w:color w:val="FFFFFF" w:themeColor="background1"/>
                <w:lang w:val="en-IN" w:eastAsia="en-IN"/>
              </w:rPr>
              <w:t xml:space="preserve"> Attributes</w:t>
            </w:r>
          </w:p>
        </w:tc>
      </w:tr>
      <w:tr w:rsidRPr="00967D2E" w:rsidR="000D3A85" w:rsidTr="00615CF9" w14:paraId="53D58BEF" w14:textId="77777777">
        <w:tblPrEx>
          <w:shd w:val="clear" w:color="auto" w:fill="FFFFFF" w:themeFill="background1"/>
          <w:tblCellMar>
            <w:left w:w="0" w:type="dxa"/>
            <w:right w:w="0" w:type="dxa"/>
          </w:tblCellMar>
          <w:tblLook w:val="0420" w:firstRow="1" w:lastRow="0" w:firstColumn="0" w:lastColumn="0" w:noHBand="0" w:noVBand="1"/>
        </w:tblPrEx>
        <w:trPr>
          <w:trHeight w:val="275"/>
        </w:trPr>
        <w:tc>
          <w:tcPr>
            <w:tcW w:w="2975"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47592BCB" w14:textId="77777777">
            <w:pPr>
              <w:spacing w:after="0" w:line="240" w:lineRule="auto"/>
              <w:rPr>
                <w:rFonts w:ascii="Arial" w:hAnsi="Arial" w:cs="Arial"/>
                <w:color w:val="000000"/>
                <w:sz w:val="20"/>
                <w:szCs w:val="20"/>
              </w:rPr>
            </w:pPr>
            <w:r w:rsidRPr="00AF13CF">
              <w:rPr>
                <w:rFonts w:ascii="Arial" w:hAnsi="Arial" w:cs="Arial"/>
                <w:color w:val="000000"/>
                <w:sz w:val="20"/>
                <w:szCs w:val="20"/>
              </w:rPr>
              <w:t>First Name</w:t>
            </w:r>
          </w:p>
        </w:tc>
        <w:tc>
          <w:tcPr>
            <w:tcW w:w="306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42F1DDC4" w14:textId="77777777">
            <w:pPr>
              <w:spacing w:after="0" w:line="240" w:lineRule="auto"/>
              <w:rPr>
                <w:rFonts w:ascii="Arial" w:hAnsi="Arial" w:cs="Arial"/>
                <w:color w:val="000000"/>
                <w:sz w:val="20"/>
                <w:szCs w:val="20"/>
              </w:rPr>
            </w:pPr>
            <w:r w:rsidRPr="00AF13CF">
              <w:rPr>
                <w:rFonts w:ascii="Arial" w:hAnsi="Arial" w:cs="Arial"/>
                <w:color w:val="000000"/>
                <w:sz w:val="20"/>
                <w:szCs w:val="20"/>
              </w:rPr>
              <w:t>First Name</w:t>
            </w:r>
          </w:p>
        </w:tc>
      </w:tr>
      <w:tr w:rsidRPr="00967D2E" w:rsidR="000D3A85" w:rsidTr="00615CF9" w14:paraId="2D5BB895" w14:textId="77777777">
        <w:tblPrEx>
          <w:shd w:val="clear" w:color="auto" w:fill="FFFFFF" w:themeFill="background1"/>
          <w:tblCellMar>
            <w:left w:w="0" w:type="dxa"/>
            <w:right w:w="0" w:type="dxa"/>
          </w:tblCellMar>
          <w:tblLook w:val="0420" w:firstRow="1" w:lastRow="0" w:firstColumn="0" w:lastColumn="0" w:noHBand="0" w:noVBand="1"/>
        </w:tblPrEx>
        <w:trPr>
          <w:trHeight w:val="257"/>
        </w:trPr>
        <w:tc>
          <w:tcPr>
            <w:tcW w:w="2975"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42662099" w14:textId="77777777">
            <w:pPr>
              <w:spacing w:after="0" w:line="240" w:lineRule="auto"/>
              <w:rPr>
                <w:rFonts w:ascii="Arial" w:hAnsi="Arial" w:cs="Arial"/>
                <w:color w:val="000000"/>
                <w:sz w:val="20"/>
                <w:szCs w:val="20"/>
              </w:rPr>
            </w:pPr>
            <w:r w:rsidRPr="00AF13CF">
              <w:rPr>
                <w:rFonts w:ascii="Arial" w:hAnsi="Arial" w:cs="Arial"/>
                <w:color w:val="000000"/>
                <w:sz w:val="20"/>
                <w:szCs w:val="20"/>
              </w:rPr>
              <w:t>Last Name</w:t>
            </w:r>
          </w:p>
        </w:tc>
        <w:tc>
          <w:tcPr>
            <w:tcW w:w="306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62FD6014" w14:textId="77777777">
            <w:pPr>
              <w:spacing w:after="0" w:line="240" w:lineRule="auto"/>
              <w:rPr>
                <w:rFonts w:ascii="Arial" w:hAnsi="Arial" w:cs="Arial"/>
                <w:color w:val="000000"/>
                <w:sz w:val="20"/>
                <w:szCs w:val="20"/>
              </w:rPr>
            </w:pPr>
            <w:r w:rsidRPr="00AF13CF">
              <w:rPr>
                <w:rFonts w:ascii="Arial" w:hAnsi="Arial" w:cs="Arial"/>
                <w:color w:val="000000"/>
                <w:sz w:val="20"/>
                <w:szCs w:val="20"/>
              </w:rPr>
              <w:t>Last Name</w:t>
            </w:r>
          </w:p>
        </w:tc>
      </w:tr>
      <w:tr w:rsidRPr="00967D2E" w:rsidR="000D3A85" w:rsidTr="00615CF9" w14:paraId="1FBFBFB6" w14:textId="77777777">
        <w:tblPrEx>
          <w:shd w:val="clear" w:color="auto" w:fill="FFFFFF" w:themeFill="background1"/>
          <w:tblCellMar>
            <w:left w:w="0" w:type="dxa"/>
            <w:right w:w="0" w:type="dxa"/>
          </w:tblCellMar>
          <w:tblLook w:val="0420" w:firstRow="1" w:lastRow="0" w:firstColumn="0" w:lastColumn="0" w:noHBand="0" w:noVBand="1"/>
        </w:tblPrEx>
        <w:trPr>
          <w:trHeight w:val="329"/>
        </w:trPr>
        <w:tc>
          <w:tcPr>
            <w:tcW w:w="2975"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32C4F363" w14:textId="77777777">
            <w:pPr>
              <w:spacing w:after="0" w:line="240" w:lineRule="auto"/>
              <w:rPr>
                <w:rFonts w:ascii="Arial" w:hAnsi="Arial" w:cs="Arial"/>
                <w:color w:val="000000"/>
                <w:sz w:val="20"/>
                <w:szCs w:val="20"/>
              </w:rPr>
            </w:pPr>
            <w:r w:rsidRPr="00AF13CF">
              <w:rPr>
                <w:rFonts w:ascii="Arial" w:hAnsi="Arial" w:cs="Arial"/>
                <w:color w:val="000000"/>
                <w:sz w:val="20"/>
                <w:szCs w:val="20"/>
              </w:rPr>
              <w:t>Email</w:t>
            </w:r>
          </w:p>
        </w:tc>
        <w:tc>
          <w:tcPr>
            <w:tcW w:w="306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48B9ECD7" w14:textId="77777777">
            <w:pPr>
              <w:spacing w:after="0" w:line="240" w:lineRule="auto"/>
              <w:rPr>
                <w:rFonts w:ascii="Arial" w:hAnsi="Arial" w:cs="Arial"/>
                <w:color w:val="000000"/>
                <w:sz w:val="20"/>
                <w:szCs w:val="20"/>
              </w:rPr>
            </w:pPr>
            <w:r w:rsidRPr="00AF13CF">
              <w:rPr>
                <w:rFonts w:ascii="Arial" w:hAnsi="Arial" w:cs="Arial"/>
                <w:color w:val="000000"/>
                <w:sz w:val="20"/>
                <w:szCs w:val="20"/>
              </w:rPr>
              <w:t>E_MAIL</w:t>
            </w:r>
          </w:p>
        </w:tc>
      </w:tr>
      <w:tr w:rsidRPr="00967D2E" w:rsidR="000D3A85" w:rsidTr="00615CF9" w14:paraId="71A3CACC" w14:textId="77777777">
        <w:tblPrEx>
          <w:shd w:val="clear" w:color="auto" w:fill="FFFFFF" w:themeFill="background1"/>
          <w:tblCellMar>
            <w:left w:w="0" w:type="dxa"/>
            <w:right w:w="0" w:type="dxa"/>
          </w:tblCellMar>
          <w:tblLook w:val="0420" w:firstRow="1" w:lastRow="0" w:firstColumn="0" w:lastColumn="0" w:noHBand="0" w:noVBand="1"/>
        </w:tblPrEx>
        <w:trPr>
          <w:trHeight w:val="329"/>
        </w:trPr>
        <w:tc>
          <w:tcPr>
            <w:tcW w:w="2975"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1A2A6729" w14:textId="77777777">
            <w:pPr>
              <w:spacing w:after="0" w:line="240" w:lineRule="auto"/>
              <w:rPr>
                <w:rFonts w:ascii="Arial" w:hAnsi="Arial" w:cs="Arial"/>
                <w:color w:val="000000"/>
                <w:sz w:val="20"/>
                <w:szCs w:val="20"/>
              </w:rPr>
            </w:pPr>
            <w:r w:rsidRPr="00AF13CF">
              <w:rPr>
                <w:rFonts w:ascii="Arial" w:hAnsi="Arial" w:cs="Arial"/>
                <w:color w:val="000000"/>
                <w:sz w:val="20"/>
                <w:szCs w:val="20"/>
              </w:rPr>
              <w:t>Country</w:t>
            </w:r>
          </w:p>
        </w:tc>
        <w:tc>
          <w:tcPr>
            <w:tcW w:w="306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67C452A7" w14:textId="77777777">
            <w:pPr>
              <w:spacing w:after="0" w:line="240" w:lineRule="auto"/>
              <w:rPr>
                <w:rFonts w:ascii="Arial" w:hAnsi="Arial" w:cs="Arial"/>
                <w:color w:val="000000"/>
                <w:sz w:val="20"/>
                <w:szCs w:val="20"/>
              </w:rPr>
            </w:pPr>
            <w:r w:rsidRPr="00AF13CF">
              <w:rPr>
                <w:rFonts w:ascii="Arial" w:hAnsi="Arial" w:cs="Arial"/>
                <w:color w:val="000000"/>
                <w:sz w:val="20"/>
                <w:szCs w:val="20"/>
              </w:rPr>
              <w:t>NAMCOUNTRY</w:t>
            </w:r>
          </w:p>
        </w:tc>
      </w:tr>
      <w:tr w:rsidRPr="00967D2E" w:rsidR="000D3A85" w:rsidTr="00615CF9" w14:paraId="1A390768" w14:textId="77777777">
        <w:tblPrEx>
          <w:shd w:val="clear" w:color="auto" w:fill="FFFFFF" w:themeFill="background1"/>
          <w:tblCellMar>
            <w:left w:w="0" w:type="dxa"/>
            <w:right w:w="0" w:type="dxa"/>
          </w:tblCellMar>
          <w:tblLook w:val="0420" w:firstRow="1" w:lastRow="0" w:firstColumn="0" w:lastColumn="0" w:noHBand="0" w:noVBand="1"/>
        </w:tblPrEx>
        <w:trPr>
          <w:trHeight w:val="248"/>
        </w:trPr>
        <w:tc>
          <w:tcPr>
            <w:tcW w:w="2975"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33A7F729" w14:textId="77777777">
            <w:pPr>
              <w:spacing w:after="0" w:line="240" w:lineRule="auto"/>
              <w:rPr>
                <w:rFonts w:ascii="Arial" w:hAnsi="Arial" w:cs="Arial"/>
                <w:color w:val="000000"/>
                <w:sz w:val="20"/>
                <w:szCs w:val="20"/>
              </w:rPr>
            </w:pPr>
            <w:r w:rsidRPr="00AF13CF">
              <w:rPr>
                <w:rFonts w:ascii="Arial" w:hAnsi="Arial" w:cs="Arial"/>
                <w:color w:val="000000"/>
                <w:sz w:val="20"/>
                <w:szCs w:val="20"/>
              </w:rPr>
              <w:t>Department</w:t>
            </w:r>
          </w:p>
        </w:tc>
        <w:tc>
          <w:tcPr>
            <w:tcW w:w="306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4DC1ADE5" w14:textId="77777777">
            <w:pPr>
              <w:spacing w:after="0" w:line="240" w:lineRule="auto"/>
              <w:rPr>
                <w:rFonts w:ascii="Arial" w:hAnsi="Arial" w:cs="Arial"/>
                <w:color w:val="000000"/>
                <w:sz w:val="20"/>
                <w:szCs w:val="20"/>
              </w:rPr>
            </w:pPr>
            <w:r w:rsidRPr="00AF13CF">
              <w:rPr>
                <w:rFonts w:ascii="Arial" w:hAnsi="Arial" w:cs="Arial"/>
                <w:color w:val="000000"/>
                <w:sz w:val="20"/>
                <w:szCs w:val="20"/>
              </w:rPr>
              <w:t>Department</w:t>
            </w:r>
          </w:p>
        </w:tc>
      </w:tr>
      <w:tr w:rsidRPr="00967D2E" w:rsidR="000D3A85" w:rsidTr="00615CF9" w14:paraId="2B72A8E2" w14:textId="77777777">
        <w:tblPrEx>
          <w:shd w:val="clear" w:color="auto" w:fill="FFFFFF" w:themeFill="background1"/>
          <w:tblCellMar>
            <w:left w:w="0" w:type="dxa"/>
            <w:right w:w="0" w:type="dxa"/>
          </w:tblCellMar>
          <w:tblLook w:val="0420" w:firstRow="1" w:lastRow="0" w:firstColumn="0" w:lastColumn="0" w:noHBand="0" w:noVBand="1"/>
        </w:tblPrEx>
        <w:trPr>
          <w:trHeight w:val="329"/>
        </w:trPr>
        <w:tc>
          <w:tcPr>
            <w:tcW w:w="2975"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18DDD2C3" w14:textId="77777777">
            <w:pPr>
              <w:spacing w:after="0" w:line="240" w:lineRule="auto"/>
              <w:rPr>
                <w:rFonts w:ascii="Arial" w:hAnsi="Arial" w:cs="Arial"/>
                <w:color w:val="000000"/>
                <w:sz w:val="20"/>
                <w:szCs w:val="20"/>
              </w:rPr>
            </w:pPr>
            <w:r w:rsidRPr="00AF13CF">
              <w:rPr>
                <w:rFonts w:ascii="Arial" w:hAnsi="Arial" w:cs="Arial"/>
                <w:color w:val="000000"/>
                <w:sz w:val="20"/>
                <w:szCs w:val="20"/>
              </w:rPr>
              <w:t>Room Number</w:t>
            </w:r>
          </w:p>
        </w:tc>
        <w:tc>
          <w:tcPr>
            <w:tcW w:w="306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10EB3C3D" w14:textId="77777777">
            <w:pPr>
              <w:spacing w:after="0" w:line="240" w:lineRule="auto"/>
              <w:rPr>
                <w:rFonts w:ascii="Arial" w:hAnsi="Arial" w:cs="Arial"/>
                <w:color w:val="000000"/>
                <w:sz w:val="20"/>
                <w:szCs w:val="20"/>
              </w:rPr>
            </w:pPr>
            <w:r w:rsidRPr="00AF13CF">
              <w:rPr>
                <w:rFonts w:ascii="Arial" w:hAnsi="Arial" w:cs="Arial"/>
                <w:color w:val="000000"/>
                <w:sz w:val="20"/>
                <w:szCs w:val="20"/>
              </w:rPr>
              <w:t>ROOM_NO_P</w:t>
            </w:r>
          </w:p>
        </w:tc>
      </w:tr>
      <w:tr w:rsidRPr="00967D2E" w:rsidR="000D3A85" w:rsidTr="00615CF9" w14:paraId="2978B3FB" w14:textId="77777777">
        <w:tblPrEx>
          <w:shd w:val="clear" w:color="auto" w:fill="FFFFFF" w:themeFill="background1"/>
          <w:tblCellMar>
            <w:left w:w="0" w:type="dxa"/>
            <w:right w:w="0" w:type="dxa"/>
          </w:tblCellMar>
          <w:tblLook w:val="0420" w:firstRow="1" w:lastRow="0" w:firstColumn="0" w:lastColumn="0" w:noHBand="0" w:noVBand="1"/>
        </w:tblPrEx>
        <w:trPr>
          <w:trHeight w:val="257"/>
        </w:trPr>
        <w:tc>
          <w:tcPr>
            <w:tcW w:w="2975"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68C5ACD5" w14:textId="77777777">
            <w:pPr>
              <w:spacing w:after="0" w:line="240" w:lineRule="auto"/>
              <w:rPr>
                <w:rFonts w:ascii="Arial" w:hAnsi="Arial" w:cs="Arial"/>
                <w:color w:val="000000"/>
                <w:sz w:val="20"/>
                <w:szCs w:val="20"/>
              </w:rPr>
            </w:pPr>
            <w:r w:rsidRPr="00AF13CF">
              <w:rPr>
                <w:rFonts w:ascii="Arial" w:hAnsi="Arial" w:cs="Arial"/>
                <w:color w:val="000000"/>
                <w:sz w:val="20"/>
                <w:szCs w:val="20"/>
              </w:rPr>
              <w:t>Telephone Number</w:t>
            </w:r>
          </w:p>
        </w:tc>
        <w:tc>
          <w:tcPr>
            <w:tcW w:w="306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02845334" w14:textId="77777777">
            <w:pPr>
              <w:spacing w:after="0" w:line="240" w:lineRule="auto"/>
              <w:rPr>
                <w:rFonts w:ascii="Arial" w:hAnsi="Arial" w:cs="Arial"/>
                <w:color w:val="000000"/>
                <w:sz w:val="20"/>
                <w:szCs w:val="20"/>
              </w:rPr>
            </w:pPr>
            <w:r w:rsidRPr="00AF13CF">
              <w:rPr>
                <w:rFonts w:ascii="Arial" w:hAnsi="Arial" w:cs="Arial"/>
                <w:color w:val="000000"/>
                <w:sz w:val="20"/>
                <w:szCs w:val="20"/>
              </w:rPr>
              <w:t>TEL1_NUMBR</w:t>
            </w:r>
          </w:p>
        </w:tc>
      </w:tr>
      <w:tr w:rsidRPr="00967D2E" w:rsidR="000D3A85" w:rsidTr="00615CF9" w14:paraId="21C77646" w14:textId="77777777">
        <w:tblPrEx>
          <w:shd w:val="clear" w:color="auto" w:fill="FFFFFF" w:themeFill="background1"/>
          <w:tblCellMar>
            <w:left w:w="0" w:type="dxa"/>
            <w:right w:w="0" w:type="dxa"/>
          </w:tblCellMar>
          <w:tblLook w:val="0420" w:firstRow="1" w:lastRow="0" w:firstColumn="0" w:lastColumn="0" w:noHBand="0" w:noVBand="1"/>
        </w:tblPrEx>
        <w:trPr>
          <w:trHeight w:val="248"/>
        </w:trPr>
        <w:tc>
          <w:tcPr>
            <w:tcW w:w="2975"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169D5F9B" w14:textId="77777777">
            <w:pPr>
              <w:spacing w:after="0" w:line="240" w:lineRule="auto"/>
              <w:rPr>
                <w:rFonts w:ascii="Arial" w:hAnsi="Arial" w:cs="Arial"/>
                <w:color w:val="000000"/>
                <w:sz w:val="20"/>
                <w:szCs w:val="20"/>
              </w:rPr>
            </w:pPr>
            <w:r w:rsidRPr="00AF13CF">
              <w:rPr>
                <w:rFonts w:ascii="Arial" w:hAnsi="Arial" w:cs="Arial"/>
                <w:color w:val="000000"/>
                <w:sz w:val="20"/>
                <w:szCs w:val="20"/>
              </w:rPr>
              <w:t>User Password</w:t>
            </w:r>
          </w:p>
        </w:tc>
        <w:tc>
          <w:tcPr>
            <w:tcW w:w="306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2E69895D" w14:textId="77777777">
            <w:pPr>
              <w:spacing w:after="0" w:line="240" w:lineRule="auto"/>
              <w:rPr>
                <w:rFonts w:ascii="Arial" w:hAnsi="Arial" w:cs="Arial"/>
                <w:color w:val="000000"/>
                <w:sz w:val="20"/>
                <w:szCs w:val="20"/>
              </w:rPr>
            </w:pPr>
            <w:r w:rsidRPr="00AF13CF">
              <w:rPr>
                <w:rFonts w:ascii="Arial" w:hAnsi="Arial" w:cs="Arial"/>
                <w:color w:val="000000"/>
                <w:sz w:val="20"/>
                <w:szCs w:val="20"/>
              </w:rPr>
              <w:t>Password</w:t>
            </w:r>
          </w:p>
        </w:tc>
      </w:tr>
    </w:tbl>
    <w:p w:rsidRPr="00761375" w:rsidR="000D3A85" w:rsidP="000D3A85" w:rsidRDefault="000D3A85" w14:paraId="7C112BD3" w14:textId="77777777">
      <w:pPr>
        <w:pStyle w:val="ListParagraph"/>
      </w:pPr>
    </w:p>
    <w:p w:rsidR="000D3A85" w:rsidP="000D3A85" w:rsidRDefault="000D3A85" w14:paraId="39CB3A09" w14:textId="77777777">
      <w:pPr>
        <w:pStyle w:val="Heading3"/>
      </w:pPr>
      <w:bookmarkStart w:name="_Toc33292606" w:id="93"/>
      <w:r>
        <w:t>Account provisioning</w:t>
      </w:r>
      <w:bookmarkEnd w:id="93"/>
    </w:p>
    <w:p w:rsidR="000D3A85" w:rsidP="00687D6E" w:rsidRDefault="000D3A85" w14:paraId="447E32D3" w14:textId="77777777">
      <w:pPr>
        <w:pStyle w:val="Heading4"/>
        <w:numPr>
          <w:ilvl w:val="3"/>
          <w:numId w:val="17"/>
        </w:numPr>
      </w:pPr>
      <w:r>
        <w:t>Account creation</w:t>
      </w:r>
    </w:p>
    <w:p w:rsidR="000D3A85" w:rsidP="00687D6E" w:rsidRDefault="00120727" w14:paraId="3870B466" w14:textId="0D86C7A6">
      <w:pPr>
        <w:pStyle w:val="ListParagraph"/>
        <w:numPr>
          <w:ilvl w:val="0"/>
          <w:numId w:val="21"/>
        </w:numPr>
      </w:pPr>
      <w:r>
        <w:t>Saviynt</w:t>
      </w:r>
      <w:r w:rsidR="000D3A85">
        <w:t xml:space="preserve"> uses BirthRight access provisioning method for account provisioning </w:t>
      </w:r>
    </w:p>
    <w:p w:rsidR="000D3A85" w:rsidP="00687D6E" w:rsidRDefault="000D3A85" w14:paraId="56C58E89" w14:textId="77777777">
      <w:pPr>
        <w:pStyle w:val="ListParagraph"/>
        <w:numPr>
          <w:ilvl w:val="0"/>
          <w:numId w:val="21"/>
        </w:numPr>
      </w:pPr>
      <w:r>
        <w:t xml:space="preserve">BirthRight Role - </w:t>
      </w:r>
      <w:r w:rsidRPr="00057784">
        <w:t>DEV-Employee-SAP-Basic Account Provisioning</w:t>
      </w:r>
    </w:p>
    <w:p w:rsidRPr="004E149A" w:rsidR="000D3A85" w:rsidP="00687D6E" w:rsidRDefault="000D3A85" w14:paraId="73FA03AB" w14:textId="77777777">
      <w:pPr>
        <w:pStyle w:val="ListParagraph"/>
        <w:numPr>
          <w:ilvl w:val="0"/>
          <w:numId w:val="21"/>
        </w:numPr>
      </w:pPr>
      <w:r>
        <w:t xml:space="preserve">Technical Rule - </w:t>
      </w:r>
      <w:r w:rsidRPr="00EF4B34">
        <w:t>(Users. Status=‘Active’) AND (Users. User Type=Employee)</w:t>
      </w:r>
    </w:p>
    <w:p w:rsidRPr="00BA2312" w:rsidR="000D3A85" w:rsidP="00687D6E" w:rsidRDefault="000D3A85" w14:paraId="596BB885" w14:textId="2554C556">
      <w:pPr>
        <w:pStyle w:val="ListParagraph"/>
        <w:numPr>
          <w:ilvl w:val="0"/>
          <w:numId w:val="21"/>
        </w:numPr>
      </w:pPr>
      <w:r w:rsidRPr="00BA2312">
        <w:t>SAP birthright process trigger ‘</w:t>
      </w:r>
      <w:r w:rsidRPr="00BA2312">
        <w:rPr>
          <w:b/>
          <w:bCs/>
        </w:rPr>
        <w:t>New Account</w:t>
      </w:r>
      <w:r w:rsidRPr="00BA2312">
        <w:t>’ and ‘</w:t>
      </w:r>
      <w:r w:rsidRPr="00BA2312">
        <w:rPr>
          <w:b/>
          <w:bCs/>
        </w:rPr>
        <w:t>Add Access</w:t>
      </w:r>
      <w:r w:rsidRPr="00BA2312">
        <w:t xml:space="preserve">’ tasks in </w:t>
      </w:r>
      <w:r w:rsidR="00120727">
        <w:t>Saviynt</w:t>
      </w:r>
    </w:p>
    <w:p w:rsidRPr="00BA2312" w:rsidR="000D3A85" w:rsidP="00687D6E" w:rsidRDefault="000D3A85" w14:paraId="1492BAD5" w14:textId="24A576BE">
      <w:pPr>
        <w:pStyle w:val="ListParagraph"/>
        <w:numPr>
          <w:ilvl w:val="0"/>
          <w:numId w:val="21"/>
        </w:numPr>
      </w:pPr>
      <w:r w:rsidRPr="00BA2312">
        <w:t xml:space="preserve">Provisioned SAP account and birthright Access to the new employee with ‘Manually Provisioned’ status in </w:t>
      </w:r>
      <w:r w:rsidR="00120727">
        <w:t>Saviynt</w:t>
      </w:r>
    </w:p>
    <w:p w:rsidRPr="00BA2312" w:rsidR="000D3A85" w:rsidP="00687D6E" w:rsidRDefault="000D3A85" w14:paraId="5C164229" w14:textId="77777777">
      <w:pPr>
        <w:pStyle w:val="ListParagraph"/>
        <w:numPr>
          <w:ilvl w:val="0"/>
          <w:numId w:val="21"/>
        </w:numPr>
      </w:pPr>
      <w:r>
        <w:t xml:space="preserve">Create SAP account and </w:t>
      </w:r>
      <w:r w:rsidRPr="00BA2312">
        <w:t>Add Birthright Role</w:t>
      </w:r>
      <w:r>
        <w:t xml:space="preserve"> to the target</w:t>
      </w:r>
    </w:p>
    <w:p w:rsidR="000D3A85" w:rsidP="00687D6E" w:rsidRDefault="000D3A85" w14:paraId="5CF5155B" w14:textId="77777777">
      <w:pPr>
        <w:pStyle w:val="ListParagraph"/>
        <w:numPr>
          <w:ilvl w:val="0"/>
          <w:numId w:val="21"/>
        </w:numPr>
      </w:pPr>
      <w:r w:rsidRPr="00BA2312">
        <w:t>Set default password</w:t>
      </w:r>
    </w:p>
    <w:p w:rsidR="000D3A85" w:rsidP="00687D6E" w:rsidRDefault="000D3A85" w14:paraId="41412491" w14:textId="77777777">
      <w:pPr>
        <w:pStyle w:val="ListParagraph"/>
        <w:numPr>
          <w:ilvl w:val="0"/>
          <w:numId w:val="21"/>
        </w:numPr>
      </w:pPr>
      <w:r>
        <w:t>Create Account JSON</w:t>
      </w:r>
    </w:p>
    <w:p w:rsidR="000D3A85" w:rsidP="000D3A85" w:rsidRDefault="000D3A85" w14:paraId="7B24A6B7" w14:textId="77777777">
      <w:pPr>
        <w:pStyle w:val="ListParagraph"/>
      </w:pP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40"/>
      </w:tblGrid>
      <w:tr w:rsidR="000D3A85" w:rsidTr="00615CF9" w14:paraId="0F2EE4FE" w14:textId="77777777">
        <w:tc>
          <w:tcPr>
            <w:tcW w:w="9350" w:type="dxa"/>
          </w:tcPr>
          <w:p w:rsidRPr="00AF13CF" w:rsidR="000D3A85" w:rsidP="0037197C" w:rsidRDefault="000D3A85" w14:paraId="481CA4BB" w14:textId="77777777">
            <w:pPr>
              <w:pStyle w:val="ListParagraph"/>
            </w:pPr>
            <w:r w:rsidRPr="00AF13CF">
              <w:t>{</w:t>
            </w:r>
          </w:p>
          <w:p w:rsidRPr="00AF13CF" w:rsidR="000D3A85" w:rsidP="0037197C" w:rsidRDefault="000D3A85" w14:paraId="0DE8634B" w14:textId="77777777">
            <w:pPr>
              <w:pStyle w:val="ListParagraph"/>
            </w:pPr>
            <w:r w:rsidRPr="00AF13CF">
              <w:tab/>
            </w:r>
            <w:r w:rsidRPr="00AF13CF">
              <w:t>"ADDRESS": {</w:t>
            </w:r>
          </w:p>
          <w:p w:rsidRPr="00AF13CF" w:rsidR="000D3A85" w:rsidP="0037197C" w:rsidRDefault="000D3A85" w14:paraId="2735E10E" w14:textId="77777777">
            <w:pPr>
              <w:pStyle w:val="ListParagraph"/>
            </w:pPr>
            <w:r w:rsidRPr="00AF13CF">
              <w:tab/>
            </w:r>
            <w:r w:rsidRPr="00AF13CF">
              <w:tab/>
            </w:r>
            <w:r w:rsidRPr="00AF13CF">
              <w:t>"LASTNAME": "${user.lastname}",</w:t>
            </w:r>
          </w:p>
          <w:p w:rsidRPr="00AF13CF" w:rsidR="000D3A85" w:rsidP="0037197C" w:rsidRDefault="000D3A85" w14:paraId="5907A163" w14:textId="77777777">
            <w:pPr>
              <w:pStyle w:val="ListParagraph"/>
            </w:pPr>
            <w:r w:rsidRPr="00AF13CF">
              <w:tab/>
            </w:r>
            <w:r w:rsidRPr="00AF13CF">
              <w:tab/>
            </w:r>
            <w:r w:rsidRPr="00AF13CF">
              <w:t>"FIRSTNAME": "${user.firstname}",</w:t>
            </w:r>
          </w:p>
          <w:p w:rsidRPr="00AF13CF" w:rsidR="000D3A85" w:rsidP="0037197C" w:rsidRDefault="000D3A85" w14:paraId="14C741DD" w14:textId="77777777">
            <w:pPr>
              <w:pStyle w:val="ListParagraph"/>
            </w:pPr>
            <w:r w:rsidRPr="00AF13CF">
              <w:tab/>
            </w:r>
            <w:r w:rsidRPr="00AF13CF">
              <w:tab/>
            </w:r>
            <w:r w:rsidRPr="00AF13CF">
              <w:t>"E_MAIL": "${user.email}",</w:t>
            </w:r>
          </w:p>
          <w:p w:rsidRPr="00AF13CF" w:rsidR="000D3A85" w:rsidP="0037197C" w:rsidRDefault="000D3A85" w14:paraId="3B36682B" w14:textId="77777777">
            <w:pPr>
              <w:pStyle w:val="ListParagraph"/>
            </w:pPr>
            <w:r w:rsidRPr="00AF13CF">
              <w:tab/>
            </w:r>
            <w:r w:rsidRPr="00AF13CF">
              <w:tab/>
            </w:r>
            <w:r w:rsidRPr="00AF13CF">
              <w:t>"DEPARTMENT": "${if(user.departmentname !=null){user.departmentname} else {''}}",</w:t>
            </w:r>
          </w:p>
          <w:p w:rsidRPr="00AF13CF" w:rsidR="000D3A85" w:rsidP="0037197C" w:rsidRDefault="000D3A85" w14:paraId="31470BE5" w14:textId="77777777">
            <w:pPr>
              <w:pStyle w:val="ListParagraph"/>
            </w:pPr>
            <w:r w:rsidRPr="00AF13CF">
              <w:tab/>
            </w:r>
            <w:r w:rsidRPr="00AF13CF">
              <w:tab/>
            </w:r>
            <w:r w:rsidRPr="00AF13CF">
              <w:t>"NAMCOUNTRY": "${if(user.country !=null){user.country} else {''}}",</w:t>
            </w:r>
          </w:p>
          <w:p w:rsidRPr="00AF13CF" w:rsidR="000D3A85" w:rsidP="0037197C" w:rsidRDefault="000D3A85" w14:paraId="0DA0149B" w14:textId="77777777">
            <w:pPr>
              <w:pStyle w:val="ListParagraph"/>
            </w:pPr>
            <w:r w:rsidRPr="00AF13CF">
              <w:tab/>
            </w:r>
            <w:r w:rsidRPr="00AF13CF">
              <w:tab/>
            </w:r>
            <w:r w:rsidRPr="00AF13CF">
              <w:t>"COMM_TYPE": "INT",</w:t>
            </w:r>
          </w:p>
          <w:p w:rsidRPr="00AF13CF" w:rsidR="000D3A85" w:rsidP="0037197C" w:rsidRDefault="000D3A85" w14:paraId="51432B91" w14:textId="77777777">
            <w:pPr>
              <w:pStyle w:val="ListParagraph"/>
            </w:pPr>
            <w:r w:rsidRPr="00AF13CF">
              <w:tab/>
            </w:r>
            <w:r w:rsidRPr="00AF13CF">
              <w:tab/>
            </w:r>
            <w:r w:rsidRPr="00AF13CF">
              <w:t>"TEL1_NUMBR": "${if(user.phonenumber !=null){user.phonenumber} else {''}}",</w:t>
            </w:r>
          </w:p>
          <w:p w:rsidRPr="00AF13CF" w:rsidR="000D3A85" w:rsidP="0037197C" w:rsidRDefault="000D3A85" w14:paraId="18EB286E" w14:textId="77777777">
            <w:pPr>
              <w:pStyle w:val="ListParagraph"/>
            </w:pPr>
            <w:r w:rsidRPr="00AF13CF">
              <w:tab/>
            </w:r>
            <w:r w:rsidRPr="00AF13CF">
              <w:tab/>
            </w:r>
            <w:r w:rsidRPr="00AF13CF">
              <w:t>"TEL1_EXT": "${if(user.customproperty25 !=null){user.customproperty25} else {''}}",</w:t>
            </w:r>
          </w:p>
          <w:p w:rsidRPr="00AF13CF" w:rsidR="000D3A85" w:rsidP="0037197C" w:rsidRDefault="000D3A85" w14:paraId="107AB3C5" w14:textId="77777777">
            <w:pPr>
              <w:pStyle w:val="ListParagraph"/>
            </w:pPr>
            <w:r w:rsidRPr="00AF13CF">
              <w:lastRenderedPageBreak/>
              <w:tab/>
            </w:r>
            <w:r w:rsidRPr="00AF13CF">
              <w:tab/>
            </w:r>
            <w:r w:rsidRPr="00AF13CF">
              <w:t>"ROOM_NO_P": "${if(user.customproperty26 !=null){user.customproperty26} else {''}}"</w:t>
            </w:r>
          </w:p>
          <w:p w:rsidRPr="00AF13CF" w:rsidR="000D3A85" w:rsidP="0037197C" w:rsidRDefault="000D3A85" w14:paraId="4E4F3BB2" w14:textId="77777777">
            <w:pPr>
              <w:pStyle w:val="ListParagraph"/>
            </w:pPr>
            <w:r w:rsidRPr="00AF13CF">
              <w:tab/>
            </w:r>
            <w:r w:rsidRPr="00AF13CF">
              <w:t>},</w:t>
            </w:r>
          </w:p>
          <w:p w:rsidRPr="00AF13CF" w:rsidR="000D3A85" w:rsidP="0037197C" w:rsidRDefault="000D3A85" w14:paraId="50B1FF2B" w14:textId="77777777">
            <w:pPr>
              <w:pStyle w:val="ListParagraph"/>
            </w:pPr>
            <w:r w:rsidRPr="00AF13CF">
              <w:tab/>
            </w:r>
            <w:r w:rsidRPr="00AF13CF">
              <w:t>"LOGONDATA": {</w:t>
            </w:r>
          </w:p>
          <w:p w:rsidRPr="00AF13CF" w:rsidR="000D3A85" w:rsidP="0037197C" w:rsidRDefault="000D3A85" w14:paraId="5796F6DA" w14:textId="77777777">
            <w:pPr>
              <w:pStyle w:val="ListParagraph"/>
            </w:pPr>
            <w:r w:rsidRPr="00AF13CF">
              <w:tab/>
            </w:r>
            <w:r w:rsidRPr="00AF13CF">
              <w:tab/>
            </w:r>
            <w:r w:rsidRPr="00AF13CF">
              <w:t>"USTYP": "A",</w:t>
            </w:r>
          </w:p>
          <w:p w:rsidRPr="00AF13CF" w:rsidR="000D3A85" w:rsidP="0037197C" w:rsidRDefault="000D3A85" w14:paraId="5588E80E" w14:textId="77777777">
            <w:pPr>
              <w:pStyle w:val="ListParagraph"/>
            </w:pPr>
            <w:r w:rsidRPr="00AF13CF">
              <w:tab/>
            </w:r>
            <w:r w:rsidRPr="00AF13CF">
              <w:tab/>
            </w:r>
            <w:r w:rsidRPr="00AF13CF">
              <w:t>"GLTGB": "99991231",</w:t>
            </w:r>
          </w:p>
          <w:p w:rsidRPr="00AF13CF" w:rsidR="000D3A85" w:rsidP="0037197C" w:rsidRDefault="000D3A85" w14:paraId="003B3948" w14:textId="77777777">
            <w:pPr>
              <w:pStyle w:val="ListParagraph"/>
            </w:pPr>
            <w:r w:rsidRPr="00AF13CF">
              <w:tab/>
            </w:r>
            <w:r w:rsidRPr="00AF13CF">
              <w:tab/>
            </w:r>
            <w:r w:rsidRPr="00AF13CF">
              <w:t>"GLTGV": "${if(user.startdate!=null){new java.text.SimpleDateFormat('yyyyMMdd').format(user.startdate)}else {new java.text.SimpleDateFormat('yyyyMMdd').format(new Date())}}",</w:t>
            </w:r>
          </w:p>
          <w:p w:rsidRPr="00AF13CF" w:rsidR="000D3A85" w:rsidP="0037197C" w:rsidRDefault="000D3A85" w14:paraId="7B112A9D" w14:textId="77777777">
            <w:pPr>
              <w:pStyle w:val="ListParagraph"/>
            </w:pPr>
            <w:r w:rsidRPr="00AF13CF">
              <w:tab/>
            </w:r>
            <w:r w:rsidRPr="00AF13CF">
              <w:tab/>
            </w:r>
            <w:r w:rsidRPr="00AF13CF">
              <w:t>"TZONE": "EST",</w:t>
            </w:r>
          </w:p>
          <w:p w:rsidRPr="00AF13CF" w:rsidR="000D3A85" w:rsidP="0037197C" w:rsidRDefault="000D3A85" w14:paraId="5C9CB05C" w14:textId="77777777">
            <w:pPr>
              <w:pStyle w:val="ListParagraph"/>
            </w:pPr>
            <w:r w:rsidRPr="00AF13CF">
              <w:tab/>
            </w:r>
            <w:r w:rsidRPr="00AF13CF">
              <w:tab/>
            </w:r>
            <w:r w:rsidRPr="00AF13CF">
              <w:t>"CLASS": "END_USER"</w:t>
            </w:r>
          </w:p>
          <w:p w:rsidRPr="00AF13CF" w:rsidR="000D3A85" w:rsidP="0037197C" w:rsidRDefault="000D3A85" w14:paraId="0226B43C" w14:textId="77777777">
            <w:pPr>
              <w:pStyle w:val="ListParagraph"/>
            </w:pPr>
            <w:r w:rsidRPr="00AF13CF">
              <w:tab/>
            </w:r>
            <w:r w:rsidRPr="00AF13CF">
              <w:t>},</w:t>
            </w:r>
          </w:p>
          <w:p w:rsidRPr="00AF13CF" w:rsidR="000D3A85" w:rsidP="0037197C" w:rsidRDefault="000D3A85" w14:paraId="21DD0A1C" w14:textId="77777777">
            <w:pPr>
              <w:pStyle w:val="ListParagraph"/>
            </w:pPr>
            <w:r w:rsidRPr="00AF13CF">
              <w:tab/>
            </w:r>
            <w:r w:rsidRPr="00AF13CF">
              <w:t>"PASSWORD": {</w:t>
            </w:r>
          </w:p>
          <w:p w:rsidRPr="00AF13CF" w:rsidR="000D3A85" w:rsidP="0037197C" w:rsidRDefault="000D3A85" w14:paraId="37D9A360" w14:textId="77777777">
            <w:pPr>
              <w:pStyle w:val="ListParagraph"/>
            </w:pPr>
            <w:r w:rsidRPr="00AF13CF">
              <w:tab/>
            </w:r>
            <w:r w:rsidRPr="00AF13CF">
              <w:tab/>
            </w:r>
            <w:r w:rsidRPr="00AF13CF">
              <w:t>"BAPIPWD": "${if(user.customproperty2 !=null){'Wel_2M$'+user.customproperty2}}"</w:t>
            </w:r>
          </w:p>
          <w:p w:rsidRPr="00AF13CF" w:rsidR="000D3A85" w:rsidP="0037197C" w:rsidRDefault="000D3A85" w14:paraId="335D6421" w14:textId="77777777">
            <w:pPr>
              <w:pStyle w:val="ListParagraph"/>
            </w:pPr>
            <w:r w:rsidRPr="00AF13CF">
              <w:tab/>
            </w:r>
            <w:r w:rsidRPr="00AF13CF">
              <w:t>},</w:t>
            </w:r>
          </w:p>
          <w:p w:rsidRPr="00AF13CF" w:rsidR="000D3A85" w:rsidP="0037197C" w:rsidRDefault="000D3A85" w14:paraId="20D7200E" w14:textId="77777777">
            <w:pPr>
              <w:pStyle w:val="ListParagraph"/>
            </w:pPr>
            <w:r w:rsidRPr="00AF13CF">
              <w:tab/>
            </w:r>
            <w:r w:rsidRPr="00AF13CF">
              <w:t>"UCLASSX": {</w:t>
            </w:r>
          </w:p>
          <w:p w:rsidRPr="00AF13CF" w:rsidR="000D3A85" w:rsidP="0037197C" w:rsidRDefault="000D3A85" w14:paraId="77F5794C" w14:textId="77777777">
            <w:pPr>
              <w:pStyle w:val="ListParagraph"/>
            </w:pPr>
            <w:r w:rsidRPr="00AF13CF">
              <w:tab/>
            </w:r>
            <w:r w:rsidRPr="00AF13CF">
              <w:tab/>
            </w:r>
            <w:r w:rsidRPr="00AF13CF">
              <w:t>"UCLASS": "X"</w:t>
            </w:r>
          </w:p>
          <w:p w:rsidRPr="00AF13CF" w:rsidR="000D3A85" w:rsidP="0037197C" w:rsidRDefault="000D3A85" w14:paraId="1F3B4C00" w14:textId="77777777">
            <w:pPr>
              <w:pStyle w:val="ListParagraph"/>
            </w:pPr>
            <w:r w:rsidRPr="00AF13CF">
              <w:tab/>
            </w:r>
            <w:r w:rsidRPr="00AF13CF">
              <w:t>}</w:t>
            </w:r>
            <w:r w:rsidRPr="00AF13CF">
              <w:tab/>
            </w:r>
          </w:p>
          <w:p w:rsidRPr="005A5EA7" w:rsidR="000D3A85" w:rsidP="0037197C" w:rsidRDefault="000D3A85" w14:paraId="40DF6B59" w14:textId="77777777">
            <w:pPr>
              <w:pStyle w:val="ListParagraph"/>
            </w:pPr>
            <w:r w:rsidRPr="00AF13CF">
              <w:t>}</w:t>
            </w:r>
          </w:p>
          <w:p w:rsidR="000D3A85" w:rsidP="0037197C" w:rsidRDefault="000D3A85" w14:paraId="56261CE2" w14:textId="77777777">
            <w:pPr>
              <w:pStyle w:val="ListParagraph"/>
              <w:ind w:left="0"/>
            </w:pPr>
          </w:p>
        </w:tc>
      </w:tr>
    </w:tbl>
    <w:p w:rsidR="000D3A85" w:rsidP="000D3A85" w:rsidRDefault="000D3A85" w14:paraId="1513A46A" w14:textId="77777777">
      <w:pPr>
        <w:pStyle w:val="ListParagraph"/>
      </w:pPr>
    </w:p>
    <w:p w:rsidR="000D3A85" w:rsidP="00687D6E" w:rsidRDefault="000D3A85" w14:paraId="2D973C91" w14:textId="77777777">
      <w:pPr>
        <w:pStyle w:val="Heading4"/>
        <w:numPr>
          <w:ilvl w:val="3"/>
          <w:numId w:val="17"/>
        </w:numPr>
      </w:pPr>
      <w:r>
        <w:t>Account update</w:t>
      </w:r>
    </w:p>
    <w:p w:rsidRPr="00852740" w:rsidR="000D3A85" w:rsidP="00687D6E" w:rsidRDefault="000D3A85" w14:paraId="1DFB5A26" w14:textId="126A4B36">
      <w:pPr>
        <w:pStyle w:val="ListParagraph"/>
        <w:numPr>
          <w:ilvl w:val="0"/>
          <w:numId w:val="21"/>
        </w:numPr>
      </w:pPr>
      <w:r w:rsidRPr="00852740">
        <w:t>Created ‘</w:t>
      </w:r>
      <w:r w:rsidRPr="00852740">
        <w:rPr>
          <w:b/>
          <w:bCs/>
        </w:rPr>
        <w:t>User Update Rule’</w:t>
      </w:r>
      <w:r w:rsidRPr="00852740">
        <w:t xml:space="preserve"> in </w:t>
      </w:r>
      <w:r w:rsidR="00120727">
        <w:t>Saviynt</w:t>
      </w:r>
      <w:r w:rsidRPr="00852740">
        <w:t xml:space="preserve"> to update SAP </w:t>
      </w:r>
      <w:r>
        <w:t>MGD</w:t>
      </w:r>
      <w:r w:rsidRPr="00852740">
        <w:t xml:space="preserve"> attributes</w:t>
      </w:r>
    </w:p>
    <w:p w:rsidRPr="00852740" w:rsidR="000D3A85" w:rsidP="00687D6E" w:rsidRDefault="000D3A85" w14:paraId="4EBE249E" w14:textId="6D827625">
      <w:pPr>
        <w:pStyle w:val="ListParagraph"/>
        <w:numPr>
          <w:ilvl w:val="0"/>
          <w:numId w:val="21"/>
        </w:numPr>
      </w:pPr>
      <w:r w:rsidRPr="00852740">
        <w:t>This ‘User Update Rule’ trigger</w:t>
      </w:r>
      <w:r>
        <w:t>s</w:t>
      </w:r>
      <w:r w:rsidRPr="00852740">
        <w:t xml:space="preserve"> when user attributes updated in </w:t>
      </w:r>
      <w:r w:rsidR="00120727">
        <w:t>Saviynt</w:t>
      </w:r>
      <w:r w:rsidRPr="00852740">
        <w:t xml:space="preserve"> and </w:t>
      </w:r>
      <w:r>
        <w:t xml:space="preserve">it </w:t>
      </w:r>
      <w:r w:rsidRPr="00852740">
        <w:t>will create ‘Update Account’ task</w:t>
      </w:r>
      <w:r>
        <w:t xml:space="preserve"> for SAP MGD</w:t>
      </w:r>
    </w:p>
    <w:p w:rsidRPr="00852740" w:rsidR="000D3A85" w:rsidP="00687D6E" w:rsidRDefault="000D3A85" w14:paraId="6F8F9FCE" w14:textId="77777777">
      <w:pPr>
        <w:pStyle w:val="ListParagraph"/>
        <w:numPr>
          <w:ilvl w:val="0"/>
          <w:numId w:val="21"/>
        </w:numPr>
      </w:pPr>
      <w:r w:rsidRPr="00852740">
        <w:t>User attribute</w:t>
      </w:r>
      <w:r>
        <w:t xml:space="preserve"> Changes </w:t>
      </w:r>
      <w:r w:rsidRPr="00852740">
        <w:t>like :</w:t>
      </w:r>
    </w:p>
    <w:p w:rsidR="000D3A85" w:rsidP="000D3A85" w:rsidRDefault="000D3A85" w14:paraId="73F29CF1" w14:textId="77777777">
      <w:pPr>
        <w:pStyle w:val="ListParagraph"/>
      </w:pPr>
      <w:r w:rsidRPr="00852740">
        <w:t>First/Last Name</w:t>
      </w:r>
    </w:p>
    <w:p w:rsidRPr="00852740" w:rsidR="000D3A85" w:rsidP="000D3A85" w:rsidRDefault="000D3A85" w14:paraId="3D7BB42D" w14:textId="77777777">
      <w:pPr>
        <w:pStyle w:val="ListParagraph"/>
      </w:pPr>
      <w:r w:rsidRPr="00852740">
        <w:t>Email</w:t>
      </w:r>
    </w:p>
    <w:p w:rsidR="000D3A85" w:rsidP="000D3A85" w:rsidRDefault="000D3A85" w14:paraId="4DBBE81B" w14:textId="77777777">
      <w:pPr>
        <w:pStyle w:val="ListParagraph"/>
      </w:pPr>
      <w:r w:rsidRPr="00852740">
        <w:t>Country</w:t>
      </w:r>
    </w:p>
    <w:p w:rsidR="000D3A85" w:rsidP="000D3A85" w:rsidRDefault="000D3A85" w14:paraId="3CC431C5" w14:textId="77777777">
      <w:pPr>
        <w:pStyle w:val="ListParagraph"/>
      </w:pPr>
      <w:r w:rsidRPr="00852740">
        <w:t>Department</w:t>
      </w:r>
    </w:p>
    <w:p w:rsidR="000D3A85" w:rsidP="000D3A85" w:rsidRDefault="000D3A85" w14:paraId="4DB623DD" w14:textId="77777777">
      <w:pPr>
        <w:pStyle w:val="ListParagraph"/>
      </w:pPr>
      <w:r w:rsidRPr="00852740">
        <w:t xml:space="preserve">Telephonenumber </w:t>
      </w:r>
    </w:p>
    <w:p w:rsidR="000D3A85" w:rsidP="00687D6E" w:rsidRDefault="000D3A85" w14:paraId="5F8AB232" w14:textId="77777777">
      <w:pPr>
        <w:pStyle w:val="ListParagraph"/>
        <w:numPr>
          <w:ilvl w:val="0"/>
          <w:numId w:val="21"/>
        </w:numPr>
      </w:pPr>
      <w:r>
        <w:t>Execute the Provisioning job to push the update to the target</w:t>
      </w:r>
    </w:p>
    <w:p w:rsidR="000D3A85" w:rsidP="00687D6E" w:rsidRDefault="000D3A85" w14:paraId="66E30AFE" w14:textId="77777777">
      <w:pPr>
        <w:pStyle w:val="ListParagraph"/>
        <w:numPr>
          <w:ilvl w:val="0"/>
          <w:numId w:val="21"/>
        </w:numPr>
      </w:pPr>
      <w:r>
        <w:t>Update Account JSON</w:t>
      </w:r>
    </w:p>
    <w:p w:rsidR="00987E82" w:rsidP="000D3A85" w:rsidRDefault="00987E82" w14:paraId="727825D2" w14:textId="77777777">
      <w:pPr>
        <w:pStyle w:val="ListParagraph"/>
      </w:pP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40"/>
      </w:tblGrid>
      <w:tr w:rsidR="000D3A85" w:rsidTr="00615CF9" w14:paraId="172281E3" w14:textId="77777777">
        <w:tc>
          <w:tcPr>
            <w:tcW w:w="9350" w:type="dxa"/>
          </w:tcPr>
          <w:p w:rsidRPr="00AF13CF" w:rsidR="000D3A85" w:rsidP="0037197C" w:rsidRDefault="000D3A85" w14:paraId="6B4C7F89" w14:textId="77777777">
            <w:pPr>
              <w:pStyle w:val="ListParagraph"/>
            </w:pPr>
            <w:r w:rsidRPr="00AF13CF">
              <w:t>{</w:t>
            </w:r>
          </w:p>
          <w:p w:rsidRPr="00AF13CF" w:rsidR="000D3A85" w:rsidP="0037197C" w:rsidRDefault="000D3A85" w14:paraId="70C5A5F3" w14:textId="77777777">
            <w:pPr>
              <w:pStyle w:val="ListParagraph"/>
            </w:pPr>
            <w:r w:rsidRPr="00AF13CF">
              <w:tab/>
            </w:r>
            <w:r w:rsidRPr="00AF13CF">
              <w:t>"ADDRESS": {</w:t>
            </w:r>
          </w:p>
          <w:p w:rsidRPr="00AF13CF" w:rsidR="000D3A85" w:rsidP="0037197C" w:rsidRDefault="000D3A85" w14:paraId="697C4CCB" w14:textId="77777777">
            <w:pPr>
              <w:pStyle w:val="ListParagraph"/>
            </w:pPr>
            <w:r w:rsidRPr="00AF13CF">
              <w:tab/>
            </w:r>
            <w:r w:rsidRPr="00AF13CF">
              <w:tab/>
            </w:r>
            <w:r w:rsidRPr="00AF13CF">
              <w:t>"LASTNAME": "${user.lastname}",</w:t>
            </w:r>
          </w:p>
          <w:p w:rsidRPr="00AF13CF" w:rsidR="000D3A85" w:rsidP="0037197C" w:rsidRDefault="000D3A85" w14:paraId="609AE8C7" w14:textId="77777777">
            <w:pPr>
              <w:pStyle w:val="ListParagraph"/>
            </w:pPr>
            <w:r w:rsidRPr="00AF13CF">
              <w:tab/>
            </w:r>
            <w:r w:rsidRPr="00AF13CF">
              <w:tab/>
            </w:r>
            <w:r w:rsidRPr="00AF13CF">
              <w:t>"FIRSTNAME": "${user.firstname}",</w:t>
            </w:r>
          </w:p>
          <w:p w:rsidRPr="00AF13CF" w:rsidR="000D3A85" w:rsidP="0037197C" w:rsidRDefault="000D3A85" w14:paraId="31E0FCC0" w14:textId="77777777">
            <w:pPr>
              <w:pStyle w:val="ListParagraph"/>
            </w:pPr>
            <w:r w:rsidRPr="00AF13CF">
              <w:tab/>
            </w:r>
            <w:r w:rsidRPr="00AF13CF">
              <w:tab/>
            </w:r>
            <w:r w:rsidRPr="00AF13CF">
              <w:t>"E_MAIL": "${user.email}",</w:t>
            </w:r>
          </w:p>
          <w:p w:rsidRPr="00AF13CF" w:rsidR="000D3A85" w:rsidP="0037197C" w:rsidRDefault="000D3A85" w14:paraId="1F4D1F27" w14:textId="77777777">
            <w:pPr>
              <w:pStyle w:val="ListParagraph"/>
            </w:pPr>
            <w:r w:rsidRPr="00AF13CF">
              <w:lastRenderedPageBreak/>
              <w:tab/>
            </w:r>
            <w:r w:rsidRPr="00AF13CF">
              <w:tab/>
            </w:r>
            <w:r w:rsidRPr="00AF13CF">
              <w:t>"DEPARTMENT": "${if(user.departmentname !=null){user.departmentname} else {''}}",</w:t>
            </w:r>
          </w:p>
          <w:p w:rsidRPr="00AF13CF" w:rsidR="000D3A85" w:rsidP="0037197C" w:rsidRDefault="000D3A85" w14:paraId="6CB0E6FE" w14:textId="77777777">
            <w:pPr>
              <w:pStyle w:val="ListParagraph"/>
            </w:pPr>
            <w:r w:rsidRPr="00AF13CF">
              <w:tab/>
            </w:r>
            <w:r w:rsidRPr="00AF13CF">
              <w:tab/>
            </w:r>
            <w:r w:rsidRPr="00AF13CF">
              <w:t>"NAMCOUNTRY": "${if(user.country !=null){user.country} else {''}}",</w:t>
            </w:r>
          </w:p>
          <w:p w:rsidRPr="00AF13CF" w:rsidR="000D3A85" w:rsidP="0037197C" w:rsidRDefault="000D3A85" w14:paraId="599A9795" w14:textId="77777777">
            <w:pPr>
              <w:pStyle w:val="ListParagraph"/>
            </w:pPr>
            <w:r w:rsidRPr="00AF13CF">
              <w:tab/>
            </w:r>
            <w:r w:rsidRPr="00AF13CF">
              <w:tab/>
            </w:r>
            <w:r w:rsidRPr="00AF13CF">
              <w:t>"COMM_TYPE": "INT",</w:t>
            </w:r>
          </w:p>
          <w:p w:rsidRPr="00AF13CF" w:rsidR="000D3A85" w:rsidP="0037197C" w:rsidRDefault="000D3A85" w14:paraId="1AB60BF8" w14:textId="77777777">
            <w:pPr>
              <w:pStyle w:val="ListParagraph"/>
            </w:pPr>
            <w:r w:rsidRPr="00AF13CF">
              <w:tab/>
            </w:r>
            <w:r w:rsidRPr="00AF13CF">
              <w:tab/>
            </w:r>
            <w:r w:rsidRPr="00AF13CF">
              <w:t>"TEL1_NUMBR": "${if(user.phonenumber !=null){user.phonenumber} else {''}}",</w:t>
            </w:r>
          </w:p>
          <w:p w:rsidRPr="00AF13CF" w:rsidR="000D3A85" w:rsidP="0037197C" w:rsidRDefault="000D3A85" w14:paraId="54F5DE97" w14:textId="77777777">
            <w:pPr>
              <w:pStyle w:val="ListParagraph"/>
            </w:pPr>
            <w:r w:rsidRPr="00AF13CF">
              <w:tab/>
            </w:r>
            <w:r w:rsidRPr="00AF13CF">
              <w:tab/>
            </w:r>
            <w:r w:rsidRPr="00AF13CF">
              <w:t>"TEL1_EXT": "${if(user.customproperty25 !=null){user.customproperty25} else {''}}",</w:t>
            </w:r>
          </w:p>
          <w:p w:rsidRPr="00AF13CF" w:rsidR="000D3A85" w:rsidP="0037197C" w:rsidRDefault="000D3A85" w14:paraId="77693B37" w14:textId="77777777">
            <w:pPr>
              <w:pStyle w:val="ListParagraph"/>
            </w:pPr>
            <w:r w:rsidRPr="00AF13CF">
              <w:tab/>
            </w:r>
            <w:r w:rsidRPr="00AF13CF">
              <w:tab/>
            </w:r>
            <w:r w:rsidRPr="00AF13CF">
              <w:t>"ROOM_NO_P": "${if(user.customproperty26 !=null){user.customproperty26} else {''}}"</w:t>
            </w:r>
          </w:p>
          <w:p w:rsidRPr="00AF13CF" w:rsidR="000D3A85" w:rsidP="0037197C" w:rsidRDefault="000D3A85" w14:paraId="1B11B08F" w14:textId="77777777">
            <w:pPr>
              <w:pStyle w:val="ListParagraph"/>
            </w:pPr>
            <w:r w:rsidRPr="00AF13CF">
              <w:tab/>
            </w:r>
            <w:r w:rsidRPr="00AF13CF">
              <w:t>},</w:t>
            </w:r>
          </w:p>
          <w:p w:rsidRPr="00AF13CF" w:rsidR="000D3A85" w:rsidP="0037197C" w:rsidRDefault="000D3A85" w14:paraId="10AF0FEE" w14:textId="77777777">
            <w:pPr>
              <w:pStyle w:val="ListParagraph"/>
            </w:pPr>
            <w:r w:rsidRPr="00AF13CF">
              <w:tab/>
            </w:r>
            <w:r w:rsidRPr="00AF13CF">
              <w:t>"LOGONDATA": {</w:t>
            </w:r>
          </w:p>
          <w:p w:rsidRPr="00AF13CF" w:rsidR="000D3A85" w:rsidP="0037197C" w:rsidRDefault="000D3A85" w14:paraId="2702D6DC" w14:textId="77777777">
            <w:pPr>
              <w:pStyle w:val="ListParagraph"/>
            </w:pPr>
            <w:r w:rsidRPr="00AF13CF">
              <w:tab/>
            </w:r>
            <w:r w:rsidRPr="00AF13CF">
              <w:tab/>
            </w:r>
            <w:r w:rsidRPr="00AF13CF">
              <w:t>"USTYP": "A",</w:t>
            </w:r>
          </w:p>
          <w:p w:rsidRPr="00AF13CF" w:rsidR="000D3A85" w:rsidP="0037197C" w:rsidRDefault="000D3A85" w14:paraId="32F96EA5" w14:textId="77777777">
            <w:pPr>
              <w:pStyle w:val="ListParagraph"/>
            </w:pPr>
            <w:r w:rsidRPr="00AF13CF">
              <w:tab/>
            </w:r>
            <w:r w:rsidRPr="00AF13CF">
              <w:tab/>
            </w:r>
            <w:r w:rsidRPr="00AF13CF">
              <w:t>"GLTGB": "99991231",</w:t>
            </w:r>
          </w:p>
          <w:p w:rsidRPr="00AF13CF" w:rsidR="000D3A85" w:rsidP="0037197C" w:rsidRDefault="000D3A85" w14:paraId="261676AD" w14:textId="77777777">
            <w:pPr>
              <w:pStyle w:val="ListParagraph"/>
            </w:pPr>
            <w:r w:rsidRPr="00AF13CF">
              <w:tab/>
            </w:r>
            <w:r w:rsidRPr="00AF13CF">
              <w:tab/>
            </w:r>
            <w:r w:rsidRPr="00AF13CF">
              <w:t>"GLTGV": "${if(user.startdate!=null){new java.text.SimpleDateFormat('yyyyMMdd').format(user.startdate)}else {new java.text.SimpleDateFormat('yyyyMMdd').format(new Date())}}",</w:t>
            </w:r>
          </w:p>
          <w:p w:rsidRPr="00AF13CF" w:rsidR="000D3A85" w:rsidP="0037197C" w:rsidRDefault="000D3A85" w14:paraId="46D3904E" w14:textId="77777777">
            <w:pPr>
              <w:pStyle w:val="ListParagraph"/>
            </w:pPr>
            <w:r w:rsidRPr="00AF13CF">
              <w:tab/>
            </w:r>
            <w:r w:rsidRPr="00AF13CF">
              <w:tab/>
            </w:r>
            <w:r w:rsidRPr="00AF13CF">
              <w:t>"TZONE": "EST",</w:t>
            </w:r>
          </w:p>
          <w:p w:rsidRPr="00AF13CF" w:rsidR="000D3A85" w:rsidP="0037197C" w:rsidRDefault="000D3A85" w14:paraId="3D53E8C9" w14:textId="77777777">
            <w:pPr>
              <w:pStyle w:val="ListParagraph"/>
            </w:pPr>
            <w:r w:rsidRPr="00AF13CF">
              <w:tab/>
            </w:r>
            <w:r w:rsidRPr="00AF13CF">
              <w:tab/>
            </w:r>
            <w:r w:rsidRPr="00AF13CF">
              <w:t>"CLASS": "END_USER"</w:t>
            </w:r>
          </w:p>
          <w:p w:rsidRPr="00AF13CF" w:rsidR="000D3A85" w:rsidP="0037197C" w:rsidRDefault="000D3A85" w14:paraId="571648CD" w14:textId="77777777">
            <w:pPr>
              <w:pStyle w:val="ListParagraph"/>
            </w:pPr>
            <w:r w:rsidRPr="00AF13CF">
              <w:tab/>
            </w:r>
            <w:r w:rsidRPr="00AF13CF">
              <w:t>},</w:t>
            </w:r>
          </w:p>
          <w:p w:rsidRPr="00AF13CF" w:rsidR="000D3A85" w:rsidP="0037197C" w:rsidRDefault="000D3A85" w14:paraId="0CF3BBE3" w14:textId="77777777">
            <w:pPr>
              <w:pStyle w:val="ListParagraph"/>
            </w:pPr>
            <w:r w:rsidRPr="00AF13CF">
              <w:tab/>
            </w:r>
            <w:r w:rsidRPr="00AF13CF">
              <w:t>"UCLASSX": {</w:t>
            </w:r>
          </w:p>
          <w:p w:rsidRPr="00AF13CF" w:rsidR="000D3A85" w:rsidP="0037197C" w:rsidRDefault="000D3A85" w14:paraId="7D7BBE04" w14:textId="77777777">
            <w:pPr>
              <w:pStyle w:val="ListParagraph"/>
            </w:pPr>
            <w:r w:rsidRPr="00AF13CF">
              <w:tab/>
            </w:r>
            <w:r w:rsidRPr="00AF13CF">
              <w:tab/>
            </w:r>
            <w:r w:rsidRPr="00AF13CF">
              <w:t>"UCLASS": "X"</w:t>
            </w:r>
          </w:p>
          <w:p w:rsidRPr="00AF13CF" w:rsidR="000D3A85" w:rsidP="0037197C" w:rsidRDefault="000D3A85" w14:paraId="0F359565" w14:textId="77777777">
            <w:pPr>
              <w:pStyle w:val="ListParagraph"/>
            </w:pPr>
            <w:r w:rsidRPr="00AF13CF">
              <w:tab/>
            </w:r>
            <w:r w:rsidRPr="00AF13CF">
              <w:t>}</w:t>
            </w:r>
          </w:p>
          <w:p w:rsidRPr="00AF13CF" w:rsidR="000D3A85" w:rsidP="0037197C" w:rsidRDefault="000D3A85" w14:paraId="15B0F393" w14:textId="77777777">
            <w:pPr>
              <w:pStyle w:val="ListParagraph"/>
            </w:pPr>
            <w:r w:rsidRPr="00AF13CF">
              <w:tab/>
            </w:r>
          </w:p>
          <w:p w:rsidR="000D3A85" w:rsidP="0037197C" w:rsidRDefault="000D3A85" w14:paraId="407D0480" w14:textId="77777777">
            <w:pPr>
              <w:pStyle w:val="ListParagraph"/>
              <w:ind w:left="0"/>
            </w:pPr>
            <w:r w:rsidRPr="00AF13CF">
              <w:t>}</w:t>
            </w:r>
          </w:p>
        </w:tc>
      </w:tr>
    </w:tbl>
    <w:p w:rsidRPr="005A5EA7" w:rsidR="000D3A85" w:rsidP="000D3A85" w:rsidRDefault="000D3A85" w14:paraId="21DD9DB6" w14:textId="77777777"/>
    <w:p w:rsidR="000D3A85" w:rsidP="000D3A85" w:rsidRDefault="000D3A85" w14:paraId="4DF80417" w14:textId="77777777">
      <w:pPr>
        <w:pStyle w:val="Heading3"/>
      </w:pPr>
      <w:bookmarkStart w:name="_Toc33292607" w:id="94"/>
      <w:r>
        <w:t>Account Access provisioning</w:t>
      </w:r>
      <w:bookmarkEnd w:id="94"/>
    </w:p>
    <w:p w:rsidR="000D3A85" w:rsidP="00687D6E" w:rsidRDefault="000D3A85" w14:paraId="3EC1D04E" w14:textId="77777777">
      <w:pPr>
        <w:pStyle w:val="Heading4"/>
        <w:numPr>
          <w:ilvl w:val="3"/>
          <w:numId w:val="17"/>
        </w:numPr>
      </w:pPr>
      <w:r>
        <w:t>SAP Role management</w:t>
      </w:r>
    </w:p>
    <w:p w:rsidRPr="005F2FF6" w:rsidR="000D3A85" w:rsidP="000D3A85" w:rsidRDefault="000D3A85" w14:paraId="2C611408" w14:textId="77777777">
      <w:r>
        <w:t>Any changes on Role will be taken care by SSM. Below are the role types currently SSM is managing.</w:t>
      </w:r>
    </w:p>
    <w:p w:rsidR="000D3A85" w:rsidP="00687D6E" w:rsidRDefault="000D3A85" w14:paraId="234A4CA0" w14:textId="77777777">
      <w:pPr>
        <w:pStyle w:val="ListParagraph"/>
        <w:numPr>
          <w:ilvl w:val="0"/>
          <w:numId w:val="45"/>
        </w:numPr>
      </w:pPr>
      <w:r>
        <w:t>Application Role</w:t>
      </w:r>
    </w:p>
    <w:p w:rsidR="000D3A85" w:rsidP="00687D6E" w:rsidRDefault="000D3A85" w14:paraId="746A682B" w14:textId="77777777">
      <w:pPr>
        <w:pStyle w:val="ListParagraph"/>
        <w:numPr>
          <w:ilvl w:val="0"/>
          <w:numId w:val="45"/>
        </w:numPr>
      </w:pPr>
      <w:r>
        <w:t>Enterprise Role</w:t>
      </w:r>
    </w:p>
    <w:p w:rsidR="000D3A85" w:rsidP="00687D6E" w:rsidRDefault="000D3A85" w14:paraId="312B35DA" w14:textId="77777777">
      <w:pPr>
        <w:pStyle w:val="ListParagraph"/>
        <w:numPr>
          <w:ilvl w:val="0"/>
          <w:numId w:val="45"/>
        </w:numPr>
      </w:pPr>
      <w:r>
        <w:t xml:space="preserve">In SSM this can be requested under ARS tab -&gt; Create/Modify Role </w:t>
      </w:r>
    </w:p>
    <w:p w:rsidRPr="005F2FF6" w:rsidR="000D3A85" w:rsidP="00687D6E" w:rsidRDefault="000D3A85" w14:paraId="61BDCC54" w14:textId="77777777">
      <w:pPr>
        <w:pStyle w:val="ListParagraph"/>
        <w:numPr>
          <w:ilvl w:val="0"/>
          <w:numId w:val="45"/>
        </w:numPr>
      </w:pPr>
      <w:r>
        <w:t>Role Modification Approval workflow</w:t>
      </w:r>
    </w:p>
    <w:p w:rsidR="000D3A85" w:rsidP="00687D6E" w:rsidRDefault="000D3A85" w14:paraId="49548E14" w14:textId="77777777">
      <w:pPr>
        <w:pStyle w:val="ListParagraph"/>
        <w:numPr>
          <w:ilvl w:val="0"/>
          <w:numId w:val="46"/>
        </w:numPr>
      </w:pPr>
      <w:r>
        <w:t xml:space="preserve">It has two level approval </w:t>
      </w:r>
    </w:p>
    <w:p w:rsidR="000D3A85" w:rsidP="000D3A85" w:rsidRDefault="000D3A85" w14:paraId="4BDB6DC1" w14:textId="77777777">
      <w:pPr>
        <w:pStyle w:val="ListParagraph"/>
        <w:ind w:left="2160"/>
      </w:pPr>
      <w:r>
        <w:t>First level – User Group (Role Reviewer)</w:t>
      </w:r>
    </w:p>
    <w:p w:rsidRPr="005F488D" w:rsidR="000D3A85" w:rsidP="000D3A85" w:rsidRDefault="000D3A85" w14:paraId="3C0E72CF" w14:textId="77777777">
      <w:pPr>
        <w:pStyle w:val="ListParagraph"/>
        <w:ind w:left="1440" w:firstLine="720"/>
      </w:pPr>
      <w:r>
        <w:t>Second level – Role Owner</w:t>
      </w:r>
    </w:p>
    <w:p w:rsidR="000D3A85" w:rsidP="000D3A85" w:rsidRDefault="000D3A85" w14:paraId="1157460B" w14:textId="77777777">
      <w:pPr>
        <w:pStyle w:val="ListParagraph"/>
        <w:ind w:left="0"/>
      </w:pPr>
      <w:r w:rsidR="000D3A85">
        <w:drawing>
          <wp:inline wp14:editId="5A09B894" wp14:anchorId="5B384D76">
            <wp:extent cx="6113216" cy="3295650"/>
            <wp:effectExtent l="0" t="0" r="1905" b="0"/>
            <wp:docPr id="25" name="Picture 25" title=""/>
            <wp:cNvGraphicFramePr>
              <a:graphicFrameLocks noChangeAspect="1"/>
            </wp:cNvGraphicFramePr>
            <a:graphic>
              <a:graphicData uri="http://schemas.openxmlformats.org/drawingml/2006/picture">
                <pic:pic>
                  <pic:nvPicPr>
                    <pic:cNvPr id="0" name="Picture 25"/>
                    <pic:cNvPicPr/>
                  </pic:nvPicPr>
                  <pic:blipFill>
                    <a:blip r:embed="R38dbb664af7d4ab8">
                      <a:extLst>
                        <a:ext xmlns:a="http://schemas.openxmlformats.org/drawingml/2006/main" uri="{28A0092B-C50C-407E-A947-70E740481C1C}">
                          <a14:useLocalDpi val="0"/>
                        </a:ext>
                      </a:extLst>
                    </a:blip>
                    <a:stretch>
                      <a:fillRect/>
                    </a:stretch>
                  </pic:blipFill>
                  <pic:spPr>
                    <a:xfrm rot="0" flipH="0" flipV="0">
                      <a:off x="0" y="0"/>
                      <a:ext cx="6113216" cy="3295650"/>
                    </a:xfrm>
                    <a:prstGeom prst="rect">
                      <a:avLst/>
                    </a:prstGeom>
                  </pic:spPr>
                </pic:pic>
              </a:graphicData>
            </a:graphic>
          </wp:inline>
        </w:drawing>
      </w:r>
    </w:p>
    <w:p w:rsidR="000D3A85" w:rsidP="000D3A85" w:rsidRDefault="000D3A85" w14:paraId="5C26DB7A" w14:textId="77777777">
      <w:pPr>
        <w:pStyle w:val="ListParagraph"/>
        <w:ind w:left="0"/>
      </w:pPr>
    </w:p>
    <w:p w:rsidR="000D3A85" w:rsidP="00687D6E" w:rsidRDefault="000D3A85" w14:paraId="59BEBC19" w14:textId="77777777">
      <w:pPr>
        <w:pStyle w:val="Heading4"/>
        <w:numPr>
          <w:ilvl w:val="3"/>
          <w:numId w:val="17"/>
        </w:numPr>
      </w:pPr>
      <w:r>
        <w:t>Access Request</w:t>
      </w:r>
    </w:p>
    <w:p w:rsidR="000D3A85" w:rsidP="000D3A85" w:rsidRDefault="000D3A85" w14:paraId="0542F0B0" w14:textId="77777777">
      <w:r>
        <w:t>Under this section we are covering application/enterprise access role access request for end user</w:t>
      </w:r>
    </w:p>
    <w:p w:rsidR="000D3A85" w:rsidP="00687D6E" w:rsidRDefault="000D3A85" w14:paraId="74184F19" w14:textId="77777777">
      <w:pPr>
        <w:pStyle w:val="ListParagraph"/>
        <w:numPr>
          <w:ilvl w:val="0"/>
          <w:numId w:val="47"/>
        </w:numPr>
      </w:pPr>
      <w:r>
        <w:t>This request can be raised under ARS tab</w:t>
      </w:r>
    </w:p>
    <w:p w:rsidR="000D3A85" w:rsidP="00687D6E" w:rsidRDefault="000D3A85" w14:paraId="639F7701" w14:textId="77777777">
      <w:pPr>
        <w:pStyle w:val="ListParagraph"/>
        <w:numPr>
          <w:ilvl w:val="0"/>
          <w:numId w:val="47"/>
        </w:numPr>
      </w:pPr>
      <w:r>
        <w:t>This request is associated with GRC SOD evaluation</w:t>
      </w:r>
    </w:p>
    <w:p w:rsidRPr="00797F81" w:rsidR="000D3A85" w:rsidP="00687D6E" w:rsidRDefault="000D3A85" w14:paraId="77A54431" w14:textId="77777777">
      <w:pPr>
        <w:pStyle w:val="ListParagraph"/>
        <w:numPr>
          <w:ilvl w:val="0"/>
          <w:numId w:val="47"/>
        </w:numPr>
      </w:pPr>
      <w:r>
        <w:t xml:space="preserve">For more details please refer section </w:t>
      </w:r>
      <w:hyperlink w:history="1" w:anchor="_SAP_GRC">
        <w:r w:rsidRPr="009C67A2">
          <w:rPr>
            <w:rStyle w:val="Hyperlink"/>
          </w:rPr>
          <w:t>6.8</w:t>
        </w:r>
      </w:hyperlink>
    </w:p>
    <w:p w:rsidR="000D3A85" w:rsidP="000D3A85" w:rsidRDefault="000D3A85" w14:paraId="1A35FC0C" w14:textId="77777777">
      <w:pPr>
        <w:pStyle w:val="Heading3"/>
      </w:pPr>
      <w:bookmarkStart w:name="_Toc33292608" w:id="95"/>
      <w:r>
        <w:t>Account De-provisioning</w:t>
      </w:r>
      <w:bookmarkEnd w:id="95"/>
    </w:p>
    <w:p w:rsidR="000D3A85" w:rsidP="00687D6E" w:rsidRDefault="000D3A85" w14:paraId="24130FBC" w14:textId="05421106">
      <w:pPr>
        <w:pStyle w:val="ListParagraph"/>
        <w:numPr>
          <w:ilvl w:val="0"/>
          <w:numId w:val="21"/>
        </w:numPr>
      </w:pPr>
      <w:r w:rsidRPr="000777EF">
        <w:t>Created ‘</w:t>
      </w:r>
      <w:r>
        <w:t>Terminate SAP Account</w:t>
      </w:r>
      <w:r w:rsidRPr="000777EF">
        <w:t xml:space="preserve"> Rule’ in </w:t>
      </w:r>
      <w:r w:rsidR="00120727">
        <w:t>Saviynt</w:t>
      </w:r>
      <w:r w:rsidRPr="000777EF">
        <w:t xml:space="preserve"> </w:t>
      </w:r>
    </w:p>
    <w:p w:rsidR="000D3A85" w:rsidP="00687D6E" w:rsidRDefault="000D3A85" w14:paraId="0A4F5BB1" w14:textId="77777777">
      <w:pPr>
        <w:pStyle w:val="ListParagraph"/>
        <w:numPr>
          <w:ilvl w:val="0"/>
          <w:numId w:val="21"/>
        </w:numPr>
      </w:pPr>
      <w:r>
        <w:t>On user terminated this rule will execute which will create the deprovision task for account</w:t>
      </w:r>
    </w:p>
    <w:p w:rsidR="000D3A85" w:rsidP="00687D6E" w:rsidRDefault="000D3A85" w14:paraId="217D5837" w14:textId="77777777">
      <w:pPr>
        <w:pStyle w:val="ListParagraph"/>
        <w:numPr>
          <w:ilvl w:val="0"/>
          <w:numId w:val="21"/>
        </w:numPr>
      </w:pPr>
      <w:r>
        <w:t>After provisioning job, it will lock the account in SAP</w:t>
      </w:r>
    </w:p>
    <w:p w:rsidR="000D3A85" w:rsidP="00687D6E" w:rsidRDefault="000D3A85" w14:paraId="60ADF152" w14:textId="77777777">
      <w:pPr>
        <w:pStyle w:val="ListParagraph"/>
        <w:numPr>
          <w:ilvl w:val="0"/>
          <w:numId w:val="21"/>
        </w:numPr>
      </w:pPr>
      <w:r>
        <w:t>Terminate Account JSON</w:t>
      </w:r>
    </w:p>
    <w:tbl>
      <w:tblPr>
        <w:tblStyle w:val="TableGrid"/>
        <w:tblW w:w="0" w:type="auto"/>
        <w:tblInd w:w="720" w:type="dxa"/>
        <w:tblLook w:val="04A0" w:firstRow="1" w:lastRow="0" w:firstColumn="1" w:lastColumn="0" w:noHBand="0" w:noVBand="1"/>
      </w:tblPr>
      <w:tblGrid>
        <w:gridCol w:w="8630"/>
      </w:tblGrid>
      <w:tr w:rsidR="000D3A85" w:rsidTr="0037197C" w14:paraId="59B2182D" w14:textId="77777777">
        <w:tc>
          <w:tcPr>
            <w:tcW w:w="9350" w:type="dxa"/>
          </w:tcPr>
          <w:p w:rsidRPr="00AF13CF" w:rsidR="000D3A85" w:rsidP="0037197C" w:rsidRDefault="000D3A85" w14:paraId="0C0FD19A" w14:textId="77777777">
            <w:pPr>
              <w:pStyle w:val="ListParagraph"/>
            </w:pPr>
            <w:r w:rsidRPr="00AF13CF">
              <w:t>{ENDDATE}</w:t>
            </w:r>
          </w:p>
          <w:p w:rsidR="000D3A85" w:rsidP="0037197C" w:rsidRDefault="000D3A85" w14:paraId="55E8A941" w14:textId="77777777">
            <w:pPr>
              <w:ind w:left="360"/>
            </w:pPr>
          </w:p>
        </w:tc>
      </w:tr>
    </w:tbl>
    <w:p w:rsidR="000D3A85" w:rsidP="000D3A85" w:rsidRDefault="000D3A85" w14:paraId="20564FF7" w14:textId="77777777"/>
    <w:p w:rsidR="000D3A85" w:rsidP="000D3A85" w:rsidRDefault="000D3A85" w14:paraId="2A467380" w14:textId="77777777"/>
    <w:p w:rsidR="000D3A85" w:rsidP="000D3A85" w:rsidRDefault="000D3A85" w14:paraId="6BC9B4E3" w14:textId="77777777"/>
    <w:p w:rsidR="000D3A85" w:rsidP="000D3A85" w:rsidRDefault="000D3A85" w14:paraId="342D5BEE" w14:textId="77777777">
      <w:pPr>
        <w:pStyle w:val="Heading3"/>
      </w:pPr>
      <w:bookmarkStart w:name="_Toc33292609" w:id="96"/>
      <w:r w:rsidRPr="00A65321">
        <w:lastRenderedPageBreak/>
        <w:t>Account Re-Hire</w:t>
      </w:r>
      <w:bookmarkEnd w:id="96"/>
    </w:p>
    <w:p w:rsidR="000D3A85" w:rsidP="00687D6E" w:rsidRDefault="000D3A85" w14:paraId="4B2C8FDA" w14:textId="0A5E4B07">
      <w:pPr>
        <w:pStyle w:val="ListParagraph"/>
        <w:numPr>
          <w:ilvl w:val="0"/>
          <w:numId w:val="21"/>
        </w:numPr>
      </w:pPr>
      <w:r w:rsidRPr="000777EF">
        <w:t>Created ‘</w:t>
      </w:r>
      <w:r>
        <w:t>Re-hire SAP Account</w:t>
      </w:r>
      <w:r w:rsidRPr="000777EF">
        <w:t xml:space="preserve"> Rule’ in </w:t>
      </w:r>
      <w:r w:rsidR="00120727">
        <w:t>Saviynt</w:t>
      </w:r>
      <w:r w:rsidRPr="000777EF">
        <w:t xml:space="preserve"> </w:t>
      </w:r>
    </w:p>
    <w:p w:rsidR="000D3A85" w:rsidP="00687D6E" w:rsidRDefault="000D3A85" w14:paraId="07978899" w14:textId="77777777">
      <w:pPr>
        <w:pStyle w:val="ListParagraph"/>
        <w:numPr>
          <w:ilvl w:val="0"/>
          <w:numId w:val="21"/>
        </w:numPr>
      </w:pPr>
      <w:r>
        <w:t>On user re-hire this rule will execute which will create the deprovision task for account</w:t>
      </w:r>
    </w:p>
    <w:p w:rsidR="000D3A85" w:rsidP="00687D6E" w:rsidRDefault="000D3A85" w14:paraId="5B60065C" w14:textId="77777777">
      <w:pPr>
        <w:pStyle w:val="ListParagraph"/>
        <w:numPr>
          <w:ilvl w:val="0"/>
          <w:numId w:val="21"/>
        </w:numPr>
      </w:pPr>
      <w:r>
        <w:t>After provisioning job, it will activate the account in MGD</w:t>
      </w:r>
    </w:p>
    <w:p w:rsidR="000D3A85" w:rsidP="00687D6E" w:rsidRDefault="000D3A85" w14:paraId="0DE0DAC8" w14:textId="77777777">
      <w:pPr>
        <w:pStyle w:val="ListParagraph"/>
        <w:numPr>
          <w:ilvl w:val="0"/>
          <w:numId w:val="21"/>
        </w:numPr>
      </w:pPr>
      <w:r>
        <w:t>Re-hire Account JSON</w:t>
      </w:r>
    </w:p>
    <w:p w:rsidR="000D3A85" w:rsidP="000D3A85" w:rsidRDefault="000D3A85" w14:paraId="0635D897" w14:textId="77777777">
      <w:pPr>
        <w:pStyle w:val="ListParagraph"/>
      </w:pP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40"/>
      </w:tblGrid>
      <w:tr w:rsidR="000D3A85" w:rsidTr="006E2A9E" w14:paraId="3DD9651B" w14:textId="77777777">
        <w:tc>
          <w:tcPr>
            <w:tcW w:w="9350" w:type="dxa"/>
          </w:tcPr>
          <w:p w:rsidRPr="00AF13CF" w:rsidR="000D3A85" w:rsidP="0037197C" w:rsidRDefault="000D3A85" w14:paraId="5AC2D998" w14:textId="77777777">
            <w:pPr>
              <w:pStyle w:val="ListParagraph"/>
            </w:pPr>
            <w:r w:rsidRPr="00AF13CF">
              <w:t>{</w:t>
            </w:r>
          </w:p>
          <w:p w:rsidRPr="00AF13CF" w:rsidR="000D3A85" w:rsidP="0037197C" w:rsidRDefault="000D3A85" w14:paraId="002273AA" w14:textId="77777777">
            <w:pPr>
              <w:pStyle w:val="ListParagraph"/>
            </w:pPr>
            <w:r w:rsidRPr="00AF13CF">
              <w:tab/>
            </w:r>
            <w:r w:rsidRPr="00AF13CF">
              <w:t>"ADDRESS": {</w:t>
            </w:r>
          </w:p>
          <w:p w:rsidRPr="00AF13CF" w:rsidR="000D3A85" w:rsidP="0037197C" w:rsidRDefault="000D3A85" w14:paraId="44BBF342" w14:textId="77777777">
            <w:pPr>
              <w:pStyle w:val="ListParagraph"/>
            </w:pPr>
            <w:r w:rsidRPr="00AF13CF">
              <w:tab/>
            </w:r>
            <w:r w:rsidRPr="00AF13CF">
              <w:tab/>
            </w:r>
            <w:r w:rsidRPr="00AF13CF">
              <w:t>"LASTNAME": "${user.lastname}",</w:t>
            </w:r>
          </w:p>
          <w:p w:rsidRPr="00AF13CF" w:rsidR="000D3A85" w:rsidP="0037197C" w:rsidRDefault="000D3A85" w14:paraId="79701526" w14:textId="77777777">
            <w:pPr>
              <w:pStyle w:val="ListParagraph"/>
            </w:pPr>
            <w:r w:rsidRPr="00AF13CF">
              <w:tab/>
            </w:r>
            <w:r w:rsidRPr="00AF13CF">
              <w:tab/>
            </w:r>
            <w:r w:rsidRPr="00AF13CF">
              <w:t>"FIRSTNAME": "${user.firstname}",</w:t>
            </w:r>
          </w:p>
          <w:p w:rsidRPr="00AF13CF" w:rsidR="000D3A85" w:rsidP="0037197C" w:rsidRDefault="000D3A85" w14:paraId="5BE849CA" w14:textId="77777777">
            <w:pPr>
              <w:pStyle w:val="ListParagraph"/>
            </w:pPr>
            <w:r w:rsidRPr="00AF13CF">
              <w:tab/>
            </w:r>
            <w:r w:rsidRPr="00AF13CF">
              <w:tab/>
            </w:r>
            <w:r w:rsidRPr="00AF13CF">
              <w:t>"E_MAIL": "${user.email}",</w:t>
            </w:r>
          </w:p>
          <w:p w:rsidRPr="00AF13CF" w:rsidR="000D3A85" w:rsidP="0037197C" w:rsidRDefault="000D3A85" w14:paraId="7963B54D" w14:textId="77777777">
            <w:pPr>
              <w:pStyle w:val="ListParagraph"/>
            </w:pPr>
            <w:r w:rsidRPr="00AF13CF">
              <w:tab/>
            </w:r>
            <w:r w:rsidRPr="00AF13CF">
              <w:tab/>
            </w:r>
            <w:r w:rsidRPr="00AF13CF">
              <w:t>"DEPARTMENT": "${if(user.departmentname !=null){user.departmentname} else {''}}",</w:t>
            </w:r>
          </w:p>
          <w:p w:rsidRPr="00AF13CF" w:rsidR="000D3A85" w:rsidP="0037197C" w:rsidRDefault="000D3A85" w14:paraId="012F52E6" w14:textId="77777777">
            <w:pPr>
              <w:pStyle w:val="ListParagraph"/>
            </w:pPr>
            <w:r w:rsidRPr="00AF13CF">
              <w:tab/>
            </w:r>
            <w:r w:rsidRPr="00AF13CF">
              <w:tab/>
            </w:r>
            <w:r w:rsidRPr="00AF13CF">
              <w:t>"NAMCOUNTRY": "${if(user.country !=null){user.country} else {''}}",</w:t>
            </w:r>
          </w:p>
          <w:p w:rsidRPr="00AF13CF" w:rsidR="000D3A85" w:rsidP="0037197C" w:rsidRDefault="000D3A85" w14:paraId="0F8BE1DA" w14:textId="77777777">
            <w:pPr>
              <w:pStyle w:val="ListParagraph"/>
            </w:pPr>
            <w:r w:rsidRPr="00AF13CF">
              <w:tab/>
            </w:r>
            <w:r w:rsidRPr="00AF13CF">
              <w:tab/>
            </w:r>
            <w:r w:rsidRPr="00AF13CF">
              <w:t>"COMM_TYPE": "INT",</w:t>
            </w:r>
          </w:p>
          <w:p w:rsidRPr="00AF13CF" w:rsidR="000D3A85" w:rsidP="0037197C" w:rsidRDefault="000D3A85" w14:paraId="046426B1" w14:textId="77777777">
            <w:pPr>
              <w:pStyle w:val="ListParagraph"/>
            </w:pPr>
            <w:r w:rsidRPr="00AF13CF">
              <w:tab/>
            </w:r>
            <w:r w:rsidRPr="00AF13CF">
              <w:tab/>
            </w:r>
            <w:r w:rsidRPr="00AF13CF">
              <w:t>"TEL1_NUMBR": "${if(user.phonenumber !=null){user.phonenumber} else {''}}",</w:t>
            </w:r>
          </w:p>
          <w:p w:rsidRPr="00AF13CF" w:rsidR="000D3A85" w:rsidP="0037197C" w:rsidRDefault="000D3A85" w14:paraId="112CFFA6" w14:textId="77777777">
            <w:pPr>
              <w:pStyle w:val="ListParagraph"/>
            </w:pPr>
            <w:r w:rsidRPr="00AF13CF">
              <w:tab/>
            </w:r>
            <w:r w:rsidRPr="00AF13CF">
              <w:tab/>
            </w:r>
            <w:r w:rsidRPr="00AF13CF">
              <w:t>"TEL1_EXT": "${if(user.customproperty25 !=null){user.customproperty25} else {''}}",</w:t>
            </w:r>
          </w:p>
          <w:p w:rsidRPr="00AF13CF" w:rsidR="000D3A85" w:rsidP="0037197C" w:rsidRDefault="000D3A85" w14:paraId="06584D00" w14:textId="77777777">
            <w:pPr>
              <w:pStyle w:val="ListParagraph"/>
            </w:pPr>
            <w:r w:rsidRPr="00AF13CF">
              <w:tab/>
            </w:r>
            <w:r w:rsidRPr="00AF13CF">
              <w:tab/>
            </w:r>
            <w:r w:rsidRPr="00AF13CF">
              <w:t>"ROOM_NO_P": "${if(user.customproperty26 !=null){user.customproperty26} else {''}}"</w:t>
            </w:r>
          </w:p>
          <w:p w:rsidRPr="00AF13CF" w:rsidR="000D3A85" w:rsidP="0037197C" w:rsidRDefault="000D3A85" w14:paraId="048EB1FD" w14:textId="77777777">
            <w:pPr>
              <w:pStyle w:val="ListParagraph"/>
            </w:pPr>
            <w:r w:rsidRPr="00AF13CF">
              <w:tab/>
            </w:r>
            <w:r w:rsidRPr="00AF13CF">
              <w:t>},</w:t>
            </w:r>
          </w:p>
          <w:p w:rsidRPr="00AF13CF" w:rsidR="000D3A85" w:rsidP="0037197C" w:rsidRDefault="000D3A85" w14:paraId="714EDC7C" w14:textId="77777777">
            <w:pPr>
              <w:pStyle w:val="ListParagraph"/>
            </w:pPr>
            <w:r w:rsidRPr="00AF13CF">
              <w:tab/>
            </w:r>
            <w:r w:rsidRPr="00AF13CF">
              <w:t>"LOGONDATA": {</w:t>
            </w:r>
          </w:p>
          <w:p w:rsidRPr="00AF13CF" w:rsidR="000D3A85" w:rsidP="0037197C" w:rsidRDefault="000D3A85" w14:paraId="796D71A0" w14:textId="77777777">
            <w:pPr>
              <w:pStyle w:val="ListParagraph"/>
            </w:pPr>
            <w:r w:rsidRPr="00AF13CF">
              <w:tab/>
            </w:r>
            <w:r w:rsidRPr="00AF13CF">
              <w:tab/>
            </w:r>
            <w:r w:rsidRPr="00AF13CF">
              <w:t>"USTYP": "A",</w:t>
            </w:r>
          </w:p>
          <w:p w:rsidRPr="00AF13CF" w:rsidR="000D3A85" w:rsidP="0037197C" w:rsidRDefault="000D3A85" w14:paraId="76ACF0FF" w14:textId="77777777">
            <w:pPr>
              <w:pStyle w:val="ListParagraph"/>
            </w:pPr>
            <w:r w:rsidRPr="00AF13CF">
              <w:tab/>
            </w:r>
            <w:r w:rsidRPr="00AF13CF">
              <w:tab/>
            </w:r>
            <w:r w:rsidRPr="00AF13CF">
              <w:t>"GLTGB": "99991231",</w:t>
            </w:r>
          </w:p>
          <w:p w:rsidRPr="00AF13CF" w:rsidR="000D3A85" w:rsidP="0037197C" w:rsidRDefault="000D3A85" w14:paraId="63A659CD" w14:textId="77777777">
            <w:pPr>
              <w:pStyle w:val="ListParagraph"/>
            </w:pPr>
            <w:r w:rsidRPr="00AF13CF">
              <w:tab/>
            </w:r>
            <w:r w:rsidRPr="00AF13CF">
              <w:tab/>
            </w:r>
            <w:r w:rsidRPr="00AF13CF">
              <w:t>"GLTGV": "${if(user.startdate!=null){new java.text.SimpleDateFormat('yyyyMMdd').format(user.startdate)}else {new java.text.SimpleDateFormat('yyyyMMdd').format(new Date())}}",</w:t>
            </w:r>
          </w:p>
          <w:p w:rsidRPr="00AF13CF" w:rsidR="000D3A85" w:rsidP="0037197C" w:rsidRDefault="000D3A85" w14:paraId="7FCFEE5A" w14:textId="77777777">
            <w:pPr>
              <w:pStyle w:val="ListParagraph"/>
            </w:pPr>
            <w:r w:rsidRPr="00AF13CF">
              <w:tab/>
            </w:r>
            <w:r w:rsidRPr="00AF13CF">
              <w:tab/>
            </w:r>
            <w:r w:rsidRPr="00AF13CF">
              <w:t>"TZONE": "EST",</w:t>
            </w:r>
          </w:p>
          <w:p w:rsidRPr="00AF13CF" w:rsidR="000D3A85" w:rsidP="0037197C" w:rsidRDefault="000D3A85" w14:paraId="66F7ED93" w14:textId="77777777">
            <w:pPr>
              <w:pStyle w:val="ListParagraph"/>
            </w:pPr>
            <w:r w:rsidRPr="00AF13CF">
              <w:tab/>
            </w:r>
            <w:r w:rsidRPr="00AF13CF">
              <w:tab/>
            </w:r>
            <w:r w:rsidRPr="00AF13CF">
              <w:t>"CLASS": "END_USER"</w:t>
            </w:r>
          </w:p>
          <w:p w:rsidRPr="00AF13CF" w:rsidR="000D3A85" w:rsidP="0037197C" w:rsidRDefault="000D3A85" w14:paraId="50621C68" w14:textId="77777777">
            <w:pPr>
              <w:pStyle w:val="ListParagraph"/>
            </w:pPr>
            <w:r w:rsidRPr="00AF13CF">
              <w:tab/>
            </w:r>
            <w:r w:rsidRPr="00AF13CF">
              <w:t>},</w:t>
            </w:r>
          </w:p>
          <w:p w:rsidRPr="00AF13CF" w:rsidR="000D3A85" w:rsidP="0037197C" w:rsidRDefault="000D3A85" w14:paraId="5EE8B339" w14:textId="77777777">
            <w:pPr>
              <w:pStyle w:val="ListParagraph"/>
            </w:pPr>
            <w:r w:rsidRPr="00AF13CF">
              <w:tab/>
            </w:r>
            <w:r w:rsidRPr="00AF13CF">
              <w:t>"PASSWORD": {</w:t>
            </w:r>
          </w:p>
          <w:p w:rsidRPr="00AF13CF" w:rsidR="000D3A85" w:rsidP="0037197C" w:rsidRDefault="000D3A85" w14:paraId="20306BB3" w14:textId="77777777">
            <w:pPr>
              <w:pStyle w:val="ListParagraph"/>
            </w:pPr>
            <w:r w:rsidRPr="00AF13CF">
              <w:tab/>
            </w:r>
            <w:r w:rsidRPr="00AF13CF">
              <w:tab/>
            </w:r>
            <w:r w:rsidRPr="00AF13CF">
              <w:t>"BAPIPWD": "${if(user.customproperty2 !=null){'Wel_2M$'+user.customproperty2}}"</w:t>
            </w:r>
          </w:p>
          <w:p w:rsidRPr="00AF13CF" w:rsidR="000D3A85" w:rsidP="0037197C" w:rsidRDefault="000D3A85" w14:paraId="7CA06B45" w14:textId="77777777">
            <w:pPr>
              <w:pStyle w:val="ListParagraph"/>
            </w:pPr>
            <w:r w:rsidRPr="00AF13CF">
              <w:tab/>
            </w:r>
            <w:r w:rsidRPr="00AF13CF">
              <w:t>},</w:t>
            </w:r>
          </w:p>
          <w:p w:rsidRPr="00AF13CF" w:rsidR="000D3A85" w:rsidP="0037197C" w:rsidRDefault="000D3A85" w14:paraId="31402D94" w14:textId="77777777">
            <w:pPr>
              <w:pStyle w:val="ListParagraph"/>
            </w:pPr>
            <w:r w:rsidRPr="00AF13CF">
              <w:tab/>
            </w:r>
            <w:r w:rsidRPr="00AF13CF">
              <w:t>"UCLASSX": {</w:t>
            </w:r>
          </w:p>
          <w:p w:rsidRPr="00AF13CF" w:rsidR="000D3A85" w:rsidP="0037197C" w:rsidRDefault="000D3A85" w14:paraId="062155D2" w14:textId="77777777">
            <w:pPr>
              <w:pStyle w:val="ListParagraph"/>
            </w:pPr>
            <w:r w:rsidRPr="00AF13CF">
              <w:tab/>
            </w:r>
            <w:r w:rsidRPr="00AF13CF">
              <w:tab/>
            </w:r>
            <w:r w:rsidRPr="00AF13CF">
              <w:t>"UCLASS": "X"</w:t>
            </w:r>
          </w:p>
          <w:p w:rsidRPr="00AF13CF" w:rsidR="000D3A85" w:rsidP="0037197C" w:rsidRDefault="000D3A85" w14:paraId="47E5FE9A" w14:textId="77777777">
            <w:pPr>
              <w:pStyle w:val="ListParagraph"/>
            </w:pPr>
            <w:r w:rsidRPr="00AF13CF">
              <w:tab/>
            </w:r>
            <w:r w:rsidRPr="00AF13CF">
              <w:t>}</w:t>
            </w:r>
          </w:p>
          <w:p w:rsidRPr="00AF13CF" w:rsidR="000D3A85" w:rsidP="0037197C" w:rsidRDefault="000D3A85" w14:paraId="5D654551" w14:textId="77777777">
            <w:pPr>
              <w:pStyle w:val="ListParagraph"/>
            </w:pPr>
            <w:r w:rsidRPr="00AF13CF">
              <w:tab/>
            </w:r>
          </w:p>
          <w:p w:rsidR="000D3A85" w:rsidP="0037197C" w:rsidRDefault="000D3A85" w14:paraId="1121196F" w14:textId="77777777">
            <w:pPr>
              <w:pStyle w:val="ListParagraph"/>
              <w:ind w:left="0"/>
            </w:pPr>
            <w:r w:rsidRPr="00AF13CF">
              <w:t>}</w:t>
            </w:r>
          </w:p>
        </w:tc>
      </w:tr>
    </w:tbl>
    <w:p w:rsidRPr="003A683B" w:rsidR="000D3A85" w:rsidP="000D3A85" w:rsidRDefault="000D3A85" w14:paraId="580895F9" w14:textId="77777777"/>
    <w:p w:rsidR="000D3A85" w:rsidP="000D3A85" w:rsidRDefault="000D3A85" w14:paraId="5C6E5124" w14:textId="77777777">
      <w:pPr>
        <w:pStyle w:val="Heading3"/>
      </w:pPr>
      <w:bookmarkStart w:name="_Toc33292610" w:id="97"/>
      <w:r>
        <w:lastRenderedPageBreak/>
        <w:t>Account Target recon</w:t>
      </w:r>
      <w:bookmarkEnd w:id="97"/>
    </w:p>
    <w:p w:rsidR="000D3A85" w:rsidP="00687D6E" w:rsidRDefault="000D3A85" w14:paraId="0F2BAA32" w14:textId="77777777">
      <w:pPr>
        <w:pStyle w:val="ListParagraph"/>
        <w:numPr>
          <w:ilvl w:val="0"/>
          <w:numId w:val="22"/>
        </w:numPr>
      </w:pPr>
      <w:r>
        <w:t>Created Target recon job to import data from below SAP tables</w:t>
      </w:r>
    </w:p>
    <w:p w:rsidR="000D3A85" w:rsidP="00687D6E" w:rsidRDefault="000D3A85" w14:paraId="192D0B05" w14:textId="77777777">
      <w:pPr>
        <w:pStyle w:val="ListParagraph"/>
        <w:numPr>
          <w:ilvl w:val="0"/>
          <w:numId w:val="22"/>
        </w:numPr>
      </w:pPr>
      <w:r>
        <w:t xml:space="preserve">Job – </w:t>
      </w:r>
      <w:r w:rsidRPr="00EE4F04">
        <w:t>SAP</w:t>
      </w:r>
      <w:r>
        <w:t>MGD</w:t>
      </w:r>
      <w:r w:rsidRPr="00EE4F04">
        <w:t>IMPORT</w:t>
      </w:r>
    </w:p>
    <w:p w:rsidR="000D3A85" w:rsidP="00687D6E" w:rsidRDefault="000D3A85" w14:paraId="700C83E6" w14:textId="77777777">
      <w:pPr>
        <w:pStyle w:val="ListParagraph"/>
        <w:numPr>
          <w:ilvl w:val="0"/>
          <w:numId w:val="22"/>
        </w:numPr>
      </w:pPr>
      <w:r>
        <w:t xml:space="preserve">Tables - </w:t>
      </w:r>
      <w:r w:rsidRPr="00EE4F04">
        <w:t>USR02,</w:t>
      </w:r>
      <w:r>
        <w:t xml:space="preserve"> </w:t>
      </w:r>
      <w:r w:rsidRPr="00EE4F04">
        <w:t>AGR_TEXTS,</w:t>
      </w:r>
      <w:r>
        <w:t xml:space="preserve"> </w:t>
      </w:r>
      <w:r w:rsidRPr="00EE4F04">
        <w:t>AGR_USERS</w:t>
      </w:r>
    </w:p>
    <w:p w:rsidR="000D3A85" w:rsidP="00687D6E" w:rsidRDefault="000D3A85" w14:paraId="7793DD23" w14:textId="77777777">
      <w:pPr>
        <w:pStyle w:val="Heading4"/>
        <w:numPr>
          <w:ilvl w:val="3"/>
          <w:numId w:val="17"/>
        </w:numPr>
      </w:pPr>
      <w:r>
        <w:t>Correlation link</w:t>
      </w:r>
    </w:p>
    <w:p w:rsidR="000D3A85" w:rsidP="000D3A85" w:rsidRDefault="000D3A85" w14:paraId="7E978E95" w14:textId="77777777">
      <w:r>
        <w:rPr>
          <w:noProof/>
        </w:rPr>
        <mc:AlternateContent>
          <mc:Choice Requires="wps">
            <w:drawing>
              <wp:anchor distT="0" distB="0" distL="114300" distR="114300" simplePos="0" relativeHeight="251658253" behindDoc="0" locked="0" layoutInCell="1" allowOverlap="1" wp14:anchorId="2134C627" wp14:editId="00A27DFE">
                <wp:simplePos x="0" y="0"/>
                <wp:positionH relativeFrom="column">
                  <wp:posOffset>1996440</wp:posOffset>
                </wp:positionH>
                <wp:positionV relativeFrom="paragraph">
                  <wp:posOffset>112395</wp:posOffset>
                </wp:positionV>
                <wp:extent cx="441960" cy="0"/>
                <wp:effectExtent l="38100" t="76200" r="15240" b="95250"/>
                <wp:wrapNone/>
                <wp:docPr id="4" name="Straight Arrow Connector 4"/>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24B94449">
              <v:shape id="Straight Arrow Connector 4" style="position:absolute;margin-left:157.2pt;margin-top:8.85pt;width:34.8pt;height:0;z-index:251664398;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" w14:anchorId="29D4E97D">
                <v:stroke startarrow="block" endarrow="block"/>
              </v:shape>
            </w:pict>
          </mc:Fallback>
        </mc:AlternateContent>
      </w:r>
      <w:r>
        <w:t>Customproperty6(SAP Account ID)                   AccountName</w:t>
      </w:r>
    </w:p>
    <w:p w:rsidR="000D3A85" w:rsidP="000D3A85" w:rsidRDefault="000D3A85" w14:paraId="1745E889" w14:textId="77777777">
      <w:pPr>
        <w:pStyle w:val="Heading2"/>
      </w:pPr>
      <w:bookmarkStart w:name="_Toc33292611" w:id="98"/>
      <w:r>
        <w:t>SAP SRD</w:t>
      </w:r>
      <w:bookmarkEnd w:id="98"/>
    </w:p>
    <w:p w:rsidR="000D3A85" w:rsidP="000D3A85" w:rsidRDefault="000D3A85" w14:paraId="6FF693BA" w14:textId="77777777">
      <w:r>
        <w:t>MPC has SAP SRD as of one of the target system. In this application SSM will provision all Employee to the SRD along with access roles.</w:t>
      </w:r>
    </w:p>
    <w:p w:rsidRPr="005F2FF6" w:rsidR="000D3A85" w:rsidP="000D3A85" w:rsidRDefault="000D3A85" w14:paraId="618E3D1B" w14:textId="77777777">
      <w:r>
        <w:t>SSM uses the Out of the box SAP connector to perform all the joiner/Mover/Leaver use cases.</w:t>
      </w:r>
    </w:p>
    <w:p w:rsidR="000D3A85" w:rsidP="000D3A85" w:rsidRDefault="000D3A85" w14:paraId="28CB1C70" w14:textId="77777777">
      <w:pPr>
        <w:pStyle w:val="Heading3"/>
      </w:pPr>
      <w:bookmarkStart w:name="_Toc33292612" w:id="99"/>
      <w:r>
        <w:t>Integration Design</w:t>
      </w:r>
      <w:bookmarkEnd w:id="99"/>
    </w:p>
    <w:p w:rsidR="000D3A85" w:rsidP="000D3A85" w:rsidRDefault="000D3A85" w14:paraId="130EB02F" w14:textId="77777777"/>
    <w:p w:rsidRPr="007D1ACD" w:rsidR="000D3A85" w:rsidP="000D3A85" w:rsidRDefault="000D3A85" w14:paraId="3589B718" w14:textId="77777777">
      <w:r w:rsidR="000D3A85">
        <w:drawing>
          <wp:inline wp14:editId="69BF96EC" wp14:anchorId="74C8391C">
            <wp:extent cx="5943600" cy="2125345"/>
            <wp:effectExtent l="0" t="0" r="0" b="8255"/>
            <wp:docPr id="1558205370" name="Picture 6" title=""/>
            <wp:cNvGraphicFramePr>
              <a:graphicFrameLocks noChangeAspect="1"/>
            </wp:cNvGraphicFramePr>
            <a:graphic>
              <a:graphicData uri="http://schemas.openxmlformats.org/drawingml/2006/picture">
                <pic:pic>
                  <pic:nvPicPr>
                    <pic:cNvPr id="0" name="Picture 6"/>
                    <pic:cNvPicPr/>
                  </pic:nvPicPr>
                  <pic:blipFill>
                    <a:blip r:embed="R8b0fcba99a94496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125345"/>
                    </a:xfrm>
                    <a:prstGeom prst="rect">
                      <a:avLst/>
                    </a:prstGeom>
                  </pic:spPr>
                </pic:pic>
              </a:graphicData>
            </a:graphic>
          </wp:inline>
        </w:drawing>
      </w:r>
    </w:p>
    <w:p w:rsidR="000D3A85" w:rsidP="000D3A85" w:rsidRDefault="000D3A85" w14:paraId="7F41DA26" w14:textId="77777777">
      <w:pPr>
        <w:pStyle w:val="Heading3"/>
      </w:pPr>
      <w:bookmarkStart w:name="_Toc33292613" w:id="100"/>
      <w:r>
        <w:t>Connection Details</w:t>
      </w:r>
      <w:bookmarkEnd w:id="100"/>
    </w:p>
    <w:p w:rsidRPr="00AF13CF" w:rsidR="000D3A85" w:rsidP="000D3A85" w:rsidRDefault="000D3A85" w14:paraId="1C5ADA1E" w14:textId="77777777">
      <w:r w:rsidRPr="0079677A">
        <w:t>Following are the connection parameters configured</w:t>
      </w:r>
      <w:r>
        <w:t xml:space="preserve"> in SSM</w:t>
      </w:r>
    </w:p>
    <w:tbl>
      <w:tblPr>
        <w:tblW w:w="6115" w:type="dxa"/>
        <w:tblInd w:w="13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55"/>
        <w:gridCol w:w="3060"/>
      </w:tblGrid>
      <w:tr w:rsidR="000D3A85" w:rsidTr="00096B78" w14:paraId="26A84EC4" w14:textId="77777777">
        <w:tc>
          <w:tcPr>
            <w:tcW w:w="3055" w:type="dxa"/>
            <w:shd w:val="clear" w:color="auto" w:fill="FF0066"/>
          </w:tcPr>
          <w:p w:rsidRPr="003A5A84" w:rsidR="000D3A85" w:rsidP="0037197C" w:rsidRDefault="000D3A85" w14:paraId="646E838B" w14:textId="77777777">
            <w:pPr>
              <w:jc w:val="center"/>
              <w:rPr>
                <w:color w:val="FFFFFF" w:themeColor="background1"/>
              </w:rPr>
            </w:pPr>
            <w:r w:rsidRPr="003A5A84">
              <w:rPr>
                <w:color w:val="FFFFFF" w:themeColor="background1"/>
              </w:rPr>
              <w:t>Connection Properties</w:t>
            </w:r>
          </w:p>
        </w:tc>
        <w:tc>
          <w:tcPr>
            <w:tcW w:w="3060" w:type="dxa"/>
            <w:shd w:val="clear" w:color="auto" w:fill="FF0066"/>
          </w:tcPr>
          <w:p w:rsidRPr="0023638B" w:rsidR="000D3A85" w:rsidP="0037197C" w:rsidRDefault="000D3A85" w14:paraId="7EB952BE" w14:textId="77777777">
            <w:pPr>
              <w:tabs>
                <w:tab w:val="center" w:pos="2215"/>
              </w:tabs>
              <w:jc w:val="center"/>
              <w:rPr>
                <w:color w:val="FF0000"/>
              </w:rPr>
            </w:pPr>
            <w:r w:rsidRPr="003A5A84">
              <w:rPr>
                <w:color w:val="FFFFFF" w:themeColor="background1"/>
              </w:rPr>
              <w:t>Value</w:t>
            </w:r>
          </w:p>
        </w:tc>
      </w:tr>
    </w:tbl>
    <w:tbl>
      <w:tblPr>
        <w:tblStyle w:val="TableGrid"/>
        <w:tblW w:w="0" w:type="auto"/>
        <w:tblInd w:w="1327" w:type="dxa"/>
        <w:tblLook w:val="04A0" w:firstRow="1" w:lastRow="0" w:firstColumn="1" w:lastColumn="0" w:noHBand="0" w:noVBand="1"/>
      </w:tblPr>
      <w:tblGrid>
        <w:gridCol w:w="3055"/>
        <w:gridCol w:w="3060"/>
      </w:tblGrid>
      <w:tr w:rsidR="000D3A85" w:rsidTr="00096B78" w14:paraId="16F884DA" w14:textId="77777777">
        <w:tc>
          <w:tcPr>
            <w:tcW w:w="3055" w:type="dxa"/>
            <w:vAlign w:val="bottom"/>
          </w:tcPr>
          <w:p w:rsidR="000D3A85" w:rsidP="0037197C" w:rsidRDefault="000D3A85" w14:paraId="21E285E7" w14:textId="77777777">
            <w:r>
              <w:rPr>
                <w:rFonts w:ascii="Arial" w:hAnsi="Arial" w:cs="Arial"/>
                <w:color w:val="000000"/>
                <w:sz w:val="20"/>
                <w:szCs w:val="20"/>
              </w:rPr>
              <w:t>URL</w:t>
            </w:r>
          </w:p>
        </w:tc>
        <w:tc>
          <w:tcPr>
            <w:tcW w:w="3060" w:type="dxa"/>
            <w:vAlign w:val="bottom"/>
          </w:tcPr>
          <w:p w:rsidR="000D3A85" w:rsidP="0037197C" w:rsidRDefault="000D3A85" w14:paraId="0A37BA73" w14:textId="77777777">
            <w:r w:rsidRPr="009E36CD">
              <w:rPr>
                <w:rFonts w:ascii="Calibri" w:hAnsi="Calibri" w:cs="Calibri"/>
                <w:color w:val="000000"/>
              </w:rPr>
              <w:t>sapsrd.mgroupnet.com</w:t>
            </w:r>
          </w:p>
        </w:tc>
      </w:tr>
      <w:tr w:rsidR="000D3A85" w:rsidTr="00096B78" w14:paraId="20E4939B" w14:textId="77777777">
        <w:tc>
          <w:tcPr>
            <w:tcW w:w="3055" w:type="dxa"/>
            <w:vAlign w:val="bottom"/>
          </w:tcPr>
          <w:p w:rsidR="000D3A85" w:rsidP="0037197C" w:rsidRDefault="000D3A85" w14:paraId="570D6614" w14:textId="77777777">
            <w:r>
              <w:rPr>
                <w:rFonts w:ascii="Arial" w:hAnsi="Arial" w:cs="Arial"/>
                <w:color w:val="000000"/>
                <w:sz w:val="20"/>
                <w:szCs w:val="20"/>
              </w:rPr>
              <w:t>Username</w:t>
            </w:r>
          </w:p>
        </w:tc>
        <w:tc>
          <w:tcPr>
            <w:tcW w:w="3060" w:type="dxa"/>
            <w:vAlign w:val="bottom"/>
          </w:tcPr>
          <w:p w:rsidR="000D3A85" w:rsidP="0037197C" w:rsidRDefault="000D3A85" w14:paraId="3811E0A9" w14:textId="77777777">
            <w:r w:rsidRPr="001D3373">
              <w:t>IAM_SAP_D</w:t>
            </w:r>
          </w:p>
        </w:tc>
      </w:tr>
      <w:tr w:rsidR="000D3A85" w:rsidTr="00096B78" w14:paraId="59C57F28" w14:textId="77777777">
        <w:tc>
          <w:tcPr>
            <w:tcW w:w="3055" w:type="dxa"/>
            <w:vAlign w:val="bottom"/>
          </w:tcPr>
          <w:p w:rsidR="000D3A85" w:rsidP="0037197C" w:rsidRDefault="000D3A85" w14:paraId="7BFF5D79" w14:textId="77777777">
            <w:r>
              <w:rPr>
                <w:rFonts w:ascii="Arial" w:hAnsi="Arial" w:cs="Arial"/>
                <w:color w:val="000000"/>
                <w:sz w:val="20"/>
                <w:szCs w:val="20"/>
              </w:rPr>
              <w:t>Group</w:t>
            </w:r>
          </w:p>
        </w:tc>
        <w:tc>
          <w:tcPr>
            <w:tcW w:w="3060" w:type="dxa"/>
            <w:vAlign w:val="bottom"/>
          </w:tcPr>
          <w:p w:rsidR="000D3A85" w:rsidP="0037197C" w:rsidRDefault="000D3A85" w14:paraId="0EB1E5B1" w14:textId="77777777">
            <w:r w:rsidRPr="001D3373">
              <w:t>IDM_RFC</w:t>
            </w:r>
          </w:p>
        </w:tc>
      </w:tr>
      <w:tr w:rsidR="000D3A85" w:rsidTr="00096B78" w14:paraId="298E00A4" w14:textId="77777777">
        <w:tc>
          <w:tcPr>
            <w:tcW w:w="3055" w:type="dxa"/>
            <w:vAlign w:val="bottom"/>
          </w:tcPr>
          <w:p w:rsidR="000D3A85" w:rsidP="0037197C" w:rsidRDefault="000D3A85" w14:paraId="08AC02CB" w14:textId="77777777">
            <w:r>
              <w:rPr>
                <w:rFonts w:ascii="Arial" w:hAnsi="Arial" w:cs="Arial"/>
                <w:color w:val="000000"/>
                <w:sz w:val="20"/>
                <w:szCs w:val="20"/>
              </w:rPr>
              <w:t>R3 Name</w:t>
            </w:r>
          </w:p>
        </w:tc>
        <w:tc>
          <w:tcPr>
            <w:tcW w:w="3060" w:type="dxa"/>
            <w:vAlign w:val="bottom"/>
          </w:tcPr>
          <w:p w:rsidR="000D3A85" w:rsidP="0037197C" w:rsidRDefault="000D3A85" w14:paraId="49F3D061" w14:textId="77777777">
            <w:r>
              <w:t>SRD</w:t>
            </w:r>
          </w:p>
        </w:tc>
      </w:tr>
      <w:tr w:rsidR="000D3A85" w:rsidTr="00096B78" w14:paraId="2A4B4FB1" w14:textId="77777777">
        <w:tc>
          <w:tcPr>
            <w:tcW w:w="3055" w:type="dxa"/>
            <w:vAlign w:val="bottom"/>
          </w:tcPr>
          <w:p w:rsidR="000D3A85" w:rsidP="0037197C" w:rsidRDefault="000D3A85" w14:paraId="47BB6088" w14:textId="77777777">
            <w:r>
              <w:t>Client Number</w:t>
            </w:r>
          </w:p>
        </w:tc>
        <w:tc>
          <w:tcPr>
            <w:tcW w:w="3060" w:type="dxa"/>
            <w:vAlign w:val="bottom"/>
          </w:tcPr>
          <w:p w:rsidR="000D3A85" w:rsidP="0037197C" w:rsidRDefault="000D3A85" w14:paraId="7A7309C9" w14:textId="77777777">
            <w:r w:rsidRPr="001D3373">
              <w:rPr>
                <w:rFonts w:ascii="Calibri" w:hAnsi="Calibri" w:cs="Calibri"/>
                <w:color w:val="000000"/>
              </w:rPr>
              <w:t>100</w:t>
            </w:r>
          </w:p>
        </w:tc>
      </w:tr>
      <w:tr w:rsidR="000D3A85" w:rsidTr="00096B78" w14:paraId="3D864B0C" w14:textId="77777777">
        <w:tc>
          <w:tcPr>
            <w:tcW w:w="3055" w:type="dxa"/>
            <w:vAlign w:val="bottom"/>
          </w:tcPr>
          <w:p w:rsidR="000D3A85" w:rsidP="0037197C" w:rsidRDefault="000D3A85" w14:paraId="263D13E4" w14:textId="77777777">
            <w:r>
              <w:rPr>
                <w:rFonts w:ascii="Arial" w:hAnsi="Arial" w:cs="Arial"/>
                <w:color w:val="000000"/>
                <w:sz w:val="20"/>
                <w:szCs w:val="20"/>
              </w:rPr>
              <w:t>System Number</w:t>
            </w:r>
          </w:p>
        </w:tc>
        <w:tc>
          <w:tcPr>
            <w:tcW w:w="3060" w:type="dxa"/>
          </w:tcPr>
          <w:p w:rsidR="000D3A85" w:rsidP="0037197C" w:rsidRDefault="000D3A85" w14:paraId="1030DC76" w14:textId="77777777">
            <w:r w:rsidRPr="001D3373">
              <w:t>00</w:t>
            </w:r>
          </w:p>
        </w:tc>
      </w:tr>
      <w:tr w:rsidR="000D3A85" w:rsidTr="00096B78" w14:paraId="186BBA66" w14:textId="77777777">
        <w:tc>
          <w:tcPr>
            <w:tcW w:w="3055" w:type="dxa"/>
            <w:vAlign w:val="bottom"/>
          </w:tcPr>
          <w:p w:rsidR="000D3A85" w:rsidP="0037197C" w:rsidRDefault="000D3A85" w14:paraId="63F9DD54" w14:textId="77777777">
            <w:r>
              <w:t>Message Server Port</w:t>
            </w:r>
          </w:p>
        </w:tc>
        <w:tc>
          <w:tcPr>
            <w:tcW w:w="3060" w:type="dxa"/>
          </w:tcPr>
          <w:p w:rsidRPr="00357168" w:rsidR="000D3A85" w:rsidP="0037197C" w:rsidRDefault="000D3A85" w14:paraId="03ACD4C8" w14:textId="77777777">
            <w:pPr>
              <w:rPr>
                <w:rFonts w:ascii="Calibri" w:hAnsi="Calibri" w:cs="Calibri"/>
                <w:color w:val="000000"/>
              </w:rPr>
            </w:pPr>
            <w:r w:rsidRPr="001D3373">
              <w:rPr>
                <w:rFonts w:ascii="Calibri" w:hAnsi="Calibri" w:cs="Calibri"/>
                <w:color w:val="000000"/>
              </w:rPr>
              <w:t>36</w:t>
            </w:r>
            <w:r>
              <w:rPr>
                <w:rFonts w:ascii="Calibri" w:hAnsi="Calibri" w:cs="Calibri"/>
                <w:color w:val="000000"/>
              </w:rPr>
              <w:t>00</w:t>
            </w:r>
          </w:p>
        </w:tc>
      </w:tr>
    </w:tbl>
    <w:p w:rsidR="000D3A85" w:rsidP="000D3A85" w:rsidRDefault="000D3A85" w14:paraId="1A779C98" w14:textId="77777777">
      <w:pPr>
        <w:pStyle w:val="Heading3"/>
      </w:pPr>
      <w:bookmarkStart w:name="_Toc33292614" w:id="101"/>
      <w:r>
        <w:lastRenderedPageBreak/>
        <w:t>Attribute mapping</w:t>
      </w:r>
      <w:bookmarkEnd w:id="101"/>
    </w:p>
    <w:p w:rsidR="000D3A85" w:rsidP="00687D6E" w:rsidRDefault="000D3A85" w14:paraId="79BF2831" w14:textId="77777777">
      <w:pPr>
        <w:pStyle w:val="ListParagraph"/>
        <w:numPr>
          <w:ilvl w:val="0"/>
          <w:numId w:val="21"/>
        </w:numPr>
      </w:pPr>
      <w:r>
        <w:t>Attribute mapping for source to target</w:t>
      </w:r>
    </w:p>
    <w:tbl>
      <w:tblPr>
        <w:tblW w:w="5784" w:type="dxa"/>
        <w:tblInd w:w="13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
        <w:gridCol w:w="2538"/>
        <w:gridCol w:w="3240"/>
      </w:tblGrid>
      <w:tr w:rsidRPr="003A5A84" w:rsidR="002B06A1" w:rsidTr="002069B1" w14:paraId="0BD610E0" w14:textId="77777777">
        <w:trPr>
          <w:gridBefore w:val="1"/>
          <w:wBefore w:w="6" w:type="dxa"/>
          <w:trHeight w:val="300"/>
        </w:trPr>
        <w:tc>
          <w:tcPr>
            <w:tcW w:w="2538" w:type="dxa"/>
            <w:shd w:val="clear" w:color="auto" w:fill="FF0066"/>
            <w:noWrap/>
            <w:vAlign w:val="center"/>
            <w:hideMark/>
          </w:tcPr>
          <w:p w:rsidRPr="003A5A84" w:rsidR="000D3A85" w:rsidP="0037197C" w:rsidRDefault="00120727" w14:paraId="3575C9C0" w14:textId="2D9B6F85">
            <w:pPr>
              <w:spacing w:after="0" w:line="240" w:lineRule="auto"/>
              <w:jc w:val="center"/>
              <w:rPr>
                <w:rFonts w:ascii="Calibri" w:hAnsi="Calibri" w:eastAsia="Times New Roman" w:cs="Calibri"/>
                <w:color w:val="FFFFFF" w:themeColor="background1"/>
                <w:lang w:val="en-IN" w:eastAsia="en-IN"/>
              </w:rPr>
            </w:pPr>
            <w:r>
              <w:rPr>
                <w:rFonts w:ascii="Calibri" w:hAnsi="Calibri" w:eastAsia="Times New Roman" w:cs="Calibri"/>
                <w:color w:val="FFFFFF" w:themeColor="background1"/>
                <w:lang w:val="en-IN" w:eastAsia="en-IN"/>
              </w:rPr>
              <w:t>Saviynt</w:t>
            </w:r>
            <w:r w:rsidRPr="003A5A84" w:rsidR="000D3A85">
              <w:rPr>
                <w:rFonts w:ascii="Calibri" w:hAnsi="Calibri" w:eastAsia="Times New Roman" w:cs="Calibri"/>
                <w:color w:val="FFFFFF" w:themeColor="background1"/>
                <w:lang w:val="en-IN" w:eastAsia="en-IN"/>
              </w:rPr>
              <w:t xml:space="preserve"> Attributes</w:t>
            </w:r>
          </w:p>
        </w:tc>
        <w:tc>
          <w:tcPr>
            <w:tcW w:w="3240" w:type="dxa"/>
            <w:shd w:val="clear" w:color="auto" w:fill="FF0066"/>
            <w:noWrap/>
            <w:vAlign w:val="center"/>
            <w:hideMark/>
          </w:tcPr>
          <w:p w:rsidRPr="003A5A84" w:rsidR="000D3A85" w:rsidP="0037197C" w:rsidRDefault="000D3A85" w14:paraId="02C99E99" w14:textId="77777777">
            <w:pPr>
              <w:spacing w:after="0" w:line="240" w:lineRule="auto"/>
              <w:jc w:val="center"/>
              <w:rPr>
                <w:rFonts w:ascii="Calibri" w:hAnsi="Calibri" w:eastAsia="Times New Roman" w:cs="Calibri"/>
                <w:color w:val="FFFFFF" w:themeColor="background1"/>
                <w:lang w:val="en-IN" w:eastAsia="en-IN"/>
              </w:rPr>
            </w:pPr>
            <w:r>
              <w:rPr>
                <w:rFonts w:ascii="Calibri" w:hAnsi="Calibri" w:eastAsia="Times New Roman" w:cs="Calibri"/>
                <w:color w:val="FFFFFF" w:themeColor="background1"/>
                <w:lang w:val="en-IN" w:eastAsia="en-IN"/>
              </w:rPr>
              <w:t>SAP SRD</w:t>
            </w:r>
            <w:r w:rsidRPr="00D901AA">
              <w:rPr>
                <w:rFonts w:ascii="Calibri" w:hAnsi="Calibri" w:eastAsia="Times New Roman" w:cs="Calibri"/>
                <w:color w:val="FFFFFF" w:themeColor="background1"/>
                <w:lang w:val="en-IN" w:eastAsia="en-IN"/>
              </w:rPr>
              <w:t xml:space="preserve"> Attributes</w:t>
            </w:r>
          </w:p>
        </w:tc>
      </w:tr>
      <w:tr w:rsidRPr="00967D2E" w:rsidR="000D3A85" w:rsidTr="002069B1" w14:paraId="7FBB3DC6" w14:textId="77777777">
        <w:tblPrEx>
          <w:shd w:val="clear" w:color="auto" w:fill="FFFFFF" w:themeFill="background1"/>
          <w:tblCellMar>
            <w:left w:w="0" w:type="dxa"/>
            <w:right w:w="0" w:type="dxa"/>
          </w:tblCellMar>
          <w:tblLook w:val="0420" w:firstRow="1" w:lastRow="0" w:firstColumn="0" w:lastColumn="0" w:noHBand="0" w:noVBand="1"/>
        </w:tblPrEx>
        <w:trPr>
          <w:trHeight w:val="275"/>
        </w:trPr>
        <w:tc>
          <w:tcPr>
            <w:tcW w:w="2544"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2E522B2F" w14:textId="77777777">
            <w:pPr>
              <w:spacing w:after="0" w:line="240" w:lineRule="auto"/>
              <w:rPr>
                <w:rFonts w:ascii="Arial" w:hAnsi="Arial" w:cs="Arial"/>
                <w:color w:val="000000"/>
                <w:sz w:val="20"/>
                <w:szCs w:val="20"/>
              </w:rPr>
            </w:pPr>
            <w:r w:rsidRPr="00AF13CF">
              <w:rPr>
                <w:rFonts w:ascii="Arial" w:hAnsi="Arial" w:cs="Arial"/>
                <w:color w:val="000000"/>
                <w:sz w:val="20"/>
                <w:szCs w:val="20"/>
              </w:rPr>
              <w:t>First Name</w:t>
            </w:r>
          </w:p>
        </w:tc>
        <w:tc>
          <w:tcPr>
            <w:tcW w:w="324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214F7153" w14:textId="77777777">
            <w:pPr>
              <w:spacing w:after="0" w:line="240" w:lineRule="auto"/>
              <w:rPr>
                <w:rFonts w:ascii="Arial" w:hAnsi="Arial" w:cs="Arial"/>
                <w:color w:val="000000"/>
                <w:sz w:val="20"/>
                <w:szCs w:val="20"/>
              </w:rPr>
            </w:pPr>
            <w:r w:rsidRPr="00AF13CF">
              <w:rPr>
                <w:rFonts w:ascii="Arial" w:hAnsi="Arial" w:cs="Arial"/>
                <w:color w:val="000000"/>
                <w:sz w:val="20"/>
                <w:szCs w:val="20"/>
              </w:rPr>
              <w:t>First Name</w:t>
            </w:r>
          </w:p>
        </w:tc>
      </w:tr>
      <w:tr w:rsidRPr="00967D2E" w:rsidR="000D3A85" w:rsidTr="002069B1" w14:paraId="36586244" w14:textId="77777777">
        <w:tblPrEx>
          <w:shd w:val="clear" w:color="auto" w:fill="FFFFFF" w:themeFill="background1"/>
          <w:tblCellMar>
            <w:left w:w="0" w:type="dxa"/>
            <w:right w:w="0" w:type="dxa"/>
          </w:tblCellMar>
          <w:tblLook w:val="0420" w:firstRow="1" w:lastRow="0" w:firstColumn="0" w:lastColumn="0" w:noHBand="0" w:noVBand="1"/>
        </w:tblPrEx>
        <w:trPr>
          <w:trHeight w:val="257"/>
        </w:trPr>
        <w:tc>
          <w:tcPr>
            <w:tcW w:w="2544"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4D3DDB77" w14:textId="77777777">
            <w:pPr>
              <w:spacing w:after="0" w:line="240" w:lineRule="auto"/>
              <w:rPr>
                <w:rFonts w:ascii="Arial" w:hAnsi="Arial" w:cs="Arial"/>
                <w:color w:val="000000"/>
                <w:sz w:val="20"/>
                <w:szCs w:val="20"/>
              </w:rPr>
            </w:pPr>
            <w:r w:rsidRPr="00AF13CF">
              <w:rPr>
                <w:rFonts w:ascii="Arial" w:hAnsi="Arial" w:cs="Arial"/>
                <w:color w:val="000000"/>
                <w:sz w:val="20"/>
                <w:szCs w:val="20"/>
              </w:rPr>
              <w:t>Last Name</w:t>
            </w:r>
          </w:p>
        </w:tc>
        <w:tc>
          <w:tcPr>
            <w:tcW w:w="324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59193022" w14:textId="77777777">
            <w:pPr>
              <w:spacing w:after="0" w:line="240" w:lineRule="auto"/>
              <w:rPr>
                <w:rFonts w:ascii="Arial" w:hAnsi="Arial" w:cs="Arial"/>
                <w:color w:val="000000"/>
                <w:sz w:val="20"/>
                <w:szCs w:val="20"/>
              </w:rPr>
            </w:pPr>
            <w:r w:rsidRPr="00AF13CF">
              <w:rPr>
                <w:rFonts w:ascii="Arial" w:hAnsi="Arial" w:cs="Arial"/>
                <w:color w:val="000000"/>
                <w:sz w:val="20"/>
                <w:szCs w:val="20"/>
              </w:rPr>
              <w:t>Last Name</w:t>
            </w:r>
          </w:p>
        </w:tc>
      </w:tr>
      <w:tr w:rsidRPr="00967D2E" w:rsidR="000D3A85" w:rsidTr="002069B1" w14:paraId="304CBEE9" w14:textId="77777777">
        <w:tblPrEx>
          <w:shd w:val="clear" w:color="auto" w:fill="FFFFFF" w:themeFill="background1"/>
          <w:tblCellMar>
            <w:left w:w="0" w:type="dxa"/>
            <w:right w:w="0" w:type="dxa"/>
          </w:tblCellMar>
          <w:tblLook w:val="0420" w:firstRow="1" w:lastRow="0" w:firstColumn="0" w:lastColumn="0" w:noHBand="0" w:noVBand="1"/>
        </w:tblPrEx>
        <w:trPr>
          <w:trHeight w:val="329"/>
        </w:trPr>
        <w:tc>
          <w:tcPr>
            <w:tcW w:w="2544"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77BEA357" w14:textId="77777777">
            <w:pPr>
              <w:spacing w:after="0" w:line="240" w:lineRule="auto"/>
              <w:rPr>
                <w:rFonts w:ascii="Arial" w:hAnsi="Arial" w:cs="Arial"/>
                <w:color w:val="000000"/>
                <w:sz w:val="20"/>
                <w:szCs w:val="20"/>
              </w:rPr>
            </w:pPr>
            <w:r w:rsidRPr="00AF13CF">
              <w:rPr>
                <w:rFonts w:ascii="Arial" w:hAnsi="Arial" w:cs="Arial"/>
                <w:color w:val="000000"/>
                <w:sz w:val="20"/>
                <w:szCs w:val="20"/>
              </w:rPr>
              <w:t>Email</w:t>
            </w:r>
          </w:p>
        </w:tc>
        <w:tc>
          <w:tcPr>
            <w:tcW w:w="324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678D3C3C" w14:textId="77777777">
            <w:pPr>
              <w:spacing w:after="0" w:line="240" w:lineRule="auto"/>
              <w:rPr>
                <w:rFonts w:ascii="Arial" w:hAnsi="Arial" w:cs="Arial"/>
                <w:color w:val="000000"/>
                <w:sz w:val="20"/>
                <w:szCs w:val="20"/>
              </w:rPr>
            </w:pPr>
            <w:r w:rsidRPr="00AF13CF">
              <w:rPr>
                <w:rFonts w:ascii="Arial" w:hAnsi="Arial" w:cs="Arial"/>
                <w:color w:val="000000"/>
                <w:sz w:val="20"/>
                <w:szCs w:val="20"/>
              </w:rPr>
              <w:t>E_MAIL</w:t>
            </w:r>
          </w:p>
        </w:tc>
      </w:tr>
      <w:tr w:rsidRPr="00967D2E" w:rsidR="000D3A85" w:rsidTr="002069B1" w14:paraId="5B5ECF97" w14:textId="77777777">
        <w:tblPrEx>
          <w:shd w:val="clear" w:color="auto" w:fill="FFFFFF" w:themeFill="background1"/>
          <w:tblCellMar>
            <w:left w:w="0" w:type="dxa"/>
            <w:right w:w="0" w:type="dxa"/>
          </w:tblCellMar>
          <w:tblLook w:val="0420" w:firstRow="1" w:lastRow="0" w:firstColumn="0" w:lastColumn="0" w:noHBand="0" w:noVBand="1"/>
        </w:tblPrEx>
        <w:trPr>
          <w:trHeight w:val="329"/>
        </w:trPr>
        <w:tc>
          <w:tcPr>
            <w:tcW w:w="2544"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0B44C6D1" w14:textId="77777777">
            <w:pPr>
              <w:spacing w:after="0" w:line="240" w:lineRule="auto"/>
              <w:rPr>
                <w:rFonts w:ascii="Arial" w:hAnsi="Arial" w:cs="Arial"/>
                <w:color w:val="000000"/>
                <w:sz w:val="20"/>
                <w:szCs w:val="20"/>
              </w:rPr>
            </w:pPr>
            <w:r w:rsidRPr="00AF13CF">
              <w:rPr>
                <w:rFonts w:ascii="Arial" w:hAnsi="Arial" w:cs="Arial"/>
                <w:color w:val="000000"/>
                <w:sz w:val="20"/>
                <w:szCs w:val="20"/>
              </w:rPr>
              <w:t>Country</w:t>
            </w:r>
          </w:p>
        </w:tc>
        <w:tc>
          <w:tcPr>
            <w:tcW w:w="324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688BEF0E" w14:textId="77777777">
            <w:pPr>
              <w:spacing w:after="0" w:line="240" w:lineRule="auto"/>
              <w:rPr>
                <w:rFonts w:ascii="Arial" w:hAnsi="Arial" w:cs="Arial"/>
                <w:color w:val="000000"/>
                <w:sz w:val="20"/>
                <w:szCs w:val="20"/>
              </w:rPr>
            </w:pPr>
            <w:r w:rsidRPr="00AF13CF">
              <w:rPr>
                <w:rFonts w:ascii="Arial" w:hAnsi="Arial" w:cs="Arial"/>
                <w:color w:val="000000"/>
                <w:sz w:val="20"/>
                <w:szCs w:val="20"/>
              </w:rPr>
              <w:t>NAMCOUNTRY</w:t>
            </w:r>
          </w:p>
        </w:tc>
      </w:tr>
      <w:tr w:rsidRPr="00967D2E" w:rsidR="000D3A85" w:rsidTr="002069B1" w14:paraId="1173AB64" w14:textId="77777777">
        <w:tblPrEx>
          <w:shd w:val="clear" w:color="auto" w:fill="FFFFFF" w:themeFill="background1"/>
          <w:tblCellMar>
            <w:left w:w="0" w:type="dxa"/>
            <w:right w:w="0" w:type="dxa"/>
          </w:tblCellMar>
          <w:tblLook w:val="0420" w:firstRow="1" w:lastRow="0" w:firstColumn="0" w:lastColumn="0" w:noHBand="0" w:noVBand="1"/>
        </w:tblPrEx>
        <w:trPr>
          <w:trHeight w:val="248"/>
        </w:trPr>
        <w:tc>
          <w:tcPr>
            <w:tcW w:w="2544"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5F4EB616" w14:textId="77777777">
            <w:pPr>
              <w:spacing w:after="0" w:line="240" w:lineRule="auto"/>
              <w:rPr>
                <w:rFonts w:ascii="Arial" w:hAnsi="Arial" w:cs="Arial"/>
                <w:color w:val="000000"/>
                <w:sz w:val="20"/>
                <w:szCs w:val="20"/>
              </w:rPr>
            </w:pPr>
            <w:r w:rsidRPr="00AF13CF">
              <w:rPr>
                <w:rFonts w:ascii="Arial" w:hAnsi="Arial" w:cs="Arial"/>
                <w:color w:val="000000"/>
                <w:sz w:val="20"/>
                <w:szCs w:val="20"/>
              </w:rPr>
              <w:t>Department</w:t>
            </w:r>
          </w:p>
        </w:tc>
        <w:tc>
          <w:tcPr>
            <w:tcW w:w="324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69AC48D9" w14:textId="77777777">
            <w:pPr>
              <w:spacing w:after="0" w:line="240" w:lineRule="auto"/>
              <w:rPr>
                <w:rFonts w:ascii="Arial" w:hAnsi="Arial" w:cs="Arial"/>
                <w:color w:val="000000"/>
                <w:sz w:val="20"/>
                <w:szCs w:val="20"/>
              </w:rPr>
            </w:pPr>
            <w:r w:rsidRPr="00AF13CF">
              <w:rPr>
                <w:rFonts w:ascii="Arial" w:hAnsi="Arial" w:cs="Arial"/>
                <w:color w:val="000000"/>
                <w:sz w:val="20"/>
                <w:szCs w:val="20"/>
              </w:rPr>
              <w:t>Department</w:t>
            </w:r>
          </w:p>
        </w:tc>
      </w:tr>
      <w:tr w:rsidRPr="00967D2E" w:rsidR="000D3A85" w:rsidTr="002069B1" w14:paraId="4E7AC051" w14:textId="77777777">
        <w:tblPrEx>
          <w:shd w:val="clear" w:color="auto" w:fill="FFFFFF" w:themeFill="background1"/>
          <w:tblCellMar>
            <w:left w:w="0" w:type="dxa"/>
            <w:right w:w="0" w:type="dxa"/>
          </w:tblCellMar>
          <w:tblLook w:val="0420" w:firstRow="1" w:lastRow="0" w:firstColumn="0" w:lastColumn="0" w:noHBand="0" w:noVBand="1"/>
        </w:tblPrEx>
        <w:trPr>
          <w:trHeight w:val="329"/>
        </w:trPr>
        <w:tc>
          <w:tcPr>
            <w:tcW w:w="2544"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1D82C6CA" w14:textId="77777777">
            <w:pPr>
              <w:spacing w:after="0" w:line="240" w:lineRule="auto"/>
              <w:rPr>
                <w:rFonts w:ascii="Arial" w:hAnsi="Arial" w:cs="Arial"/>
                <w:color w:val="000000"/>
                <w:sz w:val="20"/>
                <w:szCs w:val="20"/>
              </w:rPr>
            </w:pPr>
            <w:r w:rsidRPr="00AF13CF">
              <w:rPr>
                <w:rFonts w:ascii="Arial" w:hAnsi="Arial" w:cs="Arial"/>
                <w:color w:val="000000"/>
                <w:sz w:val="20"/>
                <w:szCs w:val="20"/>
              </w:rPr>
              <w:t>Room Number</w:t>
            </w:r>
          </w:p>
        </w:tc>
        <w:tc>
          <w:tcPr>
            <w:tcW w:w="324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3D10F459" w14:textId="77777777">
            <w:pPr>
              <w:spacing w:after="0" w:line="240" w:lineRule="auto"/>
              <w:rPr>
                <w:rFonts w:ascii="Arial" w:hAnsi="Arial" w:cs="Arial"/>
                <w:color w:val="000000"/>
                <w:sz w:val="20"/>
                <w:szCs w:val="20"/>
              </w:rPr>
            </w:pPr>
            <w:r w:rsidRPr="00AF13CF">
              <w:rPr>
                <w:rFonts w:ascii="Arial" w:hAnsi="Arial" w:cs="Arial"/>
                <w:color w:val="000000"/>
                <w:sz w:val="20"/>
                <w:szCs w:val="20"/>
              </w:rPr>
              <w:t>ROOM_NO_P</w:t>
            </w:r>
          </w:p>
        </w:tc>
      </w:tr>
      <w:tr w:rsidRPr="00967D2E" w:rsidR="000D3A85" w:rsidTr="002069B1" w14:paraId="5A9ABABA" w14:textId="77777777">
        <w:tblPrEx>
          <w:shd w:val="clear" w:color="auto" w:fill="FFFFFF" w:themeFill="background1"/>
          <w:tblCellMar>
            <w:left w:w="0" w:type="dxa"/>
            <w:right w:w="0" w:type="dxa"/>
          </w:tblCellMar>
          <w:tblLook w:val="0420" w:firstRow="1" w:lastRow="0" w:firstColumn="0" w:lastColumn="0" w:noHBand="0" w:noVBand="1"/>
        </w:tblPrEx>
        <w:trPr>
          <w:trHeight w:val="257"/>
        </w:trPr>
        <w:tc>
          <w:tcPr>
            <w:tcW w:w="2544"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5630AFED" w14:textId="77777777">
            <w:pPr>
              <w:spacing w:after="0" w:line="240" w:lineRule="auto"/>
              <w:rPr>
                <w:rFonts w:ascii="Arial" w:hAnsi="Arial" w:cs="Arial"/>
                <w:color w:val="000000"/>
                <w:sz w:val="20"/>
                <w:szCs w:val="20"/>
              </w:rPr>
            </w:pPr>
            <w:r w:rsidRPr="00AF13CF">
              <w:rPr>
                <w:rFonts w:ascii="Arial" w:hAnsi="Arial" w:cs="Arial"/>
                <w:color w:val="000000"/>
                <w:sz w:val="20"/>
                <w:szCs w:val="20"/>
              </w:rPr>
              <w:t>Telephone Number</w:t>
            </w:r>
          </w:p>
        </w:tc>
        <w:tc>
          <w:tcPr>
            <w:tcW w:w="324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24DA0266" w14:textId="77777777">
            <w:pPr>
              <w:spacing w:after="0" w:line="240" w:lineRule="auto"/>
              <w:rPr>
                <w:rFonts w:ascii="Arial" w:hAnsi="Arial" w:cs="Arial"/>
                <w:color w:val="000000"/>
                <w:sz w:val="20"/>
                <w:szCs w:val="20"/>
              </w:rPr>
            </w:pPr>
            <w:r w:rsidRPr="00AF13CF">
              <w:rPr>
                <w:rFonts w:ascii="Arial" w:hAnsi="Arial" w:cs="Arial"/>
                <w:color w:val="000000"/>
                <w:sz w:val="20"/>
                <w:szCs w:val="20"/>
              </w:rPr>
              <w:t>TEL1_NUMBR</w:t>
            </w:r>
          </w:p>
        </w:tc>
      </w:tr>
      <w:tr w:rsidRPr="00967D2E" w:rsidR="000D3A85" w:rsidTr="002069B1" w14:paraId="049697B1" w14:textId="77777777">
        <w:tblPrEx>
          <w:shd w:val="clear" w:color="auto" w:fill="FFFFFF" w:themeFill="background1"/>
          <w:tblCellMar>
            <w:left w:w="0" w:type="dxa"/>
            <w:right w:w="0" w:type="dxa"/>
          </w:tblCellMar>
          <w:tblLook w:val="0420" w:firstRow="1" w:lastRow="0" w:firstColumn="0" w:lastColumn="0" w:noHBand="0" w:noVBand="1"/>
        </w:tblPrEx>
        <w:trPr>
          <w:trHeight w:val="248"/>
        </w:trPr>
        <w:tc>
          <w:tcPr>
            <w:tcW w:w="2544" w:type="dxa"/>
            <w:gridSpan w:val="2"/>
            <w:shd w:val="clear" w:color="auto" w:fill="FFFFFF" w:themeFill="background1"/>
            <w:tcMar>
              <w:top w:w="12" w:type="dxa"/>
              <w:left w:w="12" w:type="dxa"/>
              <w:bottom w:w="0" w:type="dxa"/>
              <w:right w:w="12" w:type="dxa"/>
            </w:tcMar>
            <w:vAlign w:val="bottom"/>
            <w:hideMark/>
          </w:tcPr>
          <w:p w:rsidRPr="00AF13CF" w:rsidR="000D3A85" w:rsidP="0037197C" w:rsidRDefault="000D3A85" w14:paraId="7CFA49D5" w14:textId="77777777">
            <w:pPr>
              <w:spacing w:after="0" w:line="240" w:lineRule="auto"/>
              <w:rPr>
                <w:rFonts w:ascii="Arial" w:hAnsi="Arial" w:cs="Arial"/>
                <w:color w:val="000000"/>
                <w:sz w:val="20"/>
                <w:szCs w:val="20"/>
              </w:rPr>
            </w:pPr>
            <w:r w:rsidRPr="00AF13CF">
              <w:rPr>
                <w:rFonts w:ascii="Arial" w:hAnsi="Arial" w:cs="Arial"/>
                <w:color w:val="000000"/>
                <w:sz w:val="20"/>
                <w:szCs w:val="20"/>
              </w:rPr>
              <w:t>User Password</w:t>
            </w:r>
          </w:p>
        </w:tc>
        <w:tc>
          <w:tcPr>
            <w:tcW w:w="3240" w:type="dxa"/>
            <w:shd w:val="clear" w:color="auto" w:fill="FFFFFF" w:themeFill="background1"/>
            <w:tcMar>
              <w:top w:w="12" w:type="dxa"/>
              <w:left w:w="12" w:type="dxa"/>
              <w:bottom w:w="0" w:type="dxa"/>
              <w:right w:w="12" w:type="dxa"/>
            </w:tcMar>
            <w:vAlign w:val="bottom"/>
            <w:hideMark/>
          </w:tcPr>
          <w:p w:rsidRPr="00AF13CF" w:rsidR="000D3A85" w:rsidP="0037197C" w:rsidRDefault="000D3A85" w14:paraId="28EF6F89" w14:textId="77777777">
            <w:pPr>
              <w:spacing w:after="0" w:line="240" w:lineRule="auto"/>
              <w:rPr>
                <w:rFonts w:ascii="Arial" w:hAnsi="Arial" w:cs="Arial"/>
                <w:color w:val="000000"/>
                <w:sz w:val="20"/>
                <w:szCs w:val="20"/>
              </w:rPr>
            </w:pPr>
            <w:r w:rsidRPr="00AF13CF">
              <w:rPr>
                <w:rFonts w:ascii="Arial" w:hAnsi="Arial" w:cs="Arial"/>
                <w:color w:val="000000"/>
                <w:sz w:val="20"/>
                <w:szCs w:val="20"/>
              </w:rPr>
              <w:t>Password</w:t>
            </w:r>
          </w:p>
        </w:tc>
      </w:tr>
    </w:tbl>
    <w:p w:rsidRPr="00761375" w:rsidR="000D3A85" w:rsidP="000D3A85" w:rsidRDefault="000D3A85" w14:paraId="20460844" w14:textId="77777777">
      <w:pPr>
        <w:pStyle w:val="ListParagraph"/>
      </w:pPr>
    </w:p>
    <w:p w:rsidR="000D3A85" w:rsidP="000D3A85" w:rsidRDefault="000D3A85" w14:paraId="39B7DD90" w14:textId="77777777">
      <w:pPr>
        <w:pStyle w:val="Heading3"/>
      </w:pPr>
      <w:bookmarkStart w:name="_Toc33292615" w:id="102"/>
      <w:r>
        <w:t>Account provisioning</w:t>
      </w:r>
      <w:bookmarkEnd w:id="102"/>
    </w:p>
    <w:p w:rsidR="000D3A85" w:rsidP="00687D6E" w:rsidRDefault="000D3A85" w14:paraId="5DBBB461" w14:textId="77777777">
      <w:pPr>
        <w:pStyle w:val="Heading4"/>
        <w:numPr>
          <w:ilvl w:val="3"/>
          <w:numId w:val="17"/>
        </w:numPr>
      </w:pPr>
      <w:r>
        <w:t>Account creation</w:t>
      </w:r>
    </w:p>
    <w:p w:rsidR="000D3A85" w:rsidP="00687D6E" w:rsidRDefault="00120727" w14:paraId="0503C9A1" w14:textId="316FA452">
      <w:pPr>
        <w:pStyle w:val="ListParagraph"/>
        <w:numPr>
          <w:ilvl w:val="0"/>
          <w:numId w:val="21"/>
        </w:numPr>
      </w:pPr>
      <w:r>
        <w:t>Saviynt</w:t>
      </w:r>
      <w:r w:rsidR="000D3A85">
        <w:t xml:space="preserve"> uses BirthRight access provisioning method for account provisioning </w:t>
      </w:r>
    </w:p>
    <w:p w:rsidR="000D3A85" w:rsidP="00687D6E" w:rsidRDefault="000D3A85" w14:paraId="7D5AD789" w14:textId="77777777">
      <w:pPr>
        <w:pStyle w:val="ListParagraph"/>
        <w:numPr>
          <w:ilvl w:val="0"/>
          <w:numId w:val="21"/>
        </w:numPr>
      </w:pPr>
      <w:r>
        <w:t xml:space="preserve">BirthRight Role - </w:t>
      </w:r>
      <w:r w:rsidRPr="00057784">
        <w:t>DEV-Employee-SAP-Basic Account Provisioning</w:t>
      </w:r>
    </w:p>
    <w:p w:rsidRPr="004E149A" w:rsidR="000D3A85" w:rsidP="00687D6E" w:rsidRDefault="000D3A85" w14:paraId="210BAFDD" w14:textId="77777777">
      <w:pPr>
        <w:pStyle w:val="ListParagraph"/>
        <w:numPr>
          <w:ilvl w:val="0"/>
          <w:numId w:val="21"/>
        </w:numPr>
      </w:pPr>
      <w:r>
        <w:t xml:space="preserve">Technical Rule - </w:t>
      </w:r>
      <w:r w:rsidRPr="00EF4B34">
        <w:t>(Users. Status=‘Active’) AND (Users. User Type=Employee)</w:t>
      </w:r>
    </w:p>
    <w:p w:rsidRPr="00BA2312" w:rsidR="000D3A85" w:rsidP="00687D6E" w:rsidRDefault="000D3A85" w14:paraId="586665F5" w14:textId="46291930">
      <w:pPr>
        <w:pStyle w:val="ListParagraph"/>
        <w:numPr>
          <w:ilvl w:val="0"/>
          <w:numId w:val="21"/>
        </w:numPr>
      </w:pPr>
      <w:r w:rsidRPr="00BA2312">
        <w:t>SAP birthright process trigger ‘</w:t>
      </w:r>
      <w:r w:rsidRPr="00BA2312">
        <w:rPr>
          <w:b/>
          <w:bCs/>
        </w:rPr>
        <w:t>New Account</w:t>
      </w:r>
      <w:r w:rsidRPr="00BA2312">
        <w:t>’ and ‘</w:t>
      </w:r>
      <w:r w:rsidRPr="00BA2312">
        <w:rPr>
          <w:b/>
          <w:bCs/>
        </w:rPr>
        <w:t>Add Access</w:t>
      </w:r>
      <w:r w:rsidRPr="00BA2312">
        <w:t xml:space="preserve">’ tasks in </w:t>
      </w:r>
      <w:r w:rsidR="00120727">
        <w:t>Saviynt</w:t>
      </w:r>
    </w:p>
    <w:p w:rsidRPr="00BA2312" w:rsidR="000D3A85" w:rsidP="00687D6E" w:rsidRDefault="000D3A85" w14:paraId="6B625C71" w14:textId="7F9B76E2">
      <w:pPr>
        <w:pStyle w:val="ListParagraph"/>
        <w:numPr>
          <w:ilvl w:val="0"/>
          <w:numId w:val="21"/>
        </w:numPr>
      </w:pPr>
      <w:r w:rsidRPr="00BA2312">
        <w:t xml:space="preserve">Provisioned SAP account and birthright Access to the new employee with ‘Manually Provisioned’ status in </w:t>
      </w:r>
      <w:r w:rsidR="00120727">
        <w:t>Saviynt</w:t>
      </w:r>
    </w:p>
    <w:p w:rsidRPr="00BA2312" w:rsidR="000D3A85" w:rsidP="00687D6E" w:rsidRDefault="000D3A85" w14:paraId="37813F3B" w14:textId="77777777">
      <w:pPr>
        <w:pStyle w:val="ListParagraph"/>
        <w:numPr>
          <w:ilvl w:val="0"/>
          <w:numId w:val="21"/>
        </w:numPr>
      </w:pPr>
      <w:r>
        <w:t xml:space="preserve">Create SAP account and </w:t>
      </w:r>
      <w:r w:rsidRPr="00BA2312">
        <w:t>Add Birthright Role</w:t>
      </w:r>
      <w:r>
        <w:t xml:space="preserve"> to the target</w:t>
      </w:r>
    </w:p>
    <w:p w:rsidR="000D3A85" w:rsidP="00687D6E" w:rsidRDefault="000D3A85" w14:paraId="74638EBA" w14:textId="77777777">
      <w:pPr>
        <w:pStyle w:val="ListParagraph"/>
        <w:numPr>
          <w:ilvl w:val="0"/>
          <w:numId w:val="21"/>
        </w:numPr>
      </w:pPr>
      <w:r w:rsidRPr="00BA2312">
        <w:t>Set default password</w:t>
      </w:r>
    </w:p>
    <w:p w:rsidR="000D3A85" w:rsidP="00687D6E" w:rsidRDefault="000D3A85" w14:paraId="2A675CAC" w14:textId="77777777">
      <w:pPr>
        <w:pStyle w:val="ListParagraph"/>
        <w:numPr>
          <w:ilvl w:val="0"/>
          <w:numId w:val="21"/>
        </w:numPr>
      </w:pPr>
      <w:r>
        <w:t>Create Account JSON</w:t>
      </w:r>
    </w:p>
    <w:p w:rsidR="000D3A85" w:rsidP="000D3A85" w:rsidRDefault="000D3A85" w14:paraId="5A5B09ED" w14:textId="77777777">
      <w:pPr>
        <w:pStyle w:val="ListParagraph"/>
      </w:pP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40"/>
      </w:tblGrid>
      <w:tr w:rsidR="000D3A85" w:rsidTr="002069B1" w14:paraId="4BF04504" w14:textId="77777777">
        <w:tc>
          <w:tcPr>
            <w:tcW w:w="9350" w:type="dxa"/>
          </w:tcPr>
          <w:p w:rsidRPr="00AF13CF" w:rsidR="000D3A85" w:rsidP="0037197C" w:rsidRDefault="000D3A85" w14:paraId="7198A1F6" w14:textId="77777777">
            <w:pPr>
              <w:pStyle w:val="ListParagraph"/>
            </w:pPr>
            <w:r w:rsidRPr="00AF13CF">
              <w:t>{</w:t>
            </w:r>
          </w:p>
          <w:p w:rsidRPr="00AF13CF" w:rsidR="000D3A85" w:rsidP="0037197C" w:rsidRDefault="000D3A85" w14:paraId="078A448B" w14:textId="77777777">
            <w:pPr>
              <w:pStyle w:val="ListParagraph"/>
            </w:pPr>
            <w:r w:rsidRPr="00AF13CF">
              <w:tab/>
            </w:r>
            <w:r w:rsidRPr="00AF13CF">
              <w:t>"ADDRESS": {</w:t>
            </w:r>
          </w:p>
          <w:p w:rsidRPr="00AF13CF" w:rsidR="000D3A85" w:rsidP="0037197C" w:rsidRDefault="000D3A85" w14:paraId="5E744ACE" w14:textId="77777777">
            <w:pPr>
              <w:pStyle w:val="ListParagraph"/>
            </w:pPr>
            <w:r w:rsidRPr="00AF13CF">
              <w:tab/>
            </w:r>
            <w:r w:rsidRPr="00AF13CF">
              <w:tab/>
            </w:r>
            <w:r w:rsidRPr="00AF13CF">
              <w:t>"LASTNAME": "${user.lastname}",</w:t>
            </w:r>
          </w:p>
          <w:p w:rsidRPr="00AF13CF" w:rsidR="000D3A85" w:rsidP="0037197C" w:rsidRDefault="000D3A85" w14:paraId="2E66B786" w14:textId="77777777">
            <w:pPr>
              <w:pStyle w:val="ListParagraph"/>
            </w:pPr>
            <w:r w:rsidRPr="00AF13CF">
              <w:tab/>
            </w:r>
            <w:r w:rsidRPr="00AF13CF">
              <w:tab/>
            </w:r>
            <w:r w:rsidRPr="00AF13CF">
              <w:t>"FIRSTNAME": "${user.firstname}",</w:t>
            </w:r>
          </w:p>
          <w:p w:rsidRPr="00AF13CF" w:rsidR="000D3A85" w:rsidP="0037197C" w:rsidRDefault="000D3A85" w14:paraId="359B5EBB" w14:textId="77777777">
            <w:pPr>
              <w:pStyle w:val="ListParagraph"/>
            </w:pPr>
            <w:r w:rsidRPr="00AF13CF">
              <w:tab/>
            </w:r>
            <w:r w:rsidRPr="00AF13CF">
              <w:tab/>
            </w:r>
            <w:r w:rsidRPr="00AF13CF">
              <w:t>"E_MAIL": "${user.email}",</w:t>
            </w:r>
          </w:p>
          <w:p w:rsidRPr="00AF13CF" w:rsidR="000D3A85" w:rsidP="0037197C" w:rsidRDefault="000D3A85" w14:paraId="248DF79D" w14:textId="77777777">
            <w:pPr>
              <w:pStyle w:val="ListParagraph"/>
            </w:pPr>
            <w:r w:rsidRPr="00AF13CF">
              <w:tab/>
            </w:r>
            <w:r w:rsidRPr="00AF13CF">
              <w:tab/>
            </w:r>
            <w:r w:rsidRPr="00AF13CF">
              <w:t>"DEPARTMENT": "${if(user.departmentname !=null){user.departmentname} else {''}}",</w:t>
            </w:r>
          </w:p>
          <w:p w:rsidRPr="00AF13CF" w:rsidR="000D3A85" w:rsidP="0037197C" w:rsidRDefault="000D3A85" w14:paraId="7561070B" w14:textId="77777777">
            <w:pPr>
              <w:pStyle w:val="ListParagraph"/>
            </w:pPr>
            <w:r w:rsidRPr="00AF13CF">
              <w:tab/>
            </w:r>
            <w:r w:rsidRPr="00AF13CF">
              <w:tab/>
            </w:r>
            <w:r w:rsidRPr="00AF13CF">
              <w:t>"NAMCOUNTRY": "${if(user.country !=null){user.country} else {''}}",</w:t>
            </w:r>
          </w:p>
          <w:p w:rsidRPr="00AF13CF" w:rsidR="000D3A85" w:rsidP="0037197C" w:rsidRDefault="000D3A85" w14:paraId="26581600" w14:textId="77777777">
            <w:pPr>
              <w:pStyle w:val="ListParagraph"/>
            </w:pPr>
            <w:r w:rsidRPr="00AF13CF">
              <w:tab/>
            </w:r>
            <w:r w:rsidRPr="00AF13CF">
              <w:tab/>
            </w:r>
            <w:r w:rsidRPr="00AF13CF">
              <w:t>"COMM_TYPE": "INT",</w:t>
            </w:r>
          </w:p>
          <w:p w:rsidRPr="00AF13CF" w:rsidR="000D3A85" w:rsidP="0037197C" w:rsidRDefault="000D3A85" w14:paraId="1C50D226" w14:textId="77777777">
            <w:pPr>
              <w:pStyle w:val="ListParagraph"/>
            </w:pPr>
            <w:r w:rsidRPr="00AF13CF">
              <w:tab/>
            </w:r>
            <w:r w:rsidRPr="00AF13CF">
              <w:tab/>
            </w:r>
            <w:r w:rsidRPr="00AF13CF">
              <w:t>"TEL1_NUMBR": "${if(user.phonenumber !=null){user.phonenumber} else {''}}",</w:t>
            </w:r>
          </w:p>
          <w:p w:rsidRPr="00AF13CF" w:rsidR="000D3A85" w:rsidP="0037197C" w:rsidRDefault="000D3A85" w14:paraId="639AAE9B" w14:textId="77777777">
            <w:pPr>
              <w:pStyle w:val="ListParagraph"/>
            </w:pPr>
            <w:r w:rsidRPr="00AF13CF">
              <w:tab/>
            </w:r>
            <w:r w:rsidRPr="00AF13CF">
              <w:tab/>
            </w:r>
            <w:r w:rsidRPr="00AF13CF">
              <w:t>"TEL1_EXT": "${if(user.customproperty25 !=null){user.customproperty25} else {''}}",</w:t>
            </w:r>
          </w:p>
          <w:p w:rsidRPr="00AF13CF" w:rsidR="000D3A85" w:rsidP="0037197C" w:rsidRDefault="000D3A85" w14:paraId="40294FFE" w14:textId="77777777">
            <w:pPr>
              <w:pStyle w:val="ListParagraph"/>
            </w:pPr>
            <w:r w:rsidRPr="00AF13CF">
              <w:lastRenderedPageBreak/>
              <w:tab/>
            </w:r>
            <w:r w:rsidRPr="00AF13CF">
              <w:tab/>
            </w:r>
            <w:r w:rsidRPr="00AF13CF">
              <w:t>"ROOM_NO_P": "${if(user.customproperty26 !=null){user.customproperty26} else {''}}"</w:t>
            </w:r>
          </w:p>
          <w:p w:rsidRPr="00AF13CF" w:rsidR="000D3A85" w:rsidP="0037197C" w:rsidRDefault="000D3A85" w14:paraId="0BEE9B65" w14:textId="77777777">
            <w:pPr>
              <w:pStyle w:val="ListParagraph"/>
            </w:pPr>
            <w:r w:rsidRPr="00AF13CF">
              <w:tab/>
            </w:r>
            <w:r w:rsidRPr="00AF13CF">
              <w:t>},</w:t>
            </w:r>
          </w:p>
          <w:p w:rsidRPr="00AF13CF" w:rsidR="000D3A85" w:rsidP="0037197C" w:rsidRDefault="000D3A85" w14:paraId="5BCC162E" w14:textId="77777777">
            <w:pPr>
              <w:pStyle w:val="ListParagraph"/>
            </w:pPr>
            <w:r w:rsidRPr="00AF13CF">
              <w:tab/>
            </w:r>
            <w:r w:rsidRPr="00AF13CF">
              <w:t>"LOGONDATA": {</w:t>
            </w:r>
          </w:p>
          <w:p w:rsidRPr="00AF13CF" w:rsidR="000D3A85" w:rsidP="0037197C" w:rsidRDefault="000D3A85" w14:paraId="3F7BCE29" w14:textId="77777777">
            <w:pPr>
              <w:pStyle w:val="ListParagraph"/>
            </w:pPr>
            <w:r w:rsidRPr="00AF13CF">
              <w:tab/>
            </w:r>
            <w:r w:rsidRPr="00AF13CF">
              <w:tab/>
            </w:r>
            <w:r w:rsidRPr="00AF13CF">
              <w:t>"USTYP": "A",</w:t>
            </w:r>
          </w:p>
          <w:p w:rsidRPr="00AF13CF" w:rsidR="000D3A85" w:rsidP="0037197C" w:rsidRDefault="000D3A85" w14:paraId="0BA0C082" w14:textId="77777777">
            <w:pPr>
              <w:pStyle w:val="ListParagraph"/>
            </w:pPr>
            <w:r w:rsidRPr="00AF13CF">
              <w:tab/>
            </w:r>
            <w:r w:rsidRPr="00AF13CF">
              <w:tab/>
            </w:r>
            <w:r w:rsidRPr="00AF13CF">
              <w:t>"GLTGB": "99991231",</w:t>
            </w:r>
          </w:p>
          <w:p w:rsidRPr="00AF13CF" w:rsidR="000D3A85" w:rsidP="0037197C" w:rsidRDefault="000D3A85" w14:paraId="3105E4E3" w14:textId="77777777">
            <w:pPr>
              <w:pStyle w:val="ListParagraph"/>
            </w:pPr>
            <w:r w:rsidRPr="00AF13CF">
              <w:tab/>
            </w:r>
            <w:r w:rsidRPr="00AF13CF">
              <w:tab/>
            </w:r>
            <w:r w:rsidRPr="00AF13CF">
              <w:t>"GLTGV": "${if(user.startdate!=null){new java.text.SimpleDateFormat('yyyyMMdd').format(user.startdate)}else {new java.text.SimpleDateFormat('yyyyMMdd').format(new Date())}}",</w:t>
            </w:r>
          </w:p>
          <w:p w:rsidRPr="00AF13CF" w:rsidR="000D3A85" w:rsidP="0037197C" w:rsidRDefault="000D3A85" w14:paraId="4A2AB201" w14:textId="77777777">
            <w:pPr>
              <w:pStyle w:val="ListParagraph"/>
            </w:pPr>
            <w:r w:rsidRPr="00AF13CF">
              <w:tab/>
            </w:r>
            <w:r w:rsidRPr="00AF13CF">
              <w:tab/>
            </w:r>
            <w:r w:rsidRPr="00AF13CF">
              <w:t>"TZONE": "EST",</w:t>
            </w:r>
          </w:p>
          <w:p w:rsidRPr="00AF13CF" w:rsidR="000D3A85" w:rsidP="0037197C" w:rsidRDefault="000D3A85" w14:paraId="62FBAC86" w14:textId="77777777">
            <w:pPr>
              <w:pStyle w:val="ListParagraph"/>
            </w:pPr>
            <w:r w:rsidRPr="00AF13CF">
              <w:tab/>
            </w:r>
            <w:r w:rsidRPr="00AF13CF">
              <w:tab/>
            </w:r>
            <w:r w:rsidRPr="00AF13CF">
              <w:t>"CLASS": "END_USER"</w:t>
            </w:r>
          </w:p>
          <w:p w:rsidRPr="00AF13CF" w:rsidR="000D3A85" w:rsidP="0037197C" w:rsidRDefault="000D3A85" w14:paraId="6C167A8D" w14:textId="77777777">
            <w:pPr>
              <w:pStyle w:val="ListParagraph"/>
            </w:pPr>
            <w:r w:rsidRPr="00AF13CF">
              <w:tab/>
            </w:r>
            <w:r w:rsidRPr="00AF13CF">
              <w:t>},</w:t>
            </w:r>
          </w:p>
          <w:p w:rsidRPr="00AF13CF" w:rsidR="000D3A85" w:rsidP="0037197C" w:rsidRDefault="000D3A85" w14:paraId="35686650" w14:textId="77777777">
            <w:pPr>
              <w:pStyle w:val="ListParagraph"/>
            </w:pPr>
            <w:r w:rsidRPr="00AF13CF">
              <w:tab/>
            </w:r>
            <w:r w:rsidRPr="00AF13CF">
              <w:t>"PASSWORD": {</w:t>
            </w:r>
          </w:p>
          <w:p w:rsidRPr="00AF13CF" w:rsidR="000D3A85" w:rsidP="0037197C" w:rsidRDefault="000D3A85" w14:paraId="0129E4E8" w14:textId="77777777">
            <w:pPr>
              <w:pStyle w:val="ListParagraph"/>
            </w:pPr>
            <w:r w:rsidRPr="00AF13CF">
              <w:tab/>
            </w:r>
            <w:r w:rsidRPr="00AF13CF">
              <w:tab/>
            </w:r>
            <w:r w:rsidRPr="00AF13CF">
              <w:t>"BAPIPWD": "${if(user.customproperty2 !=null){'Wel_2M$'+user.customproperty2}}"</w:t>
            </w:r>
          </w:p>
          <w:p w:rsidRPr="00AF13CF" w:rsidR="000D3A85" w:rsidP="0037197C" w:rsidRDefault="000D3A85" w14:paraId="3F3F4397" w14:textId="77777777">
            <w:pPr>
              <w:pStyle w:val="ListParagraph"/>
            </w:pPr>
            <w:r w:rsidRPr="00AF13CF">
              <w:tab/>
            </w:r>
            <w:r w:rsidRPr="00AF13CF">
              <w:t>},</w:t>
            </w:r>
          </w:p>
          <w:p w:rsidRPr="00AF13CF" w:rsidR="000D3A85" w:rsidP="0037197C" w:rsidRDefault="000D3A85" w14:paraId="7910D13E" w14:textId="77777777">
            <w:pPr>
              <w:pStyle w:val="ListParagraph"/>
            </w:pPr>
            <w:r w:rsidRPr="00AF13CF">
              <w:tab/>
            </w:r>
            <w:r w:rsidRPr="00AF13CF">
              <w:t>"UCLASSX": {</w:t>
            </w:r>
          </w:p>
          <w:p w:rsidRPr="00AF13CF" w:rsidR="000D3A85" w:rsidP="0037197C" w:rsidRDefault="000D3A85" w14:paraId="15383794" w14:textId="77777777">
            <w:pPr>
              <w:pStyle w:val="ListParagraph"/>
            </w:pPr>
            <w:r w:rsidRPr="00AF13CF">
              <w:tab/>
            </w:r>
            <w:r w:rsidRPr="00AF13CF">
              <w:tab/>
            </w:r>
            <w:r w:rsidRPr="00AF13CF">
              <w:t>"UCLASS": "X"</w:t>
            </w:r>
          </w:p>
          <w:p w:rsidRPr="00AF13CF" w:rsidR="000D3A85" w:rsidP="0037197C" w:rsidRDefault="000D3A85" w14:paraId="28B8EC94" w14:textId="77777777">
            <w:pPr>
              <w:pStyle w:val="ListParagraph"/>
            </w:pPr>
            <w:r w:rsidRPr="00AF13CF">
              <w:tab/>
            </w:r>
            <w:r w:rsidRPr="00AF13CF">
              <w:t>}</w:t>
            </w:r>
            <w:r w:rsidRPr="00AF13CF">
              <w:tab/>
            </w:r>
          </w:p>
          <w:p w:rsidRPr="005A5EA7" w:rsidR="000D3A85" w:rsidP="0037197C" w:rsidRDefault="000D3A85" w14:paraId="5958AC00" w14:textId="77777777">
            <w:pPr>
              <w:pStyle w:val="ListParagraph"/>
            </w:pPr>
            <w:r w:rsidRPr="00AF13CF">
              <w:t>}</w:t>
            </w:r>
          </w:p>
          <w:p w:rsidR="000D3A85" w:rsidP="0037197C" w:rsidRDefault="000D3A85" w14:paraId="39CB6BB8" w14:textId="77777777">
            <w:pPr>
              <w:pStyle w:val="ListParagraph"/>
              <w:ind w:left="0"/>
            </w:pPr>
          </w:p>
        </w:tc>
      </w:tr>
    </w:tbl>
    <w:p w:rsidR="000D3A85" w:rsidP="000D3A85" w:rsidRDefault="000D3A85" w14:paraId="5B9475C1" w14:textId="77777777">
      <w:pPr>
        <w:pStyle w:val="ListParagraph"/>
      </w:pPr>
    </w:p>
    <w:p w:rsidR="000D3A85" w:rsidP="00687D6E" w:rsidRDefault="000D3A85" w14:paraId="69765C01" w14:textId="77777777">
      <w:pPr>
        <w:pStyle w:val="Heading4"/>
        <w:numPr>
          <w:ilvl w:val="3"/>
          <w:numId w:val="17"/>
        </w:numPr>
      </w:pPr>
      <w:r>
        <w:t>Account update</w:t>
      </w:r>
    </w:p>
    <w:p w:rsidRPr="00852740" w:rsidR="000D3A85" w:rsidP="00687D6E" w:rsidRDefault="000D3A85" w14:paraId="7CB48BF8" w14:textId="723AE2E7">
      <w:pPr>
        <w:pStyle w:val="ListParagraph"/>
        <w:numPr>
          <w:ilvl w:val="0"/>
          <w:numId w:val="21"/>
        </w:numPr>
      </w:pPr>
      <w:r w:rsidRPr="00852740">
        <w:t>Created ‘</w:t>
      </w:r>
      <w:r w:rsidRPr="00852740">
        <w:rPr>
          <w:b/>
          <w:bCs/>
        </w:rPr>
        <w:t>User Update Rule’</w:t>
      </w:r>
      <w:r w:rsidRPr="00852740">
        <w:t xml:space="preserve"> in </w:t>
      </w:r>
      <w:r w:rsidR="00120727">
        <w:t>Saviynt</w:t>
      </w:r>
      <w:r w:rsidRPr="00852740">
        <w:t xml:space="preserve"> to update SAP </w:t>
      </w:r>
      <w:r>
        <w:t>SRD</w:t>
      </w:r>
      <w:r w:rsidRPr="00852740">
        <w:t xml:space="preserve"> attributes</w:t>
      </w:r>
    </w:p>
    <w:p w:rsidRPr="00852740" w:rsidR="000D3A85" w:rsidP="00687D6E" w:rsidRDefault="000D3A85" w14:paraId="356AA1BB" w14:textId="53EFEEB2">
      <w:pPr>
        <w:pStyle w:val="ListParagraph"/>
        <w:numPr>
          <w:ilvl w:val="0"/>
          <w:numId w:val="21"/>
        </w:numPr>
      </w:pPr>
      <w:r w:rsidRPr="00852740">
        <w:t>This ‘User Update Rule’ trigger</w:t>
      </w:r>
      <w:r>
        <w:t>s</w:t>
      </w:r>
      <w:r w:rsidRPr="00852740">
        <w:t xml:space="preserve"> when user attributes updated in </w:t>
      </w:r>
      <w:r w:rsidR="00120727">
        <w:t>Saviynt</w:t>
      </w:r>
      <w:r w:rsidRPr="00852740">
        <w:t xml:space="preserve"> and </w:t>
      </w:r>
      <w:r>
        <w:t xml:space="preserve">it </w:t>
      </w:r>
      <w:r w:rsidRPr="00852740">
        <w:t>will create ‘Update Account’ task</w:t>
      </w:r>
      <w:r>
        <w:t xml:space="preserve"> for SAP SRD</w:t>
      </w:r>
    </w:p>
    <w:p w:rsidRPr="00852740" w:rsidR="000D3A85" w:rsidP="00687D6E" w:rsidRDefault="000D3A85" w14:paraId="56CB477E" w14:textId="77777777">
      <w:pPr>
        <w:pStyle w:val="ListParagraph"/>
        <w:numPr>
          <w:ilvl w:val="0"/>
          <w:numId w:val="21"/>
        </w:numPr>
      </w:pPr>
      <w:r w:rsidRPr="00852740">
        <w:t>User attribute</w:t>
      </w:r>
      <w:r>
        <w:t xml:space="preserve"> Changes </w:t>
      </w:r>
      <w:r w:rsidRPr="00852740">
        <w:t>like :</w:t>
      </w:r>
    </w:p>
    <w:p w:rsidR="000D3A85" w:rsidP="00B84DA4" w:rsidRDefault="000D3A85" w14:paraId="4F828E54" w14:textId="77777777">
      <w:pPr>
        <w:pStyle w:val="ListParagraph"/>
        <w:ind w:left="1008"/>
      </w:pPr>
      <w:r w:rsidRPr="00852740">
        <w:t>First/Last Name</w:t>
      </w:r>
    </w:p>
    <w:p w:rsidRPr="00852740" w:rsidR="000D3A85" w:rsidP="00B84DA4" w:rsidRDefault="000D3A85" w14:paraId="5E9B1963" w14:textId="77777777">
      <w:pPr>
        <w:pStyle w:val="ListParagraph"/>
        <w:ind w:left="1008"/>
      </w:pPr>
      <w:r w:rsidRPr="00852740">
        <w:t>Email</w:t>
      </w:r>
    </w:p>
    <w:p w:rsidR="000D3A85" w:rsidP="00B84DA4" w:rsidRDefault="000D3A85" w14:paraId="7F29C1E1" w14:textId="77777777">
      <w:pPr>
        <w:pStyle w:val="ListParagraph"/>
        <w:ind w:left="1008"/>
      </w:pPr>
      <w:r w:rsidRPr="00852740">
        <w:t>Country</w:t>
      </w:r>
    </w:p>
    <w:p w:rsidR="000D3A85" w:rsidP="00B84DA4" w:rsidRDefault="000D3A85" w14:paraId="7FFFC98C" w14:textId="77777777">
      <w:pPr>
        <w:pStyle w:val="ListParagraph"/>
        <w:ind w:left="1008"/>
      </w:pPr>
      <w:r w:rsidRPr="00852740">
        <w:t>Department</w:t>
      </w:r>
    </w:p>
    <w:p w:rsidR="000D3A85" w:rsidP="00B84DA4" w:rsidRDefault="000D3A85" w14:paraId="12E406F5" w14:textId="77777777">
      <w:pPr>
        <w:pStyle w:val="ListParagraph"/>
        <w:ind w:left="1008"/>
      </w:pPr>
      <w:r w:rsidRPr="00852740">
        <w:t xml:space="preserve">Telephonenumber </w:t>
      </w:r>
    </w:p>
    <w:p w:rsidR="000D3A85" w:rsidP="00687D6E" w:rsidRDefault="000D3A85" w14:paraId="50EBABA9" w14:textId="77777777">
      <w:pPr>
        <w:pStyle w:val="ListParagraph"/>
        <w:numPr>
          <w:ilvl w:val="0"/>
          <w:numId w:val="21"/>
        </w:numPr>
      </w:pPr>
      <w:r>
        <w:t>Execute the Provisioning job to push the update to the target</w:t>
      </w:r>
    </w:p>
    <w:p w:rsidR="000D3A85" w:rsidP="00687D6E" w:rsidRDefault="000D3A85" w14:paraId="7C25573F" w14:textId="77777777">
      <w:pPr>
        <w:pStyle w:val="ListParagraph"/>
        <w:numPr>
          <w:ilvl w:val="0"/>
          <w:numId w:val="21"/>
        </w:numPr>
      </w:pPr>
      <w:r>
        <w:t>Update Account JSON</w:t>
      </w:r>
    </w:p>
    <w:p w:rsidR="000D3A85" w:rsidP="000D3A85" w:rsidRDefault="000D3A85" w14:paraId="3F90F875" w14:textId="77777777">
      <w:pPr>
        <w:pStyle w:val="ListParagraph"/>
      </w:pP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40"/>
      </w:tblGrid>
      <w:tr w:rsidR="000D3A85" w:rsidTr="00B84DA4" w14:paraId="64A3D83C" w14:textId="77777777">
        <w:tc>
          <w:tcPr>
            <w:tcW w:w="9350" w:type="dxa"/>
          </w:tcPr>
          <w:p w:rsidRPr="00AF13CF" w:rsidR="000D3A85" w:rsidP="0037197C" w:rsidRDefault="000D3A85" w14:paraId="379881FD" w14:textId="77777777">
            <w:pPr>
              <w:pStyle w:val="ListParagraph"/>
            </w:pPr>
            <w:r w:rsidRPr="00AF13CF">
              <w:t>{</w:t>
            </w:r>
          </w:p>
          <w:p w:rsidRPr="00AF13CF" w:rsidR="000D3A85" w:rsidP="0037197C" w:rsidRDefault="000D3A85" w14:paraId="70BF8672" w14:textId="77777777">
            <w:pPr>
              <w:pStyle w:val="ListParagraph"/>
            </w:pPr>
            <w:r w:rsidRPr="00AF13CF">
              <w:tab/>
            </w:r>
            <w:r w:rsidRPr="00AF13CF">
              <w:t>"ADDRESS": {</w:t>
            </w:r>
          </w:p>
          <w:p w:rsidRPr="00AF13CF" w:rsidR="000D3A85" w:rsidP="0037197C" w:rsidRDefault="000D3A85" w14:paraId="7E95C4D0" w14:textId="77777777">
            <w:pPr>
              <w:pStyle w:val="ListParagraph"/>
            </w:pPr>
            <w:r w:rsidRPr="00AF13CF">
              <w:tab/>
            </w:r>
            <w:r w:rsidRPr="00AF13CF">
              <w:tab/>
            </w:r>
            <w:r w:rsidRPr="00AF13CF">
              <w:t>"LASTNAME": "${user.lastname}",</w:t>
            </w:r>
          </w:p>
          <w:p w:rsidRPr="00AF13CF" w:rsidR="000D3A85" w:rsidP="0037197C" w:rsidRDefault="000D3A85" w14:paraId="52AC5413" w14:textId="77777777">
            <w:pPr>
              <w:pStyle w:val="ListParagraph"/>
            </w:pPr>
            <w:r w:rsidRPr="00AF13CF">
              <w:tab/>
            </w:r>
            <w:r w:rsidRPr="00AF13CF">
              <w:tab/>
            </w:r>
            <w:r w:rsidRPr="00AF13CF">
              <w:t>"FIRSTNAME": "${user.firstname}",</w:t>
            </w:r>
          </w:p>
          <w:p w:rsidRPr="00AF13CF" w:rsidR="000D3A85" w:rsidP="0037197C" w:rsidRDefault="000D3A85" w14:paraId="38224820" w14:textId="77777777">
            <w:pPr>
              <w:pStyle w:val="ListParagraph"/>
            </w:pPr>
            <w:r w:rsidRPr="00AF13CF">
              <w:tab/>
            </w:r>
            <w:r w:rsidRPr="00AF13CF">
              <w:tab/>
            </w:r>
            <w:r w:rsidRPr="00AF13CF">
              <w:t>"E_MAIL": "${user.email}",</w:t>
            </w:r>
          </w:p>
          <w:p w:rsidRPr="00AF13CF" w:rsidR="000D3A85" w:rsidP="0037197C" w:rsidRDefault="000D3A85" w14:paraId="1635CAB2" w14:textId="77777777">
            <w:pPr>
              <w:pStyle w:val="ListParagraph"/>
            </w:pPr>
            <w:r w:rsidRPr="00AF13CF">
              <w:lastRenderedPageBreak/>
              <w:tab/>
            </w:r>
            <w:r w:rsidRPr="00AF13CF">
              <w:tab/>
            </w:r>
            <w:r w:rsidRPr="00AF13CF">
              <w:t>"DEPARTMENT": "${if(user.departmentname !=null){user.departmentname} else {''}}",</w:t>
            </w:r>
          </w:p>
          <w:p w:rsidRPr="00AF13CF" w:rsidR="000D3A85" w:rsidP="0037197C" w:rsidRDefault="000D3A85" w14:paraId="28ADC4B0" w14:textId="77777777">
            <w:pPr>
              <w:pStyle w:val="ListParagraph"/>
            </w:pPr>
            <w:r w:rsidRPr="00AF13CF">
              <w:tab/>
            </w:r>
            <w:r w:rsidRPr="00AF13CF">
              <w:tab/>
            </w:r>
            <w:r w:rsidRPr="00AF13CF">
              <w:t>"NAMCOUNTRY": "${if(user.country !=null){user.country} else {''}}",</w:t>
            </w:r>
          </w:p>
          <w:p w:rsidRPr="00AF13CF" w:rsidR="000D3A85" w:rsidP="0037197C" w:rsidRDefault="000D3A85" w14:paraId="2D5F6C5B" w14:textId="77777777">
            <w:pPr>
              <w:pStyle w:val="ListParagraph"/>
            </w:pPr>
            <w:r w:rsidRPr="00AF13CF">
              <w:tab/>
            </w:r>
            <w:r w:rsidRPr="00AF13CF">
              <w:tab/>
            </w:r>
            <w:r w:rsidRPr="00AF13CF">
              <w:t>"COMM_TYPE": "INT",</w:t>
            </w:r>
          </w:p>
          <w:p w:rsidRPr="00AF13CF" w:rsidR="000D3A85" w:rsidP="0037197C" w:rsidRDefault="000D3A85" w14:paraId="40CC9F6C" w14:textId="77777777">
            <w:pPr>
              <w:pStyle w:val="ListParagraph"/>
            </w:pPr>
            <w:r w:rsidRPr="00AF13CF">
              <w:tab/>
            </w:r>
            <w:r w:rsidRPr="00AF13CF">
              <w:tab/>
            </w:r>
            <w:r w:rsidRPr="00AF13CF">
              <w:t>"TEL1_NUMBR": "${if(user.phonenumber !=null){user.phonenumber} else {''}}",</w:t>
            </w:r>
          </w:p>
          <w:p w:rsidRPr="00AF13CF" w:rsidR="000D3A85" w:rsidP="0037197C" w:rsidRDefault="000D3A85" w14:paraId="050CCD34" w14:textId="77777777">
            <w:pPr>
              <w:pStyle w:val="ListParagraph"/>
            </w:pPr>
            <w:r w:rsidRPr="00AF13CF">
              <w:tab/>
            </w:r>
            <w:r w:rsidRPr="00AF13CF">
              <w:tab/>
            </w:r>
            <w:r w:rsidRPr="00AF13CF">
              <w:t>"TEL1_EXT": "${if(user.customproperty25 !=null){user.customproperty25} else {''}}",</w:t>
            </w:r>
          </w:p>
          <w:p w:rsidRPr="00AF13CF" w:rsidR="000D3A85" w:rsidP="0037197C" w:rsidRDefault="000D3A85" w14:paraId="5728E4A2" w14:textId="77777777">
            <w:pPr>
              <w:pStyle w:val="ListParagraph"/>
            </w:pPr>
            <w:r w:rsidRPr="00AF13CF">
              <w:tab/>
            </w:r>
            <w:r w:rsidRPr="00AF13CF">
              <w:tab/>
            </w:r>
            <w:r w:rsidRPr="00AF13CF">
              <w:t>"ROOM_NO_P": "${if(user.customproperty26 !=null){user.customproperty26} else {''}}"</w:t>
            </w:r>
          </w:p>
          <w:p w:rsidRPr="00AF13CF" w:rsidR="000D3A85" w:rsidP="0037197C" w:rsidRDefault="000D3A85" w14:paraId="56D80327" w14:textId="77777777">
            <w:pPr>
              <w:pStyle w:val="ListParagraph"/>
            </w:pPr>
            <w:r w:rsidRPr="00AF13CF">
              <w:tab/>
            </w:r>
            <w:r w:rsidRPr="00AF13CF">
              <w:t>},</w:t>
            </w:r>
          </w:p>
          <w:p w:rsidRPr="00AF13CF" w:rsidR="000D3A85" w:rsidP="0037197C" w:rsidRDefault="000D3A85" w14:paraId="37FDC303" w14:textId="77777777">
            <w:pPr>
              <w:pStyle w:val="ListParagraph"/>
            </w:pPr>
            <w:r w:rsidRPr="00AF13CF">
              <w:tab/>
            </w:r>
            <w:r w:rsidRPr="00AF13CF">
              <w:t>"LOGONDATA": {</w:t>
            </w:r>
          </w:p>
          <w:p w:rsidRPr="00AF13CF" w:rsidR="000D3A85" w:rsidP="0037197C" w:rsidRDefault="000D3A85" w14:paraId="1D2F2DBF" w14:textId="77777777">
            <w:pPr>
              <w:pStyle w:val="ListParagraph"/>
            </w:pPr>
            <w:r w:rsidRPr="00AF13CF">
              <w:tab/>
            </w:r>
            <w:r w:rsidRPr="00AF13CF">
              <w:tab/>
            </w:r>
            <w:r w:rsidRPr="00AF13CF">
              <w:t>"USTYP": "A",</w:t>
            </w:r>
          </w:p>
          <w:p w:rsidRPr="00AF13CF" w:rsidR="000D3A85" w:rsidP="0037197C" w:rsidRDefault="000D3A85" w14:paraId="35FAC231" w14:textId="77777777">
            <w:pPr>
              <w:pStyle w:val="ListParagraph"/>
            </w:pPr>
            <w:r w:rsidRPr="00AF13CF">
              <w:tab/>
            </w:r>
            <w:r w:rsidRPr="00AF13CF">
              <w:tab/>
            </w:r>
            <w:r w:rsidRPr="00AF13CF">
              <w:t>"GLTGB": "99991231",</w:t>
            </w:r>
          </w:p>
          <w:p w:rsidRPr="00AF13CF" w:rsidR="000D3A85" w:rsidP="0037197C" w:rsidRDefault="000D3A85" w14:paraId="6FF8A86A" w14:textId="77777777">
            <w:pPr>
              <w:pStyle w:val="ListParagraph"/>
            </w:pPr>
            <w:r w:rsidRPr="00AF13CF">
              <w:tab/>
            </w:r>
            <w:r w:rsidRPr="00AF13CF">
              <w:tab/>
            </w:r>
            <w:r w:rsidRPr="00AF13CF">
              <w:t>"GLTGV": "${if(user.startdate!=null){new java.text.SimpleDateFormat('yyyyMMdd').format(user.startdate)}else {new java.text.SimpleDateFormat('yyyyMMdd').format(new Date())}}",</w:t>
            </w:r>
          </w:p>
          <w:p w:rsidRPr="00AF13CF" w:rsidR="000D3A85" w:rsidP="0037197C" w:rsidRDefault="000D3A85" w14:paraId="3161E9D0" w14:textId="77777777">
            <w:pPr>
              <w:pStyle w:val="ListParagraph"/>
            </w:pPr>
            <w:r w:rsidRPr="00AF13CF">
              <w:tab/>
            </w:r>
            <w:r w:rsidRPr="00AF13CF">
              <w:tab/>
            </w:r>
            <w:r w:rsidRPr="00AF13CF">
              <w:t>"TZONE": "EST",</w:t>
            </w:r>
          </w:p>
          <w:p w:rsidRPr="00AF13CF" w:rsidR="000D3A85" w:rsidP="0037197C" w:rsidRDefault="000D3A85" w14:paraId="14539B6B" w14:textId="77777777">
            <w:pPr>
              <w:pStyle w:val="ListParagraph"/>
            </w:pPr>
            <w:r w:rsidRPr="00AF13CF">
              <w:tab/>
            </w:r>
            <w:r w:rsidRPr="00AF13CF">
              <w:tab/>
            </w:r>
            <w:r w:rsidRPr="00AF13CF">
              <w:t>"CLASS": "END_USER"</w:t>
            </w:r>
          </w:p>
          <w:p w:rsidRPr="00AF13CF" w:rsidR="000D3A85" w:rsidP="0037197C" w:rsidRDefault="000D3A85" w14:paraId="667E1CF4" w14:textId="77777777">
            <w:pPr>
              <w:pStyle w:val="ListParagraph"/>
            </w:pPr>
            <w:r w:rsidRPr="00AF13CF">
              <w:tab/>
            </w:r>
            <w:r w:rsidRPr="00AF13CF">
              <w:t>},</w:t>
            </w:r>
          </w:p>
          <w:p w:rsidRPr="00AF13CF" w:rsidR="000D3A85" w:rsidP="0037197C" w:rsidRDefault="000D3A85" w14:paraId="0F29A89E" w14:textId="77777777">
            <w:pPr>
              <w:pStyle w:val="ListParagraph"/>
            </w:pPr>
            <w:r w:rsidRPr="00AF13CF">
              <w:tab/>
            </w:r>
            <w:r w:rsidRPr="00AF13CF">
              <w:t>"UCLASSX": {</w:t>
            </w:r>
          </w:p>
          <w:p w:rsidRPr="00AF13CF" w:rsidR="000D3A85" w:rsidP="0037197C" w:rsidRDefault="000D3A85" w14:paraId="4C365F0F" w14:textId="77777777">
            <w:pPr>
              <w:pStyle w:val="ListParagraph"/>
            </w:pPr>
            <w:r w:rsidRPr="00AF13CF">
              <w:tab/>
            </w:r>
            <w:r w:rsidRPr="00AF13CF">
              <w:tab/>
            </w:r>
            <w:r w:rsidRPr="00AF13CF">
              <w:t>"UCLASS": "X"</w:t>
            </w:r>
          </w:p>
          <w:p w:rsidRPr="00AF13CF" w:rsidR="000D3A85" w:rsidP="0037197C" w:rsidRDefault="000D3A85" w14:paraId="5CE99BFD" w14:textId="77777777">
            <w:pPr>
              <w:pStyle w:val="ListParagraph"/>
            </w:pPr>
            <w:r w:rsidRPr="00AF13CF">
              <w:tab/>
            </w:r>
            <w:r w:rsidRPr="00AF13CF">
              <w:t>}</w:t>
            </w:r>
          </w:p>
          <w:p w:rsidRPr="00AF13CF" w:rsidR="000D3A85" w:rsidP="0037197C" w:rsidRDefault="000D3A85" w14:paraId="09121513" w14:textId="77777777">
            <w:pPr>
              <w:pStyle w:val="ListParagraph"/>
            </w:pPr>
            <w:r w:rsidRPr="00AF13CF">
              <w:tab/>
            </w:r>
          </w:p>
          <w:p w:rsidR="000D3A85" w:rsidP="0037197C" w:rsidRDefault="000D3A85" w14:paraId="15BF3D6A" w14:textId="77777777">
            <w:pPr>
              <w:pStyle w:val="ListParagraph"/>
              <w:ind w:left="0"/>
            </w:pPr>
            <w:r w:rsidRPr="00AF13CF">
              <w:t>}</w:t>
            </w:r>
          </w:p>
        </w:tc>
      </w:tr>
    </w:tbl>
    <w:p w:rsidRPr="005A5EA7" w:rsidR="000D3A85" w:rsidP="000D3A85" w:rsidRDefault="000D3A85" w14:paraId="7CAB4FA2" w14:textId="77777777"/>
    <w:p w:rsidR="000D3A85" w:rsidP="000D3A85" w:rsidRDefault="000D3A85" w14:paraId="531AF1E3" w14:textId="77777777">
      <w:pPr>
        <w:pStyle w:val="Heading3"/>
      </w:pPr>
      <w:bookmarkStart w:name="_Toc33292616" w:id="103"/>
      <w:r>
        <w:t>Account Access provisioning</w:t>
      </w:r>
      <w:bookmarkEnd w:id="103"/>
    </w:p>
    <w:p w:rsidR="000D3A85" w:rsidP="00687D6E" w:rsidRDefault="000D3A85" w14:paraId="4BBE6B01" w14:textId="77777777">
      <w:pPr>
        <w:pStyle w:val="Heading4"/>
        <w:numPr>
          <w:ilvl w:val="3"/>
          <w:numId w:val="17"/>
        </w:numPr>
      </w:pPr>
      <w:r>
        <w:t>SAP Role management</w:t>
      </w:r>
    </w:p>
    <w:p w:rsidRPr="005F2FF6" w:rsidR="000D3A85" w:rsidP="000D3A85" w:rsidRDefault="000D3A85" w14:paraId="631BE186" w14:textId="77777777">
      <w:r>
        <w:t>Any changes on Role will be taken care by SSM. Below are the role types currently SSM is managing.</w:t>
      </w:r>
    </w:p>
    <w:p w:rsidR="000D3A85" w:rsidP="00687D6E" w:rsidRDefault="000D3A85" w14:paraId="3FA7BB8E" w14:textId="77777777">
      <w:pPr>
        <w:pStyle w:val="ListParagraph"/>
        <w:numPr>
          <w:ilvl w:val="0"/>
          <w:numId w:val="45"/>
        </w:numPr>
      </w:pPr>
      <w:r>
        <w:t>Application Role</w:t>
      </w:r>
    </w:p>
    <w:p w:rsidR="000D3A85" w:rsidP="00687D6E" w:rsidRDefault="000D3A85" w14:paraId="20D30351" w14:textId="77777777">
      <w:pPr>
        <w:pStyle w:val="ListParagraph"/>
        <w:numPr>
          <w:ilvl w:val="0"/>
          <w:numId w:val="45"/>
        </w:numPr>
      </w:pPr>
      <w:r>
        <w:t>Enterprise Role</w:t>
      </w:r>
    </w:p>
    <w:p w:rsidR="000D3A85" w:rsidP="00687D6E" w:rsidRDefault="000D3A85" w14:paraId="5A32EDE6" w14:textId="77777777">
      <w:pPr>
        <w:pStyle w:val="ListParagraph"/>
        <w:numPr>
          <w:ilvl w:val="0"/>
          <w:numId w:val="45"/>
        </w:numPr>
      </w:pPr>
      <w:r>
        <w:t xml:space="preserve">In SSM this can be requested under ARS tab -&gt; Create/Modify Role </w:t>
      </w:r>
    </w:p>
    <w:p w:rsidRPr="005F2FF6" w:rsidR="000D3A85" w:rsidP="00687D6E" w:rsidRDefault="000D3A85" w14:paraId="6EDD8896" w14:textId="77777777">
      <w:pPr>
        <w:pStyle w:val="ListParagraph"/>
        <w:numPr>
          <w:ilvl w:val="0"/>
          <w:numId w:val="45"/>
        </w:numPr>
      </w:pPr>
      <w:r>
        <w:t>Role Modification Approval workflow</w:t>
      </w:r>
    </w:p>
    <w:p w:rsidR="000D3A85" w:rsidP="00687D6E" w:rsidRDefault="000D3A85" w14:paraId="43CDE23F" w14:textId="77777777">
      <w:pPr>
        <w:pStyle w:val="ListParagraph"/>
        <w:numPr>
          <w:ilvl w:val="0"/>
          <w:numId w:val="46"/>
        </w:numPr>
      </w:pPr>
      <w:r>
        <w:t xml:space="preserve">It has two level approval </w:t>
      </w:r>
    </w:p>
    <w:p w:rsidR="000D3A85" w:rsidP="000D3A85" w:rsidRDefault="000D3A85" w14:paraId="4C6D5930" w14:textId="77777777">
      <w:pPr>
        <w:pStyle w:val="ListParagraph"/>
        <w:ind w:left="2160"/>
      </w:pPr>
      <w:r>
        <w:t>First level – User Group (Role Reviewer)</w:t>
      </w:r>
    </w:p>
    <w:p w:rsidRPr="005F488D" w:rsidR="000D3A85" w:rsidP="000D3A85" w:rsidRDefault="000D3A85" w14:paraId="1A035929" w14:textId="77777777">
      <w:pPr>
        <w:pStyle w:val="ListParagraph"/>
        <w:ind w:left="1440" w:firstLine="720"/>
      </w:pPr>
      <w:r>
        <w:t>Second level – Role Owner</w:t>
      </w:r>
    </w:p>
    <w:p w:rsidR="000D3A85" w:rsidP="000D3A85" w:rsidRDefault="000D3A85" w14:paraId="0D8041C1" w14:textId="77777777">
      <w:pPr>
        <w:pStyle w:val="ListParagraph"/>
        <w:ind w:left="0"/>
      </w:pPr>
      <w:r w:rsidR="000D3A85">
        <w:drawing>
          <wp:inline wp14:editId="190C01D7" wp14:anchorId="06ABBB33">
            <wp:extent cx="6113216" cy="3295650"/>
            <wp:effectExtent l="0" t="0" r="1905" b="0"/>
            <wp:docPr id="27" name="Picture 27" title=""/>
            <wp:cNvGraphicFramePr>
              <a:graphicFrameLocks noChangeAspect="1"/>
            </wp:cNvGraphicFramePr>
            <a:graphic>
              <a:graphicData uri="http://schemas.openxmlformats.org/drawingml/2006/picture">
                <pic:pic>
                  <pic:nvPicPr>
                    <pic:cNvPr id="0" name="Picture 27"/>
                    <pic:cNvPicPr/>
                  </pic:nvPicPr>
                  <pic:blipFill>
                    <a:blip r:embed="Rf53600979c84461c">
                      <a:extLst>
                        <a:ext xmlns:a="http://schemas.openxmlformats.org/drawingml/2006/main" uri="{28A0092B-C50C-407E-A947-70E740481C1C}">
                          <a14:useLocalDpi val="0"/>
                        </a:ext>
                      </a:extLst>
                    </a:blip>
                    <a:stretch>
                      <a:fillRect/>
                    </a:stretch>
                  </pic:blipFill>
                  <pic:spPr>
                    <a:xfrm rot="0" flipH="0" flipV="0">
                      <a:off x="0" y="0"/>
                      <a:ext cx="6113216" cy="3295650"/>
                    </a:xfrm>
                    <a:prstGeom prst="rect">
                      <a:avLst/>
                    </a:prstGeom>
                  </pic:spPr>
                </pic:pic>
              </a:graphicData>
            </a:graphic>
          </wp:inline>
        </w:drawing>
      </w:r>
    </w:p>
    <w:p w:rsidR="000D3A85" w:rsidP="000D3A85" w:rsidRDefault="000D3A85" w14:paraId="0C674403" w14:textId="77777777">
      <w:pPr>
        <w:pStyle w:val="ListParagraph"/>
        <w:ind w:left="0"/>
      </w:pPr>
    </w:p>
    <w:p w:rsidR="000D3A85" w:rsidP="00687D6E" w:rsidRDefault="000D3A85" w14:paraId="70A8D1B9" w14:textId="77777777">
      <w:pPr>
        <w:pStyle w:val="Heading4"/>
        <w:numPr>
          <w:ilvl w:val="3"/>
          <w:numId w:val="17"/>
        </w:numPr>
      </w:pPr>
      <w:r>
        <w:t>Access Request</w:t>
      </w:r>
    </w:p>
    <w:p w:rsidR="000D3A85" w:rsidP="000D3A85" w:rsidRDefault="000D3A85" w14:paraId="17828D9C" w14:textId="77777777">
      <w:r>
        <w:t>Under this section we are covering application/enterprise access role access request for end user</w:t>
      </w:r>
    </w:p>
    <w:p w:rsidR="000D3A85" w:rsidP="00687D6E" w:rsidRDefault="000D3A85" w14:paraId="067F66A1" w14:textId="77777777">
      <w:pPr>
        <w:pStyle w:val="ListParagraph"/>
        <w:numPr>
          <w:ilvl w:val="0"/>
          <w:numId w:val="47"/>
        </w:numPr>
      </w:pPr>
      <w:r>
        <w:t>This request can be raised under ARS tab</w:t>
      </w:r>
    </w:p>
    <w:p w:rsidR="000D3A85" w:rsidP="00687D6E" w:rsidRDefault="000D3A85" w14:paraId="6090D081" w14:textId="77777777">
      <w:pPr>
        <w:pStyle w:val="ListParagraph"/>
        <w:numPr>
          <w:ilvl w:val="0"/>
          <w:numId w:val="47"/>
        </w:numPr>
      </w:pPr>
      <w:r>
        <w:t>This request is associated with GRC SOD evaluation</w:t>
      </w:r>
    </w:p>
    <w:p w:rsidRPr="00797F81" w:rsidR="000D3A85" w:rsidP="00687D6E" w:rsidRDefault="000D3A85" w14:paraId="2E9BD089" w14:textId="77777777">
      <w:pPr>
        <w:pStyle w:val="ListParagraph"/>
        <w:numPr>
          <w:ilvl w:val="0"/>
          <w:numId w:val="47"/>
        </w:numPr>
      </w:pPr>
      <w:r>
        <w:t xml:space="preserve">For more details please refer section </w:t>
      </w:r>
      <w:hyperlink w:history="1" w:anchor="_SAP_GRC">
        <w:r w:rsidRPr="009C67A2">
          <w:rPr>
            <w:rStyle w:val="Hyperlink"/>
          </w:rPr>
          <w:t>6.8</w:t>
        </w:r>
      </w:hyperlink>
    </w:p>
    <w:p w:rsidR="000D3A85" w:rsidP="000D3A85" w:rsidRDefault="000D3A85" w14:paraId="2A9BF249" w14:textId="77777777">
      <w:pPr>
        <w:pStyle w:val="Heading3"/>
      </w:pPr>
      <w:bookmarkStart w:name="_Toc33292617" w:id="104"/>
      <w:r>
        <w:t>Account De-provisioning</w:t>
      </w:r>
      <w:bookmarkEnd w:id="104"/>
    </w:p>
    <w:p w:rsidR="000D3A85" w:rsidP="00687D6E" w:rsidRDefault="000D3A85" w14:paraId="3BAA9E2E" w14:textId="72A2D098">
      <w:pPr>
        <w:pStyle w:val="ListParagraph"/>
        <w:numPr>
          <w:ilvl w:val="0"/>
          <w:numId w:val="21"/>
        </w:numPr>
      </w:pPr>
      <w:r w:rsidRPr="000777EF">
        <w:t>Created ‘</w:t>
      </w:r>
      <w:r>
        <w:t>Terminate SAP Account</w:t>
      </w:r>
      <w:r w:rsidRPr="000777EF">
        <w:t xml:space="preserve"> Rule’ in </w:t>
      </w:r>
      <w:r w:rsidR="00120727">
        <w:t>Saviynt</w:t>
      </w:r>
      <w:r w:rsidRPr="000777EF">
        <w:t xml:space="preserve"> </w:t>
      </w:r>
    </w:p>
    <w:p w:rsidR="000D3A85" w:rsidP="00687D6E" w:rsidRDefault="000D3A85" w14:paraId="1B832560" w14:textId="77777777">
      <w:pPr>
        <w:pStyle w:val="ListParagraph"/>
        <w:numPr>
          <w:ilvl w:val="0"/>
          <w:numId w:val="21"/>
        </w:numPr>
      </w:pPr>
      <w:r>
        <w:t>On user terminated this rule will execute which will create the deprovision task for account</w:t>
      </w:r>
    </w:p>
    <w:p w:rsidR="000D3A85" w:rsidP="00687D6E" w:rsidRDefault="000D3A85" w14:paraId="113DA57A" w14:textId="77777777">
      <w:pPr>
        <w:pStyle w:val="ListParagraph"/>
        <w:numPr>
          <w:ilvl w:val="0"/>
          <w:numId w:val="21"/>
        </w:numPr>
      </w:pPr>
      <w:r>
        <w:t>After provisioning job, it will lock the account in SAP</w:t>
      </w:r>
    </w:p>
    <w:p w:rsidR="000D3A85" w:rsidP="00687D6E" w:rsidRDefault="000D3A85" w14:paraId="0501E562" w14:textId="77777777">
      <w:pPr>
        <w:pStyle w:val="ListParagraph"/>
        <w:numPr>
          <w:ilvl w:val="0"/>
          <w:numId w:val="21"/>
        </w:numPr>
      </w:pPr>
      <w:r>
        <w:t>Terminate Account JSON</w:t>
      </w: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40"/>
      </w:tblGrid>
      <w:tr w:rsidR="000D3A85" w:rsidTr="006418AC" w14:paraId="65D73782" w14:textId="77777777">
        <w:tc>
          <w:tcPr>
            <w:tcW w:w="9350" w:type="dxa"/>
          </w:tcPr>
          <w:p w:rsidRPr="00AF13CF" w:rsidR="000D3A85" w:rsidP="0037197C" w:rsidRDefault="000D3A85" w14:paraId="34C98C96" w14:textId="77777777">
            <w:pPr>
              <w:pStyle w:val="ListParagraph"/>
            </w:pPr>
            <w:r w:rsidRPr="00AF13CF">
              <w:t>{ENDDATE}</w:t>
            </w:r>
          </w:p>
          <w:p w:rsidR="000D3A85" w:rsidP="0037197C" w:rsidRDefault="000D3A85" w14:paraId="332321DF" w14:textId="77777777">
            <w:pPr>
              <w:ind w:left="360"/>
            </w:pPr>
          </w:p>
        </w:tc>
      </w:tr>
    </w:tbl>
    <w:p w:rsidR="000D3A85" w:rsidP="000D3A85" w:rsidRDefault="000D3A85" w14:paraId="0C796BB8" w14:textId="77777777"/>
    <w:p w:rsidR="000D3A85" w:rsidP="000D3A85" w:rsidRDefault="000D3A85" w14:paraId="29261E21" w14:textId="77777777"/>
    <w:p w:rsidR="000D3A85" w:rsidP="000D3A85" w:rsidRDefault="000D3A85" w14:paraId="365E98E1" w14:textId="77777777"/>
    <w:p w:rsidR="000D3A85" w:rsidP="000D3A85" w:rsidRDefault="000D3A85" w14:paraId="661BAEC0" w14:textId="77777777">
      <w:pPr>
        <w:pStyle w:val="Heading3"/>
      </w:pPr>
      <w:bookmarkStart w:name="_Toc33292618" w:id="105"/>
      <w:r w:rsidRPr="00A65321">
        <w:lastRenderedPageBreak/>
        <w:t>Account Re-Hire</w:t>
      </w:r>
      <w:bookmarkEnd w:id="105"/>
    </w:p>
    <w:p w:rsidR="000D3A85" w:rsidP="00687D6E" w:rsidRDefault="000D3A85" w14:paraId="4F0BF2BC" w14:textId="2876A52A">
      <w:pPr>
        <w:pStyle w:val="ListParagraph"/>
        <w:numPr>
          <w:ilvl w:val="0"/>
          <w:numId w:val="21"/>
        </w:numPr>
      </w:pPr>
      <w:r w:rsidRPr="000777EF">
        <w:t>Created ‘</w:t>
      </w:r>
      <w:r>
        <w:t>Re-hire SAP Account</w:t>
      </w:r>
      <w:r w:rsidRPr="000777EF">
        <w:t xml:space="preserve"> Rule’ in </w:t>
      </w:r>
      <w:r w:rsidR="00120727">
        <w:t>Saviynt</w:t>
      </w:r>
      <w:r w:rsidRPr="000777EF">
        <w:t xml:space="preserve"> </w:t>
      </w:r>
    </w:p>
    <w:p w:rsidR="000D3A85" w:rsidP="00687D6E" w:rsidRDefault="000D3A85" w14:paraId="186C0139" w14:textId="77777777">
      <w:pPr>
        <w:pStyle w:val="ListParagraph"/>
        <w:numPr>
          <w:ilvl w:val="0"/>
          <w:numId w:val="21"/>
        </w:numPr>
      </w:pPr>
      <w:r>
        <w:t>On user re-hire this rule will execute which will create the deprovision task for account</w:t>
      </w:r>
    </w:p>
    <w:p w:rsidR="000D3A85" w:rsidP="00687D6E" w:rsidRDefault="000D3A85" w14:paraId="0277A2E8" w14:textId="77777777">
      <w:pPr>
        <w:pStyle w:val="ListParagraph"/>
        <w:numPr>
          <w:ilvl w:val="0"/>
          <w:numId w:val="21"/>
        </w:numPr>
      </w:pPr>
      <w:r>
        <w:t>After provisioning job, it will activate the account in SRD</w:t>
      </w:r>
    </w:p>
    <w:p w:rsidR="000D3A85" w:rsidP="00687D6E" w:rsidRDefault="000D3A85" w14:paraId="42B13E6D" w14:textId="77777777">
      <w:pPr>
        <w:pStyle w:val="ListParagraph"/>
        <w:numPr>
          <w:ilvl w:val="0"/>
          <w:numId w:val="21"/>
        </w:numPr>
      </w:pPr>
      <w:r>
        <w:t>Re-hire Account JSON</w:t>
      </w:r>
    </w:p>
    <w:p w:rsidR="000D3A85" w:rsidP="000D3A85" w:rsidRDefault="000D3A85" w14:paraId="24B4B285" w14:textId="77777777">
      <w:pPr>
        <w:pStyle w:val="ListParagraph"/>
      </w:pP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40"/>
      </w:tblGrid>
      <w:tr w:rsidR="000D3A85" w:rsidTr="006418AC" w14:paraId="1DA9D4BB" w14:textId="77777777">
        <w:tc>
          <w:tcPr>
            <w:tcW w:w="9350" w:type="dxa"/>
          </w:tcPr>
          <w:p w:rsidRPr="00AF13CF" w:rsidR="000D3A85" w:rsidP="0037197C" w:rsidRDefault="000D3A85" w14:paraId="43315768" w14:textId="77777777">
            <w:pPr>
              <w:pStyle w:val="ListParagraph"/>
            </w:pPr>
            <w:r w:rsidRPr="00AF13CF">
              <w:t>{</w:t>
            </w:r>
          </w:p>
          <w:p w:rsidRPr="00AF13CF" w:rsidR="000D3A85" w:rsidP="0037197C" w:rsidRDefault="000D3A85" w14:paraId="56F3085F" w14:textId="77777777">
            <w:pPr>
              <w:pStyle w:val="ListParagraph"/>
            </w:pPr>
            <w:r w:rsidRPr="00AF13CF">
              <w:tab/>
            </w:r>
            <w:r w:rsidRPr="00AF13CF">
              <w:t>"ADDRESS": {</w:t>
            </w:r>
          </w:p>
          <w:p w:rsidRPr="00AF13CF" w:rsidR="000D3A85" w:rsidP="0037197C" w:rsidRDefault="000D3A85" w14:paraId="44950B50" w14:textId="77777777">
            <w:pPr>
              <w:pStyle w:val="ListParagraph"/>
            </w:pPr>
            <w:r w:rsidRPr="00AF13CF">
              <w:tab/>
            </w:r>
            <w:r w:rsidRPr="00AF13CF">
              <w:tab/>
            </w:r>
            <w:r w:rsidRPr="00AF13CF">
              <w:t>"LASTNAME": "${user.lastname}",</w:t>
            </w:r>
          </w:p>
          <w:p w:rsidRPr="00AF13CF" w:rsidR="000D3A85" w:rsidP="0037197C" w:rsidRDefault="000D3A85" w14:paraId="24DFDDFF" w14:textId="77777777">
            <w:pPr>
              <w:pStyle w:val="ListParagraph"/>
            </w:pPr>
            <w:r w:rsidRPr="00AF13CF">
              <w:tab/>
            </w:r>
            <w:r w:rsidRPr="00AF13CF">
              <w:tab/>
            </w:r>
            <w:r w:rsidRPr="00AF13CF">
              <w:t>"FIRSTNAME": "${user.firstname}",</w:t>
            </w:r>
          </w:p>
          <w:p w:rsidRPr="00AF13CF" w:rsidR="000D3A85" w:rsidP="0037197C" w:rsidRDefault="000D3A85" w14:paraId="3B5442A0" w14:textId="77777777">
            <w:pPr>
              <w:pStyle w:val="ListParagraph"/>
            </w:pPr>
            <w:r w:rsidRPr="00AF13CF">
              <w:tab/>
            </w:r>
            <w:r w:rsidRPr="00AF13CF">
              <w:tab/>
            </w:r>
            <w:r w:rsidRPr="00AF13CF">
              <w:t>"E_MAIL": "${user.email}",</w:t>
            </w:r>
          </w:p>
          <w:p w:rsidRPr="00AF13CF" w:rsidR="000D3A85" w:rsidP="0037197C" w:rsidRDefault="000D3A85" w14:paraId="2A8CB670" w14:textId="77777777">
            <w:pPr>
              <w:pStyle w:val="ListParagraph"/>
            </w:pPr>
            <w:r w:rsidRPr="00AF13CF">
              <w:tab/>
            </w:r>
            <w:r w:rsidRPr="00AF13CF">
              <w:tab/>
            </w:r>
            <w:r w:rsidRPr="00AF13CF">
              <w:t>"DEPARTMENT": "${if(user.departmentname !=null){user.departmentname} else {''}}",</w:t>
            </w:r>
          </w:p>
          <w:p w:rsidRPr="00AF13CF" w:rsidR="000D3A85" w:rsidP="0037197C" w:rsidRDefault="000D3A85" w14:paraId="733FB702" w14:textId="77777777">
            <w:pPr>
              <w:pStyle w:val="ListParagraph"/>
            </w:pPr>
            <w:r w:rsidRPr="00AF13CF">
              <w:tab/>
            </w:r>
            <w:r w:rsidRPr="00AF13CF">
              <w:tab/>
            </w:r>
            <w:r w:rsidRPr="00AF13CF">
              <w:t>"NAMCOUNTRY": "${if(user.country !=null){user.country} else {''}}",</w:t>
            </w:r>
          </w:p>
          <w:p w:rsidRPr="00AF13CF" w:rsidR="000D3A85" w:rsidP="0037197C" w:rsidRDefault="000D3A85" w14:paraId="6E5CBD23" w14:textId="77777777">
            <w:pPr>
              <w:pStyle w:val="ListParagraph"/>
            </w:pPr>
            <w:r w:rsidRPr="00AF13CF">
              <w:tab/>
            </w:r>
            <w:r w:rsidRPr="00AF13CF">
              <w:tab/>
            </w:r>
            <w:r w:rsidRPr="00AF13CF">
              <w:t>"COMM_TYPE": "INT",</w:t>
            </w:r>
          </w:p>
          <w:p w:rsidRPr="00AF13CF" w:rsidR="000D3A85" w:rsidP="0037197C" w:rsidRDefault="000D3A85" w14:paraId="76D0D9D4" w14:textId="77777777">
            <w:pPr>
              <w:pStyle w:val="ListParagraph"/>
            </w:pPr>
            <w:r w:rsidRPr="00AF13CF">
              <w:tab/>
            </w:r>
            <w:r w:rsidRPr="00AF13CF">
              <w:tab/>
            </w:r>
            <w:r w:rsidRPr="00AF13CF">
              <w:t>"TEL1_NUMBR": "${if(user.phonenumber !=null){user.phonenumber} else {''}}",</w:t>
            </w:r>
          </w:p>
          <w:p w:rsidRPr="00AF13CF" w:rsidR="000D3A85" w:rsidP="0037197C" w:rsidRDefault="000D3A85" w14:paraId="45418C6E" w14:textId="77777777">
            <w:pPr>
              <w:pStyle w:val="ListParagraph"/>
            </w:pPr>
            <w:r w:rsidRPr="00AF13CF">
              <w:tab/>
            </w:r>
            <w:r w:rsidRPr="00AF13CF">
              <w:tab/>
            </w:r>
            <w:r w:rsidRPr="00AF13CF">
              <w:t>"TEL1_EXT": "${if(user.customproperty25 !=null){user.customproperty25} else {''}}",</w:t>
            </w:r>
          </w:p>
          <w:p w:rsidRPr="00AF13CF" w:rsidR="000D3A85" w:rsidP="0037197C" w:rsidRDefault="000D3A85" w14:paraId="7EB53FE2" w14:textId="77777777">
            <w:pPr>
              <w:pStyle w:val="ListParagraph"/>
            </w:pPr>
            <w:r w:rsidRPr="00AF13CF">
              <w:tab/>
            </w:r>
            <w:r w:rsidRPr="00AF13CF">
              <w:tab/>
            </w:r>
            <w:r w:rsidRPr="00AF13CF">
              <w:t>"ROOM_NO_P": "${if(user.customproperty26 !=null){user.customproperty26} else {''}}"</w:t>
            </w:r>
          </w:p>
          <w:p w:rsidRPr="00AF13CF" w:rsidR="000D3A85" w:rsidP="0037197C" w:rsidRDefault="000D3A85" w14:paraId="0A60BED6" w14:textId="77777777">
            <w:pPr>
              <w:pStyle w:val="ListParagraph"/>
            </w:pPr>
            <w:r w:rsidRPr="00AF13CF">
              <w:tab/>
            </w:r>
            <w:r w:rsidRPr="00AF13CF">
              <w:t>},</w:t>
            </w:r>
          </w:p>
          <w:p w:rsidRPr="00AF13CF" w:rsidR="000D3A85" w:rsidP="0037197C" w:rsidRDefault="000D3A85" w14:paraId="3C85C36D" w14:textId="77777777">
            <w:pPr>
              <w:pStyle w:val="ListParagraph"/>
            </w:pPr>
            <w:r w:rsidRPr="00AF13CF">
              <w:tab/>
            </w:r>
            <w:r w:rsidRPr="00AF13CF">
              <w:t>"LOGONDATA": {</w:t>
            </w:r>
          </w:p>
          <w:p w:rsidRPr="00AF13CF" w:rsidR="000D3A85" w:rsidP="0037197C" w:rsidRDefault="000D3A85" w14:paraId="72A70276" w14:textId="77777777">
            <w:pPr>
              <w:pStyle w:val="ListParagraph"/>
            </w:pPr>
            <w:r w:rsidRPr="00AF13CF">
              <w:tab/>
            </w:r>
            <w:r w:rsidRPr="00AF13CF">
              <w:tab/>
            </w:r>
            <w:r w:rsidRPr="00AF13CF">
              <w:t>"USTYP": "A",</w:t>
            </w:r>
          </w:p>
          <w:p w:rsidRPr="00AF13CF" w:rsidR="000D3A85" w:rsidP="0037197C" w:rsidRDefault="000D3A85" w14:paraId="0C166F38" w14:textId="77777777">
            <w:pPr>
              <w:pStyle w:val="ListParagraph"/>
            </w:pPr>
            <w:r w:rsidRPr="00AF13CF">
              <w:tab/>
            </w:r>
            <w:r w:rsidRPr="00AF13CF">
              <w:tab/>
            </w:r>
            <w:r w:rsidRPr="00AF13CF">
              <w:t>"GLTGB": "99991231",</w:t>
            </w:r>
          </w:p>
          <w:p w:rsidRPr="00AF13CF" w:rsidR="000D3A85" w:rsidP="0037197C" w:rsidRDefault="000D3A85" w14:paraId="53B55EAE" w14:textId="77777777">
            <w:pPr>
              <w:pStyle w:val="ListParagraph"/>
            </w:pPr>
            <w:r w:rsidRPr="00AF13CF">
              <w:tab/>
            </w:r>
            <w:r w:rsidRPr="00AF13CF">
              <w:tab/>
            </w:r>
            <w:r w:rsidRPr="00AF13CF">
              <w:t>"GLTGV": "${if(user.startdate!=null){new java.text.SimpleDateFormat('yyyyMMdd').format(user.startdate)}else {new java.text.SimpleDateFormat('yyyyMMdd').format(new Date())}}",</w:t>
            </w:r>
          </w:p>
          <w:p w:rsidRPr="00AF13CF" w:rsidR="000D3A85" w:rsidP="0037197C" w:rsidRDefault="000D3A85" w14:paraId="6FFE20E9" w14:textId="77777777">
            <w:pPr>
              <w:pStyle w:val="ListParagraph"/>
            </w:pPr>
            <w:r w:rsidRPr="00AF13CF">
              <w:tab/>
            </w:r>
            <w:r w:rsidRPr="00AF13CF">
              <w:tab/>
            </w:r>
            <w:r w:rsidRPr="00AF13CF">
              <w:t>"TZONE": "EST",</w:t>
            </w:r>
          </w:p>
          <w:p w:rsidRPr="00AF13CF" w:rsidR="000D3A85" w:rsidP="0037197C" w:rsidRDefault="000D3A85" w14:paraId="03417379" w14:textId="77777777">
            <w:pPr>
              <w:pStyle w:val="ListParagraph"/>
            </w:pPr>
            <w:r w:rsidRPr="00AF13CF">
              <w:tab/>
            </w:r>
            <w:r w:rsidRPr="00AF13CF">
              <w:tab/>
            </w:r>
            <w:r w:rsidRPr="00AF13CF">
              <w:t>"CLASS": "END_USER"</w:t>
            </w:r>
          </w:p>
          <w:p w:rsidRPr="00AF13CF" w:rsidR="000D3A85" w:rsidP="0037197C" w:rsidRDefault="000D3A85" w14:paraId="00F7A0EF" w14:textId="77777777">
            <w:pPr>
              <w:pStyle w:val="ListParagraph"/>
            </w:pPr>
            <w:r w:rsidRPr="00AF13CF">
              <w:tab/>
            </w:r>
            <w:r w:rsidRPr="00AF13CF">
              <w:t>},</w:t>
            </w:r>
          </w:p>
          <w:p w:rsidRPr="00AF13CF" w:rsidR="000D3A85" w:rsidP="0037197C" w:rsidRDefault="000D3A85" w14:paraId="36E5983D" w14:textId="77777777">
            <w:pPr>
              <w:pStyle w:val="ListParagraph"/>
            </w:pPr>
            <w:r w:rsidRPr="00AF13CF">
              <w:tab/>
            </w:r>
            <w:r w:rsidRPr="00AF13CF">
              <w:t>"PASSWORD": {</w:t>
            </w:r>
          </w:p>
          <w:p w:rsidRPr="00AF13CF" w:rsidR="000D3A85" w:rsidP="0037197C" w:rsidRDefault="000D3A85" w14:paraId="210E3B77" w14:textId="77777777">
            <w:pPr>
              <w:pStyle w:val="ListParagraph"/>
            </w:pPr>
            <w:r w:rsidRPr="00AF13CF">
              <w:tab/>
            </w:r>
            <w:r w:rsidRPr="00AF13CF">
              <w:tab/>
            </w:r>
            <w:r w:rsidRPr="00AF13CF">
              <w:t>"BAPIPWD": "${if(user.customproperty2 !=null){'Wel_2M$'+user.customproperty2}}"</w:t>
            </w:r>
          </w:p>
          <w:p w:rsidRPr="00AF13CF" w:rsidR="000D3A85" w:rsidP="0037197C" w:rsidRDefault="000D3A85" w14:paraId="3A0C0CC3" w14:textId="77777777">
            <w:pPr>
              <w:pStyle w:val="ListParagraph"/>
            </w:pPr>
            <w:r w:rsidRPr="00AF13CF">
              <w:tab/>
            </w:r>
            <w:r w:rsidRPr="00AF13CF">
              <w:t>},</w:t>
            </w:r>
          </w:p>
          <w:p w:rsidRPr="00AF13CF" w:rsidR="000D3A85" w:rsidP="0037197C" w:rsidRDefault="000D3A85" w14:paraId="7B526815" w14:textId="77777777">
            <w:pPr>
              <w:pStyle w:val="ListParagraph"/>
            </w:pPr>
            <w:r w:rsidRPr="00AF13CF">
              <w:tab/>
            </w:r>
            <w:r w:rsidRPr="00AF13CF">
              <w:t>"UCLASSX": {</w:t>
            </w:r>
          </w:p>
          <w:p w:rsidRPr="00AF13CF" w:rsidR="000D3A85" w:rsidP="0037197C" w:rsidRDefault="000D3A85" w14:paraId="236FE644" w14:textId="77777777">
            <w:pPr>
              <w:pStyle w:val="ListParagraph"/>
            </w:pPr>
            <w:r w:rsidRPr="00AF13CF">
              <w:tab/>
            </w:r>
            <w:r w:rsidRPr="00AF13CF">
              <w:tab/>
            </w:r>
            <w:r w:rsidRPr="00AF13CF">
              <w:t>"UCLASS": "X"</w:t>
            </w:r>
          </w:p>
          <w:p w:rsidRPr="00AF13CF" w:rsidR="000D3A85" w:rsidP="0037197C" w:rsidRDefault="000D3A85" w14:paraId="16E18344" w14:textId="77777777">
            <w:pPr>
              <w:pStyle w:val="ListParagraph"/>
            </w:pPr>
            <w:r w:rsidRPr="00AF13CF">
              <w:tab/>
            </w:r>
            <w:r w:rsidRPr="00AF13CF">
              <w:t>}</w:t>
            </w:r>
          </w:p>
          <w:p w:rsidRPr="00AF13CF" w:rsidR="000D3A85" w:rsidP="0037197C" w:rsidRDefault="000D3A85" w14:paraId="647582E5" w14:textId="77777777">
            <w:pPr>
              <w:pStyle w:val="ListParagraph"/>
            </w:pPr>
            <w:r w:rsidRPr="00AF13CF">
              <w:tab/>
            </w:r>
          </w:p>
          <w:p w:rsidR="000D3A85" w:rsidP="0037197C" w:rsidRDefault="000D3A85" w14:paraId="0B2B7811" w14:textId="77777777">
            <w:pPr>
              <w:pStyle w:val="ListParagraph"/>
              <w:ind w:left="0"/>
            </w:pPr>
            <w:r w:rsidRPr="00AF13CF">
              <w:t>}</w:t>
            </w:r>
          </w:p>
        </w:tc>
      </w:tr>
    </w:tbl>
    <w:p w:rsidRPr="003A683B" w:rsidR="000D3A85" w:rsidP="000D3A85" w:rsidRDefault="000D3A85" w14:paraId="1752D863" w14:textId="77777777"/>
    <w:p w:rsidR="000D3A85" w:rsidP="000D3A85" w:rsidRDefault="000D3A85" w14:paraId="60440842" w14:textId="77777777">
      <w:pPr>
        <w:pStyle w:val="Heading3"/>
      </w:pPr>
      <w:bookmarkStart w:name="_Toc33292619" w:id="106"/>
      <w:r>
        <w:lastRenderedPageBreak/>
        <w:t>Account Target recon</w:t>
      </w:r>
      <w:bookmarkEnd w:id="106"/>
    </w:p>
    <w:p w:rsidR="000D3A85" w:rsidP="00687D6E" w:rsidRDefault="000D3A85" w14:paraId="2CFDB1F5" w14:textId="77777777">
      <w:pPr>
        <w:pStyle w:val="ListParagraph"/>
        <w:numPr>
          <w:ilvl w:val="0"/>
          <w:numId w:val="22"/>
        </w:numPr>
      </w:pPr>
      <w:r>
        <w:t>Created Target recon job to import data from below SAP tables</w:t>
      </w:r>
    </w:p>
    <w:p w:rsidR="000D3A85" w:rsidP="00687D6E" w:rsidRDefault="000D3A85" w14:paraId="1BA0BFA6" w14:textId="77777777">
      <w:pPr>
        <w:pStyle w:val="ListParagraph"/>
        <w:numPr>
          <w:ilvl w:val="0"/>
          <w:numId w:val="22"/>
        </w:numPr>
      </w:pPr>
      <w:r>
        <w:t xml:space="preserve">Job – </w:t>
      </w:r>
      <w:r w:rsidRPr="00EE4F04">
        <w:t>SAP</w:t>
      </w:r>
      <w:r>
        <w:t>SRD</w:t>
      </w:r>
      <w:r w:rsidRPr="00EE4F04">
        <w:t>IMPORT</w:t>
      </w:r>
    </w:p>
    <w:p w:rsidR="000D3A85" w:rsidP="00687D6E" w:rsidRDefault="000D3A85" w14:paraId="00E50D43" w14:textId="77777777">
      <w:pPr>
        <w:pStyle w:val="ListParagraph"/>
        <w:numPr>
          <w:ilvl w:val="0"/>
          <w:numId w:val="22"/>
        </w:numPr>
      </w:pPr>
      <w:r>
        <w:t xml:space="preserve">Tables - </w:t>
      </w:r>
      <w:r w:rsidRPr="00EE4F04">
        <w:t>USR02,</w:t>
      </w:r>
      <w:r>
        <w:t xml:space="preserve"> </w:t>
      </w:r>
      <w:r w:rsidRPr="00EE4F04">
        <w:t>AGR_TEXTS,</w:t>
      </w:r>
      <w:r>
        <w:t xml:space="preserve"> </w:t>
      </w:r>
      <w:r w:rsidRPr="00EE4F04">
        <w:t>AGR_USERS</w:t>
      </w:r>
    </w:p>
    <w:p w:rsidRPr="00C8509B" w:rsidR="000D3A85" w:rsidP="000D3A85" w:rsidRDefault="000D3A85" w14:paraId="6E3A8187" w14:textId="77777777">
      <w:pPr>
        <w:pStyle w:val="ListParagraph"/>
      </w:pPr>
    </w:p>
    <w:p w:rsidR="000D3A85" w:rsidP="00687D6E" w:rsidRDefault="000D3A85" w14:paraId="55880F1B" w14:textId="77777777">
      <w:pPr>
        <w:pStyle w:val="Heading4"/>
        <w:numPr>
          <w:ilvl w:val="3"/>
          <w:numId w:val="17"/>
        </w:numPr>
      </w:pPr>
      <w:r>
        <w:t>Correlation link</w:t>
      </w:r>
    </w:p>
    <w:p w:rsidRPr="003A683B" w:rsidR="000D3A85" w:rsidP="000D3A85" w:rsidRDefault="000D3A85" w14:paraId="5FB855F3" w14:textId="77777777">
      <w:r>
        <w:rPr>
          <w:noProof/>
        </w:rPr>
        <mc:AlternateContent>
          <mc:Choice Requires="wps">
            <w:drawing>
              <wp:anchor distT="0" distB="0" distL="114300" distR="114300" simplePos="0" relativeHeight="251658254" behindDoc="0" locked="0" layoutInCell="1" allowOverlap="1" wp14:anchorId="040F0464" wp14:editId="4F2811BF">
                <wp:simplePos x="0" y="0"/>
                <wp:positionH relativeFrom="column">
                  <wp:posOffset>1996440</wp:posOffset>
                </wp:positionH>
                <wp:positionV relativeFrom="paragraph">
                  <wp:posOffset>112395</wp:posOffset>
                </wp:positionV>
                <wp:extent cx="441960" cy="0"/>
                <wp:effectExtent l="38100" t="76200" r="15240" b="95250"/>
                <wp:wrapNone/>
                <wp:docPr id="26" name="Straight Arrow Connector 26"/>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54EDC4B2">
              <v:shape id="Straight Arrow Connector 26" style="position:absolute;margin-left:157.2pt;margin-top:8.85pt;width:34.8pt;height:0;z-index:251665422;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" w14:anchorId="385D9FE9">
                <v:stroke startarrow="block" endarrow="block"/>
              </v:shape>
            </w:pict>
          </mc:Fallback>
        </mc:AlternateContent>
      </w:r>
      <w:r>
        <w:t>Customproperty6(SAP Account ID)                   AccountName</w:t>
      </w:r>
    </w:p>
    <w:p w:rsidR="000D3A85" w:rsidP="000D3A85" w:rsidRDefault="000D3A85" w14:paraId="3DC62EA2" w14:textId="77777777">
      <w:pPr>
        <w:pStyle w:val="Heading2"/>
      </w:pPr>
      <w:bookmarkStart w:name="_SAP_GRC" w:id="107"/>
      <w:bookmarkStart w:name="_Toc33292620" w:id="108"/>
      <w:bookmarkEnd w:id="107"/>
      <w:r>
        <w:t>SAP GRC</w:t>
      </w:r>
      <w:bookmarkEnd w:id="108"/>
    </w:p>
    <w:p w:rsidR="000D3A85" w:rsidP="00687D6E" w:rsidRDefault="000D3A85" w14:paraId="76F7D125" w14:textId="77777777">
      <w:pPr>
        <w:pStyle w:val="ListParagraph"/>
        <w:numPr>
          <w:ilvl w:val="0"/>
          <w:numId w:val="48"/>
        </w:numPr>
        <w:autoSpaceDE w:val="0"/>
        <w:autoSpaceDN w:val="0"/>
        <w:adjustRightInd w:val="0"/>
        <w:spacing w:after="0" w:line="240" w:lineRule="auto"/>
        <w:rPr>
          <w:rFonts w:ascii="Calibri" w:hAnsi="Calibri" w:cs="Calibri"/>
        </w:rPr>
      </w:pPr>
      <w:r w:rsidRPr="00AF13CF">
        <w:rPr>
          <w:rFonts w:ascii="Calibri" w:hAnsi="Calibri" w:cs="Calibri"/>
        </w:rPr>
        <w:t>The connection type is SAP and this connection is attached to the Security System directly.</w:t>
      </w:r>
    </w:p>
    <w:p w:rsidRPr="00AF13CF" w:rsidR="000D3A85" w:rsidP="0037197C" w:rsidRDefault="000D3A85" w14:paraId="7AA12EEF" w14:textId="3A438487">
      <w:pPr>
        <w:pStyle w:val="ListParagraph"/>
        <w:numPr>
          <w:ilvl w:val="0"/>
          <w:numId w:val="48"/>
        </w:numPr>
        <w:autoSpaceDE w:val="0"/>
        <w:autoSpaceDN w:val="0"/>
        <w:adjustRightInd w:val="0"/>
        <w:spacing w:after="0" w:line="240" w:lineRule="auto"/>
      </w:pPr>
      <w:r w:rsidRPr="00094AF5">
        <w:rPr>
          <w:rFonts w:ascii="Calibri" w:hAnsi="Calibri" w:cs="Calibri"/>
        </w:rPr>
        <w:t xml:space="preserve">Automating SOD detective reporting by using </w:t>
      </w:r>
      <w:r w:rsidR="00094AF5">
        <w:rPr>
          <w:rFonts w:ascii="Calibri" w:hAnsi="Calibri" w:cs="Calibri"/>
        </w:rPr>
        <w:t>SAP GRC automation</w:t>
      </w:r>
    </w:p>
    <w:p w:rsidR="000D3A85" w:rsidP="000D3A85" w:rsidRDefault="000D3A85" w14:paraId="1492860E" w14:textId="77777777">
      <w:pPr>
        <w:pStyle w:val="Heading3"/>
      </w:pPr>
      <w:bookmarkStart w:name="_Toc33292621" w:id="109"/>
      <w:r>
        <w:t>Integration Design</w:t>
      </w:r>
      <w:bookmarkEnd w:id="109"/>
    </w:p>
    <w:p w:rsidR="000D3A85" w:rsidP="000D3A85" w:rsidRDefault="000D3A85" w14:paraId="542D8B0C" w14:textId="77777777"/>
    <w:p w:rsidRPr="007D1ACD" w:rsidR="000D3A85" w:rsidP="000D3A85" w:rsidRDefault="000D3A85" w14:paraId="723C1B88" w14:textId="77777777">
      <w:r w:rsidR="000D3A85">
        <w:drawing>
          <wp:inline wp14:editId="2D1F7E56" wp14:anchorId="4F3DA6AD">
            <wp:extent cx="5943600" cy="2186305"/>
            <wp:effectExtent l="0" t="0" r="0" b="4445"/>
            <wp:docPr id="1337239646" name="Picture 7" title=""/>
            <wp:cNvGraphicFramePr>
              <a:graphicFrameLocks noChangeAspect="1"/>
            </wp:cNvGraphicFramePr>
            <a:graphic>
              <a:graphicData uri="http://schemas.openxmlformats.org/drawingml/2006/picture">
                <pic:pic>
                  <pic:nvPicPr>
                    <pic:cNvPr id="0" name="Picture 7"/>
                    <pic:cNvPicPr/>
                  </pic:nvPicPr>
                  <pic:blipFill>
                    <a:blip r:embed="R40067f412e004c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186305"/>
                    </a:xfrm>
                    <a:prstGeom prst="rect">
                      <a:avLst/>
                    </a:prstGeom>
                  </pic:spPr>
                </pic:pic>
              </a:graphicData>
            </a:graphic>
          </wp:inline>
        </w:drawing>
      </w:r>
    </w:p>
    <w:p w:rsidR="000D3A85" w:rsidP="000D3A85" w:rsidRDefault="000D3A85" w14:paraId="06F917E3" w14:textId="77777777">
      <w:pPr>
        <w:pStyle w:val="Heading3"/>
      </w:pPr>
      <w:bookmarkStart w:name="_Toc33292622" w:id="110"/>
      <w:r>
        <w:t>Connection Details</w:t>
      </w:r>
      <w:bookmarkEnd w:id="110"/>
    </w:p>
    <w:p w:rsidRPr="00AF13CF" w:rsidR="000D3A85" w:rsidP="000D3A85" w:rsidRDefault="000D3A85" w14:paraId="1D160D19" w14:textId="77777777">
      <w:r w:rsidRPr="0079677A">
        <w:t>Following are the connection parameters configured</w:t>
      </w:r>
      <w:r>
        <w:t xml:space="preserve"> in SSM</w:t>
      </w:r>
    </w:p>
    <w:tbl>
      <w:tblPr>
        <w:tblStyle w:val="TableGrid"/>
        <w:tblW w:w="0" w:type="auto"/>
        <w:tblInd w:w="1327" w:type="dxa"/>
        <w:tblLook w:val="04A0" w:firstRow="1" w:lastRow="0" w:firstColumn="1" w:lastColumn="0" w:noHBand="0" w:noVBand="1"/>
      </w:tblPr>
      <w:tblGrid>
        <w:gridCol w:w="2808"/>
        <w:gridCol w:w="2340"/>
      </w:tblGrid>
      <w:tr w:rsidR="000D3A85" w:rsidTr="00C67CC7" w14:paraId="0DCA7292" w14:textId="77777777">
        <w:tc>
          <w:tcPr>
            <w:tcW w:w="2808" w:type="dxa"/>
            <w:shd w:val="clear" w:color="auto" w:fill="8DB3E2" w:themeFill="text2" w:themeFillTint="66"/>
            <w:vAlign w:val="bottom"/>
          </w:tcPr>
          <w:p w:rsidR="000D3A85" w:rsidP="0037197C" w:rsidRDefault="000D3A85" w14:paraId="7201434F" w14:textId="77777777">
            <w:pPr>
              <w:rPr>
                <w:rFonts w:ascii="Arial" w:hAnsi="Arial" w:cs="Arial"/>
                <w:color w:val="000000"/>
                <w:sz w:val="20"/>
                <w:szCs w:val="20"/>
              </w:rPr>
            </w:pPr>
            <w:r>
              <w:rPr>
                <w:rFonts w:ascii="Arial" w:hAnsi="Arial" w:cs="Arial"/>
                <w:color w:val="000000"/>
                <w:sz w:val="20"/>
                <w:szCs w:val="20"/>
              </w:rPr>
              <w:t>Connection Properties</w:t>
            </w:r>
          </w:p>
        </w:tc>
        <w:tc>
          <w:tcPr>
            <w:tcW w:w="2340" w:type="dxa"/>
            <w:shd w:val="clear" w:color="auto" w:fill="8DB3E2" w:themeFill="text2" w:themeFillTint="66"/>
            <w:vAlign w:val="bottom"/>
          </w:tcPr>
          <w:p w:rsidRPr="00DB4393" w:rsidR="000D3A85" w:rsidP="0037197C" w:rsidRDefault="000D3A85" w14:paraId="358015A0" w14:textId="77777777">
            <w:pPr>
              <w:rPr>
                <w:rFonts w:ascii="Calibri" w:hAnsi="Calibri" w:cs="Calibri"/>
                <w:color w:val="000000"/>
              </w:rPr>
            </w:pPr>
            <w:r>
              <w:rPr>
                <w:rFonts w:ascii="Calibri" w:hAnsi="Calibri" w:cs="Calibri"/>
                <w:color w:val="000000"/>
              </w:rPr>
              <w:t>Values</w:t>
            </w:r>
          </w:p>
        </w:tc>
      </w:tr>
      <w:tr w:rsidR="000D3A85" w:rsidTr="00C67CC7" w14:paraId="588D75EF" w14:textId="77777777">
        <w:tc>
          <w:tcPr>
            <w:tcW w:w="2808" w:type="dxa"/>
            <w:vAlign w:val="bottom"/>
          </w:tcPr>
          <w:p w:rsidR="000D3A85" w:rsidP="0037197C" w:rsidRDefault="000D3A85" w14:paraId="2A99FD8B" w14:textId="77777777">
            <w:r>
              <w:rPr>
                <w:rFonts w:ascii="Arial" w:hAnsi="Arial" w:cs="Arial"/>
                <w:color w:val="000000"/>
                <w:sz w:val="20"/>
                <w:szCs w:val="20"/>
              </w:rPr>
              <w:t>URL</w:t>
            </w:r>
          </w:p>
        </w:tc>
        <w:tc>
          <w:tcPr>
            <w:tcW w:w="2340" w:type="dxa"/>
            <w:vAlign w:val="bottom"/>
          </w:tcPr>
          <w:p w:rsidR="000D3A85" w:rsidP="0037197C" w:rsidRDefault="000D3A85" w14:paraId="70A0814E" w14:textId="77777777">
            <w:r w:rsidRPr="00DB4393">
              <w:rPr>
                <w:rFonts w:ascii="Calibri" w:hAnsi="Calibri" w:cs="Calibri"/>
                <w:color w:val="000000"/>
              </w:rPr>
              <w:t>grd.mgroupnet.com</w:t>
            </w:r>
          </w:p>
        </w:tc>
      </w:tr>
      <w:tr w:rsidR="000D3A85" w:rsidTr="00C67CC7" w14:paraId="395C1F6D" w14:textId="77777777">
        <w:tc>
          <w:tcPr>
            <w:tcW w:w="2808" w:type="dxa"/>
            <w:vAlign w:val="bottom"/>
          </w:tcPr>
          <w:p w:rsidR="000D3A85" w:rsidP="0037197C" w:rsidRDefault="000D3A85" w14:paraId="45F2418B" w14:textId="77777777">
            <w:r>
              <w:rPr>
                <w:rFonts w:ascii="Arial" w:hAnsi="Arial" w:cs="Arial"/>
                <w:color w:val="000000"/>
                <w:sz w:val="20"/>
                <w:szCs w:val="20"/>
              </w:rPr>
              <w:t>Username</w:t>
            </w:r>
          </w:p>
        </w:tc>
        <w:tc>
          <w:tcPr>
            <w:tcW w:w="2340" w:type="dxa"/>
            <w:vAlign w:val="bottom"/>
          </w:tcPr>
          <w:p w:rsidR="000D3A85" w:rsidP="0037197C" w:rsidRDefault="000D3A85" w14:paraId="79C944AA" w14:textId="77777777">
            <w:r w:rsidRPr="001D3373">
              <w:t>IAM_SAP_D</w:t>
            </w:r>
          </w:p>
        </w:tc>
      </w:tr>
      <w:tr w:rsidR="000D3A85" w:rsidTr="00C67CC7" w14:paraId="5115F3F5" w14:textId="77777777">
        <w:tc>
          <w:tcPr>
            <w:tcW w:w="2808" w:type="dxa"/>
            <w:vAlign w:val="bottom"/>
          </w:tcPr>
          <w:p w:rsidR="000D3A85" w:rsidP="0037197C" w:rsidRDefault="000D3A85" w14:paraId="1E2E6135" w14:textId="77777777">
            <w:r>
              <w:rPr>
                <w:rFonts w:ascii="Arial" w:hAnsi="Arial" w:cs="Arial"/>
                <w:color w:val="000000"/>
                <w:sz w:val="20"/>
                <w:szCs w:val="20"/>
              </w:rPr>
              <w:t>Group</w:t>
            </w:r>
          </w:p>
        </w:tc>
        <w:tc>
          <w:tcPr>
            <w:tcW w:w="2340" w:type="dxa"/>
            <w:vAlign w:val="bottom"/>
          </w:tcPr>
          <w:p w:rsidR="000D3A85" w:rsidP="0037197C" w:rsidRDefault="000D3A85" w14:paraId="7453E21A" w14:textId="77777777">
            <w:r w:rsidRPr="001D3373">
              <w:t>IDM_RFC</w:t>
            </w:r>
          </w:p>
        </w:tc>
      </w:tr>
      <w:tr w:rsidR="000D3A85" w:rsidTr="00C67CC7" w14:paraId="04EC741B" w14:textId="77777777">
        <w:tc>
          <w:tcPr>
            <w:tcW w:w="2808" w:type="dxa"/>
            <w:vAlign w:val="bottom"/>
          </w:tcPr>
          <w:p w:rsidR="000D3A85" w:rsidP="0037197C" w:rsidRDefault="000D3A85" w14:paraId="523CE93A" w14:textId="77777777">
            <w:r>
              <w:rPr>
                <w:rFonts w:ascii="Arial" w:hAnsi="Arial" w:cs="Arial"/>
                <w:color w:val="000000"/>
                <w:sz w:val="20"/>
                <w:szCs w:val="20"/>
              </w:rPr>
              <w:t>R3 Name</w:t>
            </w:r>
          </w:p>
        </w:tc>
        <w:tc>
          <w:tcPr>
            <w:tcW w:w="2340" w:type="dxa"/>
            <w:vAlign w:val="bottom"/>
          </w:tcPr>
          <w:p w:rsidR="000D3A85" w:rsidP="0037197C" w:rsidRDefault="000D3A85" w14:paraId="05CC2D24" w14:textId="77777777">
            <w:r>
              <w:t>GRD</w:t>
            </w:r>
          </w:p>
        </w:tc>
      </w:tr>
      <w:tr w:rsidR="000D3A85" w:rsidTr="00C67CC7" w14:paraId="57AF0A57" w14:textId="77777777">
        <w:tc>
          <w:tcPr>
            <w:tcW w:w="2808" w:type="dxa"/>
            <w:vAlign w:val="bottom"/>
          </w:tcPr>
          <w:p w:rsidR="000D3A85" w:rsidP="0037197C" w:rsidRDefault="000D3A85" w14:paraId="7E2EE1DB" w14:textId="77777777">
            <w:r>
              <w:t>Client Number</w:t>
            </w:r>
          </w:p>
        </w:tc>
        <w:tc>
          <w:tcPr>
            <w:tcW w:w="2340" w:type="dxa"/>
            <w:vAlign w:val="bottom"/>
          </w:tcPr>
          <w:p w:rsidR="000D3A85" w:rsidP="0037197C" w:rsidRDefault="000D3A85" w14:paraId="679B9BA5" w14:textId="77777777">
            <w:r w:rsidRPr="001D3373">
              <w:rPr>
                <w:rFonts w:ascii="Calibri" w:hAnsi="Calibri" w:cs="Calibri"/>
                <w:color w:val="000000"/>
              </w:rPr>
              <w:t>100</w:t>
            </w:r>
          </w:p>
        </w:tc>
      </w:tr>
      <w:tr w:rsidR="000D3A85" w:rsidTr="00C67CC7" w14:paraId="460154A4" w14:textId="77777777">
        <w:tc>
          <w:tcPr>
            <w:tcW w:w="2808" w:type="dxa"/>
            <w:vAlign w:val="bottom"/>
          </w:tcPr>
          <w:p w:rsidR="000D3A85" w:rsidP="0037197C" w:rsidRDefault="000D3A85" w14:paraId="712CA00B" w14:textId="77777777">
            <w:r>
              <w:rPr>
                <w:rFonts w:ascii="Arial" w:hAnsi="Arial" w:cs="Arial"/>
                <w:color w:val="000000"/>
                <w:sz w:val="20"/>
                <w:szCs w:val="20"/>
              </w:rPr>
              <w:t>System Number</w:t>
            </w:r>
          </w:p>
        </w:tc>
        <w:tc>
          <w:tcPr>
            <w:tcW w:w="2340" w:type="dxa"/>
          </w:tcPr>
          <w:p w:rsidR="000D3A85" w:rsidP="0037197C" w:rsidRDefault="000D3A85" w14:paraId="5804AA2D" w14:textId="77777777">
            <w:r w:rsidRPr="001D3373">
              <w:t>00</w:t>
            </w:r>
          </w:p>
        </w:tc>
      </w:tr>
      <w:tr w:rsidR="000D3A85" w:rsidTr="00C67CC7" w14:paraId="642A4F88" w14:textId="77777777">
        <w:tc>
          <w:tcPr>
            <w:tcW w:w="2808" w:type="dxa"/>
            <w:vAlign w:val="bottom"/>
          </w:tcPr>
          <w:p w:rsidR="000D3A85" w:rsidP="0037197C" w:rsidRDefault="000D3A85" w14:paraId="3C18FEAE" w14:textId="77777777">
            <w:r>
              <w:t>Message Server Port</w:t>
            </w:r>
          </w:p>
        </w:tc>
        <w:tc>
          <w:tcPr>
            <w:tcW w:w="2340" w:type="dxa"/>
          </w:tcPr>
          <w:p w:rsidRPr="00357168" w:rsidR="000D3A85" w:rsidP="0037197C" w:rsidRDefault="000D3A85" w14:paraId="25EF30A7" w14:textId="77777777">
            <w:pPr>
              <w:rPr>
                <w:rFonts w:ascii="Calibri" w:hAnsi="Calibri" w:cs="Calibri"/>
                <w:color w:val="000000"/>
              </w:rPr>
            </w:pPr>
            <w:r w:rsidRPr="001D3373">
              <w:rPr>
                <w:rFonts w:ascii="Calibri" w:hAnsi="Calibri" w:cs="Calibri"/>
                <w:color w:val="000000"/>
              </w:rPr>
              <w:t>3620</w:t>
            </w:r>
          </w:p>
        </w:tc>
      </w:tr>
    </w:tbl>
    <w:p w:rsidR="000D3A85" w:rsidP="000D3A85" w:rsidRDefault="000D3A85" w14:paraId="4639FE94" w14:textId="77777777"/>
    <w:p w:rsidR="000D3A85" w:rsidP="000D3A85" w:rsidRDefault="000D3A85" w14:paraId="39E85C5E" w14:textId="77777777">
      <w:pPr>
        <w:pStyle w:val="Heading3"/>
      </w:pPr>
      <w:bookmarkStart w:name="_Toc33292623" w:id="111"/>
      <w:r w:rsidRPr="00AF13CF">
        <w:lastRenderedPageBreak/>
        <w:t>ARS Access</w:t>
      </w:r>
      <w:r>
        <w:t xml:space="preserve"> </w:t>
      </w:r>
      <w:r w:rsidRPr="00AF13CF">
        <w:t>Provisioning</w:t>
      </w:r>
      <w:bookmarkEnd w:id="111"/>
    </w:p>
    <w:p w:rsidRPr="00AF13CF" w:rsidR="000D3A85" w:rsidP="000D3A85" w:rsidRDefault="000D3A85" w14:paraId="222C4B81" w14:textId="3C373FE6">
      <w:pPr>
        <w:autoSpaceDE w:val="0"/>
        <w:autoSpaceDN w:val="0"/>
        <w:adjustRightInd w:val="0"/>
        <w:spacing w:after="0" w:line="240" w:lineRule="auto"/>
        <w:rPr>
          <w:rFonts w:ascii="Calibri" w:hAnsi="Calibri" w:cs="Calibri"/>
        </w:rPr>
      </w:pPr>
      <w:r>
        <w:t>GRC supports below role types for SOD evaluation.</w:t>
      </w:r>
      <w:r w:rsidRPr="00DA66DC">
        <w:rPr>
          <w:rFonts w:ascii="Calibri" w:hAnsi="Calibri" w:cs="Calibri"/>
        </w:rPr>
        <w:t xml:space="preserve"> </w:t>
      </w:r>
      <w:r>
        <w:rPr>
          <w:rFonts w:ascii="Calibri" w:hAnsi="Calibri" w:cs="Calibri"/>
        </w:rPr>
        <w:t xml:space="preserve">Role can be built the same way, </w:t>
      </w:r>
      <w:r w:rsidR="00120727">
        <w:rPr>
          <w:rFonts w:ascii="Calibri" w:hAnsi="Calibri" w:cs="Calibri"/>
        </w:rPr>
        <w:t>Saviynt</w:t>
      </w:r>
      <w:r>
        <w:rPr>
          <w:rFonts w:ascii="Calibri" w:hAnsi="Calibri" w:cs="Calibri"/>
        </w:rPr>
        <w:t xml:space="preserve"> will support GRC simulation call outs when a user is requesting for an application/enterprise role</w:t>
      </w:r>
    </w:p>
    <w:p w:rsidR="000D3A85" w:rsidP="007E2B49" w:rsidRDefault="000D3A85" w14:paraId="18596709" w14:textId="77777777">
      <w:pPr>
        <w:pStyle w:val="ListParagraph"/>
        <w:numPr>
          <w:ilvl w:val="0"/>
          <w:numId w:val="46"/>
        </w:numPr>
        <w:ind w:left="1080"/>
      </w:pPr>
      <w:r>
        <w:t>Application Role</w:t>
      </w:r>
    </w:p>
    <w:p w:rsidR="000D3A85" w:rsidP="007E2B49" w:rsidRDefault="000D3A85" w14:paraId="38D28F93" w14:textId="77777777">
      <w:pPr>
        <w:pStyle w:val="ListParagraph"/>
        <w:numPr>
          <w:ilvl w:val="0"/>
          <w:numId w:val="46"/>
        </w:numPr>
        <w:ind w:left="1080"/>
      </w:pPr>
      <w:r>
        <w:t>Enterprise Role</w:t>
      </w:r>
    </w:p>
    <w:p w:rsidRPr="00AF13CF" w:rsidR="000D3A85" w:rsidP="00687D6E" w:rsidRDefault="000D3A85" w14:paraId="00DAC2F0" w14:textId="77777777">
      <w:pPr>
        <w:pStyle w:val="Heading5"/>
        <w:numPr>
          <w:ilvl w:val="3"/>
          <w:numId w:val="17"/>
        </w:numPr>
        <w:rPr>
          <w:rFonts w:ascii="Calibri" w:hAnsi="Calibri"/>
          <w:b/>
          <w:bCs/>
          <w:color w:val="548DD4" w:themeColor="text2" w:themeTint="99"/>
        </w:rPr>
      </w:pPr>
      <w:r w:rsidRPr="00AF13CF">
        <w:rPr>
          <w:rFonts w:ascii="Calibri" w:hAnsi="Calibri"/>
          <w:b/>
          <w:bCs/>
          <w:color w:val="548DD4" w:themeColor="text2" w:themeTint="99"/>
        </w:rPr>
        <w:t>Request Submission</w:t>
      </w:r>
    </w:p>
    <w:p w:rsidR="000D3A85" w:rsidP="00687D6E" w:rsidRDefault="000D3A85" w14:paraId="63751E11" w14:textId="77777777">
      <w:pPr>
        <w:pStyle w:val="NoSpacing"/>
        <w:numPr>
          <w:ilvl w:val="0"/>
          <w:numId w:val="49"/>
        </w:numPr>
      </w:pPr>
      <w:r>
        <w:t>The requestor submits an access request for the endpoint associated with the Security System.</w:t>
      </w:r>
    </w:p>
    <w:p w:rsidR="000D3A85" w:rsidP="006B546E" w:rsidRDefault="000D3A85" w14:paraId="1F0F6AD0" w14:textId="77777777">
      <w:pPr>
        <w:pStyle w:val="NoSpacing"/>
        <w:numPr>
          <w:ilvl w:val="0"/>
          <w:numId w:val="49"/>
        </w:numPr>
      </w:pPr>
      <w:r>
        <w:t>System makes a call to GRC using the External Risk Connection. This happens through BAPI</w:t>
      </w:r>
    </w:p>
    <w:p w:rsidR="000D3A85" w:rsidP="000D3A85" w:rsidRDefault="000D3A85" w14:paraId="2D817D70" w14:textId="77777777">
      <w:pPr>
        <w:pStyle w:val="NoSpacing"/>
      </w:pPr>
      <w:r>
        <w:t>[GRAC_IDM_RISK_WOUT_NO_SERVICES] to GRC by passing username and list of SAP Roles to</w:t>
      </w:r>
    </w:p>
    <w:p w:rsidR="000D3A85" w:rsidP="000D3A85" w:rsidRDefault="000D3A85" w14:paraId="5BB5FD4A" w14:textId="77777777">
      <w:pPr>
        <w:pStyle w:val="NoSpacing"/>
      </w:pPr>
      <w:r>
        <w:t>be simulated as part of the request.</w:t>
      </w:r>
    </w:p>
    <w:p w:rsidR="000D3A85" w:rsidP="00687D6E" w:rsidRDefault="000D3A85" w14:paraId="6FC2E449" w14:textId="77777777">
      <w:pPr>
        <w:pStyle w:val="NoSpacing"/>
        <w:numPr>
          <w:ilvl w:val="0"/>
          <w:numId w:val="50"/>
        </w:numPr>
      </w:pPr>
      <w:r>
        <w:t>The SOD evaluation call (External SOD) happens after the request is submitted. The requester</w:t>
      </w:r>
    </w:p>
    <w:p w:rsidR="000D3A85" w:rsidP="000D3A85" w:rsidRDefault="000D3A85" w14:paraId="22BCADA5" w14:textId="77777777">
      <w:pPr>
        <w:pStyle w:val="NoSpacing"/>
      </w:pPr>
      <w:r>
        <w:t>can then see the violation when the response is received from GRC.</w:t>
      </w:r>
    </w:p>
    <w:p w:rsidR="000D3A85" w:rsidP="00687D6E" w:rsidRDefault="000D3A85" w14:paraId="3B5E66C9" w14:textId="121C250A">
      <w:pPr>
        <w:pStyle w:val="NoSpacing"/>
        <w:numPr>
          <w:ilvl w:val="0"/>
          <w:numId w:val="50"/>
        </w:numPr>
      </w:pPr>
      <w:r>
        <w:t xml:space="preserve">Since the Internal evaluation (Internal SOD) happens within </w:t>
      </w:r>
      <w:r w:rsidR="00120727">
        <w:t>Saviynt</w:t>
      </w:r>
      <w:r>
        <w:t>, there is no wait time and</w:t>
      </w:r>
    </w:p>
    <w:p w:rsidR="000D3A85" w:rsidP="000D3A85" w:rsidRDefault="000D3A85" w14:paraId="2F9A10AD" w14:textId="77777777">
      <w:pPr>
        <w:pStyle w:val="NoSpacing"/>
      </w:pPr>
      <w:r>
        <w:t>the requestor will view the violations soon after the request submission.</w:t>
      </w:r>
    </w:p>
    <w:p w:rsidR="000D3A85" w:rsidP="00687D6E" w:rsidRDefault="000D3A85" w14:paraId="447E86A7" w14:textId="77777777">
      <w:pPr>
        <w:pStyle w:val="NoSpacing"/>
        <w:numPr>
          <w:ilvl w:val="0"/>
          <w:numId w:val="50"/>
        </w:numPr>
      </w:pPr>
      <w:r>
        <w:t>GRC will simulate SAP SOD violations and provide a response if any SOD violations will arise</w:t>
      </w:r>
    </w:p>
    <w:p w:rsidR="000D3A85" w:rsidP="000D3A85" w:rsidRDefault="000D3A85" w14:paraId="45008B49" w14:textId="282C75B4">
      <w:pPr>
        <w:pStyle w:val="NoSpacing"/>
      </w:pPr>
      <w:r>
        <w:t xml:space="preserve">along with severity / risk details (in parallel, </w:t>
      </w:r>
      <w:r w:rsidR="00120727">
        <w:t>Saviynt</w:t>
      </w:r>
      <w:r>
        <w:t xml:space="preserve"> will evaluate for potential cross app /</w:t>
      </w:r>
    </w:p>
    <w:p w:rsidR="000D3A85" w:rsidP="000D3A85" w:rsidRDefault="000D3A85" w14:paraId="40EC4876" w14:textId="77777777">
      <w:pPr>
        <w:pStyle w:val="NoSpacing"/>
      </w:pPr>
      <w:r>
        <w:t>multiple SOD rule violations)</w:t>
      </w:r>
    </w:p>
    <w:p w:rsidR="000D3A85" w:rsidP="00687D6E" w:rsidRDefault="000D3A85" w14:paraId="43A4A1A5" w14:textId="77777777">
      <w:pPr>
        <w:pStyle w:val="NoSpacing"/>
        <w:numPr>
          <w:ilvl w:val="0"/>
          <w:numId w:val="50"/>
        </w:numPr>
      </w:pPr>
      <w:r>
        <w:t>The configuration for retires at the endpoint level for External Risk Connection determines the</w:t>
      </w:r>
    </w:p>
    <w:p w:rsidR="000D3A85" w:rsidP="000D3A85" w:rsidRDefault="000D3A85" w14:paraId="1DDA1B6C" w14:textId="77777777">
      <w:pPr>
        <w:pStyle w:val="NoSpacing"/>
      </w:pPr>
      <w:r>
        <w:t>number of times the webservice call will be sent to the GRC. System will wait for a response till</w:t>
      </w:r>
    </w:p>
    <w:p w:rsidR="000D3A85" w:rsidP="000D3A85" w:rsidRDefault="000D3A85" w14:paraId="535AC7F7" w14:textId="77777777">
      <w:pPr>
        <w:pStyle w:val="NoSpacing"/>
      </w:pPr>
      <w:r>
        <w:t>all the retries are exhausted.</w:t>
      </w:r>
    </w:p>
    <w:p w:rsidR="000D3A85" w:rsidP="00687D6E" w:rsidRDefault="000D3A85" w14:paraId="5CB61E61" w14:textId="77777777">
      <w:pPr>
        <w:pStyle w:val="NoSpacing"/>
        <w:numPr>
          <w:ilvl w:val="0"/>
          <w:numId w:val="50"/>
        </w:numPr>
      </w:pPr>
      <w:r>
        <w:t>If there is no response from GRC after all the retries, the request is auto-rejected and the</w:t>
      </w:r>
    </w:p>
    <w:p w:rsidR="000D3A85" w:rsidP="000D3A85" w:rsidRDefault="000D3A85" w14:paraId="51B84C4C" w14:textId="77777777">
      <w:pPr>
        <w:pStyle w:val="NoSpacing"/>
      </w:pPr>
      <w:r>
        <w:t>requester will receive an email notification about the failure.</w:t>
      </w:r>
    </w:p>
    <w:p w:rsidR="000D3A85" w:rsidP="00687D6E" w:rsidRDefault="000D3A85" w14:paraId="2653F061" w14:textId="77777777">
      <w:pPr>
        <w:pStyle w:val="NoSpacing"/>
        <w:numPr>
          <w:ilvl w:val="0"/>
          <w:numId w:val="50"/>
        </w:numPr>
      </w:pPr>
      <w:r>
        <w:t>Till the time we get a response from GRC, the request stays in Pending state and does not go for</w:t>
      </w:r>
    </w:p>
    <w:p w:rsidR="000D3A85" w:rsidP="000D3A85" w:rsidRDefault="000D3A85" w14:paraId="7D397ADF" w14:textId="77777777">
      <w:pPr>
        <w:pStyle w:val="NoSpacing"/>
      </w:pPr>
      <w:r>
        <w:t>approval. After receiving the response from GRC, the request goes for approval. Approver is</w:t>
      </w:r>
    </w:p>
    <w:p w:rsidR="000D3A85" w:rsidP="000D3A85" w:rsidRDefault="000D3A85" w14:paraId="212BC1B6" w14:textId="77777777">
      <w:pPr>
        <w:pStyle w:val="NoSpacing"/>
      </w:pPr>
      <w:r>
        <w:t>then presented with two tabs – Internal SOD and External SOD.</w:t>
      </w:r>
    </w:p>
    <w:p w:rsidR="000D3A85" w:rsidP="00687D6E" w:rsidRDefault="000D3A85" w14:paraId="26B330F8" w14:textId="080605AE">
      <w:pPr>
        <w:pStyle w:val="NoSpacing"/>
        <w:numPr>
          <w:ilvl w:val="0"/>
          <w:numId w:val="50"/>
        </w:numPr>
      </w:pPr>
      <w:r>
        <w:t xml:space="preserve">Internal SOD shows the evaluations that occur within </w:t>
      </w:r>
      <w:r w:rsidR="00120727">
        <w:t>Saviynt</w:t>
      </w:r>
      <w:r>
        <w:t>. This can be within the access on</w:t>
      </w:r>
    </w:p>
    <w:p w:rsidR="000D3A85" w:rsidP="000D3A85" w:rsidRDefault="000D3A85" w14:paraId="436A695E" w14:textId="77777777">
      <w:pPr>
        <w:pStyle w:val="NoSpacing"/>
      </w:pPr>
      <w:r>
        <w:t>base endpoint (ECC) or it can also include cross application SODs.</w:t>
      </w:r>
    </w:p>
    <w:p w:rsidR="000D3A85" w:rsidP="00687D6E" w:rsidRDefault="000D3A85" w14:paraId="64591BBB" w14:textId="77777777">
      <w:pPr>
        <w:pStyle w:val="NoSpacing"/>
        <w:numPr>
          <w:ilvl w:val="0"/>
          <w:numId w:val="50"/>
        </w:numPr>
      </w:pPr>
      <w:r>
        <w:t>External SOD shows the evaluations that are retrieved using the External Risk SOD connection.</w:t>
      </w:r>
    </w:p>
    <w:p w:rsidR="000D3A85" w:rsidP="000D3A85" w:rsidRDefault="000D3A85" w14:paraId="4989B3F1" w14:textId="3556723A">
      <w:pPr>
        <w:pStyle w:val="NoSpacing"/>
      </w:pPr>
      <w:r>
        <w:t xml:space="preserve">Logic to evaluate SOD risk is completely dependent on SAP GRC. </w:t>
      </w:r>
      <w:r w:rsidR="00120727">
        <w:t>Saviynt</w:t>
      </w:r>
      <w:r>
        <w:t xml:space="preserve"> will only display the Risk</w:t>
      </w:r>
    </w:p>
    <w:p w:rsidR="000D3A85" w:rsidP="000D3A85" w:rsidRDefault="000D3A85" w14:paraId="42C90AAE" w14:textId="77777777">
      <w:pPr>
        <w:pStyle w:val="NoSpacing"/>
      </w:pPr>
      <w:r>
        <w:t>details returned from SAP GRC.</w:t>
      </w:r>
    </w:p>
    <w:p w:rsidR="000D3A85" w:rsidP="00687D6E" w:rsidRDefault="000D3A85" w14:paraId="35AB7ECB" w14:textId="77777777">
      <w:pPr>
        <w:pStyle w:val="NoSpacing"/>
        <w:numPr>
          <w:ilvl w:val="0"/>
          <w:numId w:val="50"/>
        </w:numPr>
      </w:pPr>
      <w:r>
        <w:t>The rest of the steps follow the existing request process as per the workflow.</w:t>
      </w:r>
    </w:p>
    <w:p w:rsidR="000D3A85" w:rsidP="000D3A85" w:rsidRDefault="000D3A85" w14:paraId="0F2BF376" w14:textId="77777777">
      <w:pPr>
        <w:pStyle w:val="NoSpacing"/>
        <w:ind w:left="720"/>
      </w:pPr>
    </w:p>
    <w:p w:rsidR="000D3A85" w:rsidP="000D3A85" w:rsidRDefault="000D3A85" w14:paraId="2427B4CF" w14:textId="77777777">
      <w:pPr>
        <w:pStyle w:val="NoSpacing"/>
        <w:ind w:left="720"/>
      </w:pPr>
      <w:r w:rsidR="000D3A85">
        <w:drawing>
          <wp:inline wp14:editId="2FFE7679" wp14:anchorId="4DE15DC2">
            <wp:extent cx="5943600" cy="6136639"/>
            <wp:effectExtent l="0" t="0" r="0" b="0"/>
            <wp:docPr id="28" name="Picture 28" title=""/>
            <wp:cNvGraphicFramePr>
              <a:graphicFrameLocks noChangeAspect="1"/>
            </wp:cNvGraphicFramePr>
            <a:graphic>
              <a:graphicData uri="http://schemas.openxmlformats.org/drawingml/2006/picture">
                <pic:pic>
                  <pic:nvPicPr>
                    <pic:cNvPr id="0" name="Picture 28"/>
                    <pic:cNvPicPr/>
                  </pic:nvPicPr>
                  <pic:blipFill>
                    <a:blip r:embed="R2293eb30fa2e4ae1">
                      <a:extLst>
                        <a:ext xmlns:a="http://schemas.openxmlformats.org/drawingml/2006/main" uri="{28A0092B-C50C-407E-A947-70E740481C1C}">
                          <a14:useLocalDpi val="0"/>
                        </a:ext>
                      </a:extLst>
                    </a:blip>
                    <a:stretch>
                      <a:fillRect/>
                    </a:stretch>
                  </pic:blipFill>
                  <pic:spPr>
                    <a:xfrm rot="0" flipH="0" flipV="0">
                      <a:off x="0" y="0"/>
                      <a:ext cx="5943600" cy="6136639"/>
                    </a:xfrm>
                    <a:prstGeom prst="rect">
                      <a:avLst/>
                    </a:prstGeom>
                  </pic:spPr>
                </pic:pic>
              </a:graphicData>
            </a:graphic>
          </wp:inline>
        </w:drawing>
      </w:r>
    </w:p>
    <w:p w:rsidR="000D3A85" w:rsidP="000D3A85" w:rsidRDefault="000D3A85" w14:paraId="225032DB" w14:textId="77777777">
      <w:pPr>
        <w:pStyle w:val="NoSpacing"/>
        <w:ind w:left="720"/>
      </w:pPr>
    </w:p>
    <w:p w:rsidRPr="00AF13CF" w:rsidR="000D3A85" w:rsidP="00687D6E" w:rsidRDefault="000D3A85" w14:paraId="79BBC43C" w14:textId="77777777">
      <w:pPr>
        <w:pStyle w:val="Heading5"/>
        <w:numPr>
          <w:ilvl w:val="3"/>
          <w:numId w:val="17"/>
        </w:numPr>
        <w:rPr>
          <w:rFonts w:ascii="Calibri" w:hAnsi="Calibri"/>
          <w:b/>
          <w:bCs/>
          <w:color w:val="548DD4" w:themeColor="text2" w:themeTint="99"/>
        </w:rPr>
      </w:pPr>
      <w:r w:rsidRPr="00AF13CF">
        <w:rPr>
          <w:rFonts w:ascii="Calibri" w:hAnsi="Calibri"/>
          <w:b/>
          <w:bCs/>
          <w:color w:val="548DD4" w:themeColor="text2" w:themeTint="99"/>
        </w:rPr>
        <w:t>Request Approval Workflow</w:t>
      </w:r>
    </w:p>
    <w:p w:rsidR="000D3A85" w:rsidP="00C7215A" w:rsidRDefault="000D3A85" w14:paraId="33643958" w14:textId="77777777">
      <w:pPr>
        <w:pStyle w:val="NoSpacing"/>
      </w:pPr>
      <w:r>
        <w:t>Below is the Workflow currently we have configured in SSM for access request addition/removal approval.</w:t>
      </w:r>
    </w:p>
    <w:p w:rsidR="000D3A85" w:rsidP="000D3A85" w:rsidRDefault="000D3A85" w14:paraId="26F8AF13" w14:textId="77777777">
      <w:pPr>
        <w:pStyle w:val="NoSpacing"/>
        <w:ind w:left="720"/>
      </w:pPr>
    </w:p>
    <w:p w:rsidR="000D3A85" w:rsidP="00687D6E" w:rsidRDefault="000D3A85" w14:paraId="2D613808" w14:textId="77777777">
      <w:pPr>
        <w:pStyle w:val="NoSpacing"/>
        <w:numPr>
          <w:ilvl w:val="0"/>
          <w:numId w:val="51"/>
        </w:numPr>
        <w:rPr>
          <w:b/>
          <w:bCs/>
        </w:rPr>
      </w:pPr>
      <w:r w:rsidRPr="00AF13CF">
        <w:rPr>
          <w:b/>
          <w:bCs/>
        </w:rPr>
        <w:t xml:space="preserve">Add Access </w:t>
      </w:r>
      <w:r>
        <w:rPr>
          <w:b/>
          <w:bCs/>
        </w:rPr>
        <w:t>WF</w:t>
      </w:r>
    </w:p>
    <w:p w:rsidR="000D3A85" w:rsidP="000D3A85" w:rsidRDefault="000D3A85" w14:paraId="05AF535E" w14:textId="77777777">
      <w:pPr>
        <w:pStyle w:val="NoSpacing"/>
        <w:rPr>
          <w:b/>
          <w:bCs/>
        </w:rPr>
      </w:pPr>
      <w:r w:rsidR="000D3A85">
        <w:drawing>
          <wp:inline wp14:editId="60C6DEFB" wp14:anchorId="1B8F6644">
            <wp:extent cx="5943600" cy="3126105"/>
            <wp:effectExtent l="0" t="0" r="0" b="0"/>
            <wp:docPr id="29" name="Picture 29" title=""/>
            <wp:cNvGraphicFramePr>
              <a:graphicFrameLocks noChangeAspect="1"/>
            </wp:cNvGraphicFramePr>
            <a:graphic>
              <a:graphicData uri="http://schemas.openxmlformats.org/drawingml/2006/picture">
                <pic:pic>
                  <pic:nvPicPr>
                    <pic:cNvPr id="0" name="Picture 29"/>
                    <pic:cNvPicPr/>
                  </pic:nvPicPr>
                  <pic:blipFill>
                    <a:blip r:embed="Rf9d025f126c64a83">
                      <a:extLst>
                        <a:ext xmlns:a="http://schemas.openxmlformats.org/drawingml/2006/main" uri="{28A0092B-C50C-407E-A947-70E740481C1C}">
                          <a14:useLocalDpi val="0"/>
                        </a:ext>
                      </a:extLst>
                    </a:blip>
                    <a:stretch>
                      <a:fillRect/>
                    </a:stretch>
                  </pic:blipFill>
                  <pic:spPr>
                    <a:xfrm rot="0" flipH="0" flipV="0">
                      <a:off x="0" y="0"/>
                      <a:ext cx="5943600" cy="3126105"/>
                    </a:xfrm>
                    <a:prstGeom prst="rect">
                      <a:avLst/>
                    </a:prstGeom>
                  </pic:spPr>
                </pic:pic>
              </a:graphicData>
            </a:graphic>
          </wp:inline>
        </w:drawing>
      </w:r>
    </w:p>
    <w:p w:rsidR="000D3A85" w:rsidP="000D3A85" w:rsidRDefault="000D3A85" w14:paraId="321DE310" w14:textId="77777777">
      <w:pPr>
        <w:pStyle w:val="NoSpacing"/>
        <w:rPr>
          <w:b/>
          <w:bCs/>
        </w:rPr>
      </w:pPr>
    </w:p>
    <w:p w:rsidR="000D3A85" w:rsidP="00687D6E" w:rsidRDefault="000D3A85" w14:paraId="3F9CB335" w14:textId="77777777">
      <w:pPr>
        <w:pStyle w:val="NoSpacing"/>
        <w:numPr>
          <w:ilvl w:val="0"/>
          <w:numId w:val="51"/>
        </w:numPr>
        <w:rPr>
          <w:b/>
          <w:bCs/>
        </w:rPr>
      </w:pPr>
      <w:r>
        <w:rPr>
          <w:b/>
          <w:bCs/>
        </w:rPr>
        <w:t>Remove Access WF</w:t>
      </w:r>
    </w:p>
    <w:p w:rsidRPr="00AF13CF" w:rsidR="000D3A85" w:rsidP="000D3A85" w:rsidRDefault="000D3A85" w14:paraId="7993BC49" w14:textId="77777777">
      <w:pPr>
        <w:pStyle w:val="NoSpacing"/>
        <w:ind w:left="1440"/>
        <w:rPr>
          <w:b/>
          <w:bCs/>
        </w:rPr>
      </w:pPr>
    </w:p>
    <w:p w:rsidR="000D3A85" w:rsidP="000D3A85" w:rsidRDefault="000D3A85" w14:paraId="33AB3A07" w14:textId="77777777">
      <w:pPr>
        <w:pStyle w:val="NoSpacing"/>
      </w:pPr>
      <w:r w:rsidR="000D3A85">
        <w:drawing>
          <wp:inline wp14:editId="3D022DAF" wp14:anchorId="7685E4D5">
            <wp:extent cx="5943600" cy="3159760"/>
            <wp:effectExtent l="0" t="0" r="0" b="2540"/>
            <wp:docPr id="30" name="Picture 30" title=""/>
            <wp:cNvGraphicFramePr>
              <a:graphicFrameLocks noChangeAspect="1"/>
            </wp:cNvGraphicFramePr>
            <a:graphic>
              <a:graphicData uri="http://schemas.openxmlformats.org/drawingml/2006/picture">
                <pic:pic>
                  <pic:nvPicPr>
                    <pic:cNvPr id="0" name="Picture 30"/>
                    <pic:cNvPicPr/>
                  </pic:nvPicPr>
                  <pic:blipFill>
                    <a:blip r:embed="Ree55b70e6e6d42ca">
                      <a:extLst>
                        <a:ext xmlns:a="http://schemas.openxmlformats.org/drawingml/2006/main" uri="{28A0092B-C50C-407E-A947-70E740481C1C}">
                          <a14:useLocalDpi val="0"/>
                        </a:ext>
                      </a:extLst>
                    </a:blip>
                    <a:stretch>
                      <a:fillRect/>
                    </a:stretch>
                  </pic:blipFill>
                  <pic:spPr>
                    <a:xfrm rot="0" flipH="0" flipV="0">
                      <a:off x="0" y="0"/>
                      <a:ext cx="5943600" cy="3159760"/>
                    </a:xfrm>
                    <a:prstGeom prst="rect">
                      <a:avLst/>
                    </a:prstGeom>
                  </pic:spPr>
                </pic:pic>
              </a:graphicData>
            </a:graphic>
          </wp:inline>
        </w:drawing>
      </w:r>
    </w:p>
    <w:p w:rsidR="000D3A85" w:rsidP="000D3A85" w:rsidRDefault="000D3A85" w14:paraId="4ADDDB9C" w14:textId="064FEA18">
      <w:pPr>
        <w:pStyle w:val="NoSpacing"/>
        <w:ind w:left="720"/>
      </w:pPr>
    </w:p>
    <w:p w:rsidRPr="00AF13CF" w:rsidR="00987E82" w:rsidP="000D3A85" w:rsidRDefault="00987E82" w14:paraId="42D4577C" w14:textId="77777777">
      <w:pPr>
        <w:pStyle w:val="NoSpacing"/>
        <w:ind w:left="720"/>
      </w:pPr>
    </w:p>
    <w:p w:rsidR="000D3A85" w:rsidP="000D3A85" w:rsidRDefault="000D3A85" w14:paraId="3C3ECAEF" w14:textId="77777777">
      <w:pPr>
        <w:pStyle w:val="Heading3"/>
      </w:pPr>
      <w:bookmarkStart w:name="_Toc33292624" w:id="112"/>
      <w:r w:rsidRPr="00245965">
        <w:lastRenderedPageBreak/>
        <w:t xml:space="preserve">External Config for SOD </w:t>
      </w:r>
      <w:r w:rsidRPr="00AF13CF">
        <w:t>Evaluation</w:t>
      </w:r>
      <w:bookmarkEnd w:id="112"/>
    </w:p>
    <w:p w:rsidR="000D3A85" w:rsidP="000D3A85" w:rsidRDefault="000D3A85" w14:paraId="4FFC15CE" w14:textId="77777777">
      <w:r>
        <w:t>Configured the below JSON for external SOD evaluation</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50"/>
      </w:tblGrid>
      <w:tr w:rsidR="000D3A85" w:rsidTr="00935B0A" w14:paraId="7F9DAED2" w14:textId="77777777">
        <w:tc>
          <w:tcPr>
            <w:tcW w:w="9350" w:type="dxa"/>
          </w:tcPr>
          <w:p w:rsidR="000D3A85" w:rsidP="0037197C" w:rsidRDefault="000D3A85" w14:paraId="14DD57A8" w14:textId="77777777">
            <w:pPr>
              <w:ind w:left="360"/>
            </w:pPr>
            <w:r>
              <w:t>{</w:t>
            </w:r>
          </w:p>
          <w:p w:rsidR="000D3A85" w:rsidP="0037197C" w:rsidRDefault="000D3A85" w14:paraId="0A787704" w14:textId="77777777">
            <w:pPr>
              <w:ind w:left="360"/>
            </w:pPr>
            <w:r>
              <w:t>"GRAC_IDM_RISK_WOUT_NO_SERVICES": {</w:t>
            </w:r>
          </w:p>
          <w:p w:rsidR="000D3A85" w:rsidP="0037197C" w:rsidRDefault="000D3A85" w14:paraId="4A7A83A8" w14:textId="77777777">
            <w:pPr>
              <w:ind w:left="360"/>
            </w:pPr>
            <w:r>
              <w:t>"RULE_SET_ID": "MARATHON",</w:t>
            </w:r>
          </w:p>
          <w:p w:rsidR="000D3A85" w:rsidP="0037197C" w:rsidRDefault="000D3A85" w14:paraId="5919AE81" w14:textId="77777777">
            <w:pPr>
              <w:ind w:left="360"/>
            </w:pPr>
            <w:r>
              <w:t>"REPORT_FORMAT": "2",</w:t>
            </w:r>
          </w:p>
          <w:p w:rsidR="000D3A85" w:rsidP="0037197C" w:rsidRDefault="000D3A85" w14:paraId="494868F9" w14:textId="77777777">
            <w:pPr>
              <w:ind w:left="360"/>
            </w:pPr>
            <w:r>
              <w:t>"HIT_COUNT" :"100000"</w:t>
            </w:r>
          </w:p>
          <w:p w:rsidR="000D3A85" w:rsidP="0037197C" w:rsidRDefault="000D3A85" w14:paraId="79EFF7B0" w14:textId="77777777">
            <w:pPr>
              <w:ind w:left="360"/>
            </w:pPr>
            <w:r>
              <w:t>}</w:t>
            </w:r>
          </w:p>
          <w:p w:rsidR="000D3A85" w:rsidP="0037197C" w:rsidRDefault="000D3A85" w14:paraId="05FE15F9" w14:textId="77777777">
            <w:r>
              <w:t>}</w:t>
            </w:r>
          </w:p>
        </w:tc>
      </w:tr>
    </w:tbl>
    <w:p w:rsidR="000D3A85" w:rsidP="000D3A85" w:rsidRDefault="000D3A85" w14:paraId="29317836" w14:textId="77777777"/>
    <w:p w:rsidR="00031D13" w:rsidP="00940D7E" w:rsidRDefault="00031D13" w14:paraId="13756DDC" w14:textId="20116858">
      <w:pPr>
        <w:pStyle w:val="Heading2"/>
      </w:pPr>
      <w:bookmarkStart w:name="_Toc33292625" w:id="113"/>
      <w:r>
        <w:t>GOLD Tables</w:t>
      </w:r>
      <w:bookmarkEnd w:id="113"/>
    </w:p>
    <w:p w:rsidRPr="0084092A" w:rsidR="00396156" w:rsidP="00C7215A" w:rsidRDefault="00031D13" w14:paraId="0785A4D1" w14:textId="3FF3D699">
      <w:pPr>
        <w:pStyle w:val="ListParagraph"/>
        <w:tabs>
          <w:tab w:val="left" w:pos="2730"/>
        </w:tabs>
        <w:spacing w:before="120" w:after="120"/>
        <w:ind w:left="0"/>
      </w:pPr>
      <w:r>
        <w:t>The Gold db is the</w:t>
      </w:r>
      <w:r w:rsidR="007E5908">
        <w:t xml:space="preserve"> </w:t>
      </w:r>
      <w:r>
        <w:t xml:space="preserve">  sync process which is designed to sync the users from </w:t>
      </w:r>
      <w:r w:rsidR="00120727">
        <w:t>Saviynt</w:t>
      </w:r>
      <w:r>
        <w:t xml:space="preserve"> to Gold tables. This process is designed in such a way that if a user is active in </w:t>
      </w:r>
      <w:r w:rsidR="00120727">
        <w:t>Saviynt</w:t>
      </w:r>
      <w:r>
        <w:t xml:space="preserve"> his details will be synced in gold db via simple DB connector in </w:t>
      </w:r>
      <w:r w:rsidR="00120727">
        <w:t>Saviynt</w:t>
      </w:r>
      <w:r>
        <w:t xml:space="preserve">. </w:t>
      </w:r>
      <w:r w:rsidR="00396156">
        <w:t xml:space="preserve">The application will synchronize any changes between </w:t>
      </w:r>
      <w:r w:rsidR="00120727">
        <w:t>Saviynt</w:t>
      </w:r>
      <w:r w:rsidR="00396156">
        <w:t xml:space="preserve">   and the Gold DB Tables </w:t>
      </w:r>
    </w:p>
    <w:p w:rsidR="00031D13" w:rsidP="00031D13" w:rsidRDefault="00031D13" w14:paraId="1B0453E9" w14:textId="12264ACC"/>
    <w:p w:rsidR="00E67F19" w:rsidP="00031D13" w:rsidRDefault="003F688D" w14:paraId="4E15E58B" w14:textId="24C87461">
      <w:r>
        <w:rPr>
          <w:noProof/>
          <w:lang w:val="en-IN" w:eastAsia="en-IN"/>
        </w:rPr>
        <mc:AlternateContent>
          <mc:Choice Requires="wps">
            <w:drawing>
              <wp:anchor distT="0" distB="0" distL="114300" distR="114300" simplePos="0" relativeHeight="251658241" behindDoc="0" locked="0" layoutInCell="1" allowOverlap="1" wp14:anchorId="68E0982A" wp14:editId="286EF0A1">
                <wp:simplePos x="0" y="0"/>
                <wp:positionH relativeFrom="column">
                  <wp:posOffset>-335280</wp:posOffset>
                </wp:positionH>
                <wp:positionV relativeFrom="paragraph">
                  <wp:posOffset>363855</wp:posOffset>
                </wp:positionV>
                <wp:extent cx="899160" cy="899160"/>
                <wp:effectExtent l="0" t="0" r="15240" b="15240"/>
                <wp:wrapNone/>
                <wp:docPr id="10" name="Rectangle 10"/>
                <wp:cNvGraphicFramePr/>
                <a:graphic xmlns:a="http://schemas.openxmlformats.org/drawingml/2006/main">
                  <a:graphicData uri="http://schemas.microsoft.com/office/word/2010/wordprocessingShape">
                    <wps:wsp>
                      <wps:cNvSpPr/>
                      <wps:spPr>
                        <a:xfrm>
                          <a:off x="0" y="0"/>
                          <a:ext cx="899160" cy="899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3F688D" w:rsidR="00120727" w:rsidP="003F688D" w:rsidRDefault="00120727" w14:paraId="684E9BD1" w14:textId="4D1BFDDE">
                            <w:pPr>
                              <w:jc w:val="center"/>
                              <w:rPr>
                                <w:lang w:val="en-IN"/>
                              </w:rPr>
                            </w:pPr>
                            <w:r>
                              <w:rPr>
                                <w:lang w:val="en-IN"/>
                              </w:rPr>
                              <w:t>Create user from import/UI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81164E9">
              <v:rect id="Rectangle 10" style="position:absolute;margin-left:-26.4pt;margin-top:28.65pt;width:70.8pt;height:70.8pt;z-index:251658241;visibility:visible;mso-wrap-style:square;mso-wrap-distance-left:9pt;mso-wrap-distance-top:0;mso-wrap-distance-right:9pt;mso-wrap-distance-bottom:0;mso-position-horizontal:absolute;mso-position-horizontal-relative:text;mso-position-vertical:absolute;mso-position-vertical-relative:text;v-text-anchor:middle" o:spid="_x0000_s1041" fillcolor="#4f81bd [3204]" strokecolor="#243f60 [1604]" strokeweight="2pt" w14:anchorId="68E098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">
                <v:textbox>
                  <w:txbxContent>
                    <w:p w:rsidRPr="003F688D" w:rsidR="00120727" w:rsidP="003F688D" w:rsidRDefault="00120727" w14:paraId="6464861D" w14:textId="4D1BFDDE">
                      <w:pPr>
                        <w:jc w:val="center"/>
                        <w:rPr>
                          <w:lang w:val="en-IN"/>
                        </w:rPr>
                      </w:pPr>
                      <w:r>
                        <w:rPr>
                          <w:lang w:val="en-IN"/>
                        </w:rPr>
                        <w:t>Create user from import/UI</w:t>
                      </w:r>
                    </w:p>
                  </w:txbxContent>
                </v:textbox>
              </v:rect>
            </w:pict>
          </mc:Fallback>
        </mc:AlternateContent>
      </w:r>
    </w:p>
    <w:p w:rsidR="00E67F19" w:rsidP="00031D13" w:rsidRDefault="0092478A" w14:paraId="4BCD4802" w14:textId="5C5CC685">
      <w:r>
        <w:rPr>
          <w:noProof/>
          <w:lang w:val="en-IN" w:eastAsia="en-IN"/>
        </w:rPr>
        <mc:AlternateContent>
          <mc:Choice Requires="wps">
            <w:drawing>
              <wp:anchor distT="0" distB="0" distL="114300" distR="114300" simplePos="0" relativeHeight="251658248" behindDoc="0" locked="0" layoutInCell="1" allowOverlap="1" wp14:anchorId="6B9DA821" wp14:editId="3DD905A1">
                <wp:simplePos x="0" y="0"/>
                <wp:positionH relativeFrom="margin">
                  <wp:posOffset>4411980</wp:posOffset>
                </wp:positionH>
                <wp:positionV relativeFrom="paragraph">
                  <wp:posOffset>40640</wp:posOffset>
                </wp:positionV>
                <wp:extent cx="1737360" cy="32766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737360" cy="327660"/>
                        </a:xfrm>
                        <a:prstGeom prst="rect">
                          <a:avLst/>
                        </a:prstGeom>
                        <a:noFill/>
                        <a:ln>
                          <a:noFill/>
                        </a:ln>
                      </wps:spPr>
                      <wps:txbx>
                        <w:txbxContent>
                          <w:p w:rsidRPr="00796E17" w:rsidR="00120727" w:rsidP="0092478A" w:rsidRDefault="00120727" w14:paraId="276D8711" w14:textId="2F4C8CD8">
                            <w:pPr>
                              <w:jc w:val="center"/>
                              <w:rPr>
                                <w:b/>
                                <w:noProof/>
                                <w:color w:val="E5B8B7" w:themeColor="accent2" w:themeTint="66"/>
                                <w:sz w:val="24"/>
                                <w:szCs w:val="24"/>
                                <w:lang w:val="en-IN"/>
                                <w14:textOutline w14:w="11112" w14:cap="flat" w14:cmpd="sng" w14:algn="ctr">
                                  <w14:solidFill>
                                    <w14:schemeClr w14:val="accent2"/>
                                  </w14:solidFill>
                                  <w14:prstDash w14:val="solid"/>
                                  <w14:round/>
                                </w14:textOutline>
                              </w:rPr>
                            </w:pPr>
                            <w:r w:rsidRPr="00796E17">
                              <w:rPr>
                                <w:b/>
                                <w:noProof/>
                                <w:color w:val="E5B8B7" w:themeColor="accent2" w:themeTint="66"/>
                                <w:sz w:val="24"/>
                                <w:szCs w:val="24"/>
                                <w:lang w:val="en-IN"/>
                                <w14:textOutline w14:w="11112" w14:cap="flat" w14:cmpd="sng" w14:algn="ctr">
                                  <w14:solidFill>
                                    <w14:schemeClr w14:val="accent2"/>
                                  </w14:solidFill>
                                  <w14:prstDash w14:val="solid"/>
                                  <w14:round/>
                                </w14:textOutline>
                              </w:rPr>
                              <w:t>Gold-DB dbo.user_id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B1E7AEE">
              <v:shape id="Text Box 24" style="position:absolute;margin-left:347.4pt;margin-top:3.2pt;width:136.8pt;height:25.8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" w14:anchorId="6B9DA821">
                <v:textbox>
                  <w:txbxContent>
                    <w:p w:rsidRPr="00796E17" w:rsidR="00120727" w:rsidP="0092478A" w:rsidRDefault="00120727" w14:paraId="3370F434" w14:textId="2F4C8CD8">
                      <w:pPr>
                        <w:jc w:val="center"/>
                        <w:rPr>
                          <w:b/>
                          <w:noProof/>
                          <w:color w:val="E5B8B7" w:themeColor="accent2" w:themeTint="66"/>
                          <w:sz w:val="24"/>
                          <w:szCs w:val="24"/>
                          <w:lang w:val="en-IN"/>
                          <w14:textOutline w14:w="11112" w14:cap="flat" w14:cmpd="sng" w14:algn="ctr">
                            <w14:solidFill>
                              <w14:schemeClr w14:val="accent2"/>
                            </w14:solidFill>
                            <w14:prstDash w14:val="solid"/>
                            <w14:round/>
                          </w14:textOutline>
                        </w:rPr>
                      </w:pPr>
                      <w:r w:rsidRPr="00796E17">
                        <w:rPr>
                          <w:b/>
                          <w:noProof/>
                          <w:color w:val="E5B8B7" w:themeColor="accent2" w:themeTint="66"/>
                          <w:sz w:val="24"/>
                          <w:szCs w:val="24"/>
                          <w:lang w:val="en-IN"/>
                          <w14:textOutline w14:w="11112" w14:cap="flat" w14:cmpd="sng" w14:algn="ctr">
                            <w14:solidFill>
                              <w14:schemeClr w14:val="accent2"/>
                            </w14:solidFill>
                            <w14:prstDash w14:val="solid"/>
                            <w14:round/>
                          </w14:textOutline>
                        </w:rPr>
                        <w:t>Gold-DB dbo.user_id</w:t>
                      </w:r>
                    </w:p>
                  </w:txbxContent>
                </v:textbox>
                <w10:wrap anchorx="margin"/>
              </v:shape>
            </w:pict>
          </mc:Fallback>
        </mc:AlternateContent>
      </w:r>
      <w:r>
        <w:rPr>
          <w:noProof/>
          <w:lang w:val="en-IN" w:eastAsia="en-IN"/>
        </w:rPr>
        <mc:AlternateContent>
          <mc:Choice Requires="wps">
            <w:drawing>
              <wp:anchor distT="0" distB="0" distL="114300" distR="114300" simplePos="0" relativeHeight="251658247" behindDoc="0" locked="0" layoutInCell="1" allowOverlap="1" wp14:anchorId="19F7A954" wp14:editId="55D8A3A6">
                <wp:simplePos x="0" y="0"/>
                <wp:positionH relativeFrom="column">
                  <wp:posOffset>1005840</wp:posOffset>
                </wp:positionH>
                <wp:positionV relativeFrom="paragraph">
                  <wp:posOffset>269240</wp:posOffset>
                </wp:positionV>
                <wp:extent cx="1249680" cy="35814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1249680" cy="358140"/>
                        </a:xfrm>
                        <a:prstGeom prst="rect">
                          <a:avLst/>
                        </a:prstGeom>
                        <a:noFill/>
                        <a:ln>
                          <a:noFill/>
                        </a:ln>
                      </wps:spPr>
                      <wps:txbx>
                        <w:txbxContent>
                          <w:p w:rsidRPr="0092478A" w:rsidR="00120727" w:rsidP="0092478A" w:rsidRDefault="00120727" w14:paraId="5EA9F1A3" w14:textId="58D5A49A">
                            <w:pPr>
                              <w:jc w:val="center"/>
                              <w:rPr>
                                <w:bCs/>
                                <w:noProof/>
                                <w:color w:val="E5B8B7" w:themeColor="accent2" w:themeTint="66"/>
                                <w:sz w:val="28"/>
                                <w:szCs w:val="28"/>
                                <w:lang w:val="en-IN"/>
                                <w14:textOutline w14:w="11112" w14:cap="flat" w14:cmpd="sng" w14:algn="ctr">
                                  <w14:solidFill>
                                    <w14:schemeClr w14:val="accent2"/>
                                  </w14:solidFill>
                                  <w14:prstDash w14:val="solid"/>
                                  <w14:round/>
                                </w14:textOutline>
                              </w:rPr>
                            </w:pPr>
                            <w:r w:rsidRPr="0092478A">
                              <w:rPr>
                                <w:bCs/>
                                <w:noProof/>
                                <w:color w:val="E5B8B7" w:themeColor="accent2" w:themeTint="66"/>
                                <w:sz w:val="28"/>
                                <w:szCs w:val="28"/>
                                <w:lang w:val="en-IN"/>
                                <w14:textOutline w14:w="11112" w14:cap="flat" w14:cmpd="sng" w14:algn="ctr">
                                  <w14:solidFill>
                                    <w14:schemeClr w14:val="accent2"/>
                                  </w14:solidFill>
                                  <w14:prstDash w14:val="solid"/>
                                  <w14:round/>
                                </w14:textOutline>
                              </w:rPr>
                              <w:t>Saviynt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F67A1A4">
              <v:shape id="Text Box 23" style="position:absolute;margin-left:79.2pt;margin-top:21.2pt;width:98.4pt;height:28.2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" w14:anchorId="19F7A954">
                <v:textbox>
                  <w:txbxContent>
                    <w:p w:rsidRPr="0092478A" w:rsidR="00120727" w:rsidP="0092478A" w:rsidRDefault="00120727" w14:paraId="1FF7F0CD" w14:textId="58D5A49A">
                      <w:pPr>
                        <w:jc w:val="center"/>
                        <w:rPr>
                          <w:bCs/>
                          <w:noProof/>
                          <w:color w:val="E5B8B7" w:themeColor="accent2" w:themeTint="66"/>
                          <w:sz w:val="28"/>
                          <w:szCs w:val="28"/>
                          <w:lang w:val="en-IN"/>
                          <w14:textOutline w14:w="11112" w14:cap="flat" w14:cmpd="sng" w14:algn="ctr">
                            <w14:solidFill>
                              <w14:schemeClr w14:val="accent2"/>
                            </w14:solidFill>
                            <w14:prstDash w14:val="solid"/>
                            <w14:round/>
                          </w14:textOutline>
                        </w:rPr>
                      </w:pPr>
                      <w:r w:rsidRPr="0092478A">
                        <w:rPr>
                          <w:bCs/>
                          <w:noProof/>
                          <w:color w:val="E5B8B7" w:themeColor="accent2" w:themeTint="66"/>
                          <w:sz w:val="28"/>
                          <w:szCs w:val="28"/>
                          <w:lang w:val="en-IN"/>
                          <w14:textOutline w14:w="11112" w14:cap="flat" w14:cmpd="sng" w14:algn="ctr">
                            <w14:solidFill>
                              <w14:schemeClr w14:val="accent2"/>
                            </w14:solidFill>
                            <w14:prstDash w14:val="solid"/>
                            <w14:round/>
                          </w14:textOutline>
                        </w:rPr>
                        <w:t>Saviynt DB</w:t>
                      </w:r>
                    </w:p>
                  </w:txbxContent>
                </v:textbox>
              </v:shape>
            </w:pict>
          </mc:Fallback>
        </mc:AlternateContent>
      </w:r>
    </w:p>
    <w:p w:rsidRPr="00655A2A" w:rsidR="00E67F19" w:rsidP="005C039D" w:rsidRDefault="00180ABE" w14:paraId="2B985139" w14:textId="6310C3B3">
      <w:r>
        <w:rPr>
          <w:noProof/>
          <w:lang w:val="en-IN" w:eastAsia="en-IN"/>
        </w:rPr>
        <mc:AlternateContent>
          <mc:Choice Requires="wps">
            <w:drawing>
              <wp:anchor distT="0" distB="0" distL="114300" distR="114300" simplePos="0" relativeHeight="251658246" behindDoc="0" locked="0" layoutInCell="1" allowOverlap="1" wp14:anchorId="3FE946CC" wp14:editId="37FA18D0">
                <wp:simplePos x="0" y="0"/>
                <wp:positionH relativeFrom="column">
                  <wp:posOffset>4137660</wp:posOffset>
                </wp:positionH>
                <wp:positionV relativeFrom="paragraph">
                  <wp:posOffset>688976</wp:posOffset>
                </wp:positionV>
                <wp:extent cx="556260" cy="45719"/>
                <wp:effectExtent l="0" t="57150" r="15240" b="50165"/>
                <wp:wrapNone/>
                <wp:docPr id="21" name="Straight Arrow Connector 21"/>
                <wp:cNvGraphicFramePr/>
                <a:graphic xmlns:a="http://schemas.openxmlformats.org/drawingml/2006/main">
                  <a:graphicData uri="http://schemas.microsoft.com/office/word/2010/wordprocessingShape">
                    <wps:wsp>
                      <wps:cNvCnPr/>
                      <wps:spPr>
                        <a:xfrm flipV="1">
                          <a:off x="0" y="0"/>
                          <a:ext cx="5562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42AE8212">
              <v:shapetype id="_x0000_t32" coordsize="21600,21600" o:oned="t" filled="f" o:spt="32" path="m,l21600,21600e" w14:anchorId="46F173ED">
                <v:path fillok="f" arrowok="t" o:connecttype="none"/>
                <o:lock v:ext="edit" shapetype="t"/>
              </v:shapetype>
              <v:shape id="Straight Arrow Connector 21" style="position:absolute;margin-left:325.8pt;margin-top:54.25pt;width:43.8pt;height:3.6pt;flip:y;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">
                <v:stroke endarrow="block"/>
              </v:shape>
            </w:pict>
          </mc:Fallback>
        </mc:AlternateContent>
      </w:r>
      <w:r>
        <w:rPr>
          <w:noProof/>
          <w:lang w:val="en-IN" w:eastAsia="en-IN"/>
        </w:rPr>
        <mc:AlternateContent>
          <mc:Choice Requires="wps">
            <w:drawing>
              <wp:anchor distT="0" distB="0" distL="114300" distR="114300" simplePos="0" relativeHeight="251658245" behindDoc="0" locked="0" layoutInCell="1" allowOverlap="1" wp14:anchorId="15BFCD0C" wp14:editId="29C39026">
                <wp:simplePos x="0" y="0"/>
                <wp:positionH relativeFrom="column">
                  <wp:posOffset>1912620</wp:posOffset>
                </wp:positionH>
                <wp:positionV relativeFrom="paragraph">
                  <wp:posOffset>753745</wp:posOffset>
                </wp:positionV>
                <wp:extent cx="601980" cy="7620"/>
                <wp:effectExtent l="0" t="57150" r="26670" b="87630"/>
                <wp:wrapNone/>
                <wp:docPr id="20" name="Straight Arrow Connector 20"/>
                <wp:cNvGraphicFramePr/>
                <a:graphic xmlns:a="http://schemas.openxmlformats.org/drawingml/2006/main">
                  <a:graphicData uri="http://schemas.microsoft.com/office/word/2010/wordprocessingShape">
                    <wps:wsp>
                      <wps:cNvCnPr/>
                      <wps:spPr>
                        <a:xfrm>
                          <a:off x="0" y="0"/>
                          <a:ext cx="6019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54E89BE1">
              <v:shape id="Straight Arrow Connector 20" style="position:absolute;margin-left:150.6pt;margin-top:59.35pt;width:47.4pt;height:.6pt;z-index:251665413;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" w14:anchorId="7C244B96">
                <v:stroke endarrow="block"/>
              </v:shape>
            </w:pict>
          </mc:Fallback>
        </mc:AlternateContent>
      </w:r>
      <w:r>
        <w:rPr>
          <w:noProof/>
          <w:lang w:val="en-IN" w:eastAsia="en-IN"/>
        </w:rPr>
        <mc:AlternateContent>
          <mc:Choice Requires="wps">
            <w:drawing>
              <wp:anchor distT="0" distB="0" distL="114300" distR="114300" simplePos="0" relativeHeight="251658244" behindDoc="0" locked="0" layoutInCell="1" allowOverlap="1" wp14:anchorId="701BCE0A" wp14:editId="4018461B">
                <wp:simplePos x="0" y="0"/>
                <wp:positionH relativeFrom="column">
                  <wp:posOffset>556260</wp:posOffset>
                </wp:positionH>
                <wp:positionV relativeFrom="paragraph">
                  <wp:posOffset>822325</wp:posOffset>
                </wp:positionV>
                <wp:extent cx="838200" cy="556260"/>
                <wp:effectExtent l="0" t="76200" r="0" b="34290"/>
                <wp:wrapNone/>
                <wp:docPr id="19" name="Connector: Elbow 19"/>
                <wp:cNvGraphicFramePr/>
                <a:graphic xmlns:a="http://schemas.openxmlformats.org/drawingml/2006/main">
                  <a:graphicData uri="http://schemas.microsoft.com/office/word/2010/wordprocessingShape">
                    <wps:wsp>
                      <wps:cNvCnPr/>
                      <wps:spPr>
                        <a:xfrm flipV="1">
                          <a:off x="0" y="0"/>
                          <a:ext cx="838200" cy="5562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1F955743">
              <v:shapetype id="_x0000_t34" coordsize="21600,21600" o:oned="t" filled="f" o:spt="34" adj="10800" path="m,l@0,0@0,21600,21600,21600e" w14:anchorId="3845645E">
                <v:stroke joinstyle="miter"/>
                <v:formulas>
                  <v:f eqn="val #0"/>
                </v:formulas>
                <v:path fillok="f" arrowok="t" o:connecttype="none"/>
                <v:handles>
                  <v:h position="#0,center"/>
                </v:handles>
                <o:lock v:ext="edit" shapetype="t"/>
              </v:shapetype>
              <v:shape id="Connector: Elbow 19" style="position:absolute;margin-left:43.8pt;margin-top:64.75pt;width:66pt;height:43.8pt;flip:y;z-index:25166438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579b8 [3044]"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">
                <v:stroke endarrow="block"/>
              </v:shape>
            </w:pict>
          </mc:Fallback>
        </mc:AlternateContent>
      </w:r>
      <w:r>
        <w:rPr>
          <w:noProof/>
          <w:lang w:val="en-IN" w:eastAsia="en-IN"/>
        </w:rPr>
        <mc:AlternateContent>
          <mc:Choice Requires="wps">
            <w:drawing>
              <wp:anchor distT="0" distB="0" distL="114300" distR="114300" simplePos="0" relativeHeight="251658243" behindDoc="0" locked="0" layoutInCell="1" allowOverlap="1" wp14:anchorId="0EA5E328" wp14:editId="665F887D">
                <wp:simplePos x="0" y="0"/>
                <wp:positionH relativeFrom="column">
                  <wp:posOffset>556260</wp:posOffset>
                </wp:positionH>
                <wp:positionV relativeFrom="paragraph">
                  <wp:posOffset>182245</wp:posOffset>
                </wp:positionV>
                <wp:extent cx="830580" cy="502920"/>
                <wp:effectExtent l="0" t="0" r="64770" b="87630"/>
                <wp:wrapNone/>
                <wp:docPr id="18" name="Connector: Elbow 18"/>
                <wp:cNvGraphicFramePr/>
                <a:graphic xmlns:a="http://schemas.openxmlformats.org/drawingml/2006/main">
                  <a:graphicData uri="http://schemas.microsoft.com/office/word/2010/wordprocessingShape">
                    <wps:wsp>
                      <wps:cNvCnPr/>
                      <wps:spPr>
                        <a:xfrm>
                          <a:off x="0" y="0"/>
                          <a:ext cx="830580" cy="502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svg="http://schemas.microsoft.com/office/drawing/2016/SVG/main" xmlns:arto="http://schemas.microsoft.com/office/word/2006/arto">
            <w:pict w14:anchorId="624BD7E7">
              <v:shape id="Connector: Elbow 18" style="position:absolute;margin-left:43.8pt;margin-top:14.35pt;width:65.4pt;height:39.6pt;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" w14:anchorId="05F79EA4">
                <v:stroke endarrow="block"/>
              </v:shape>
            </w:pict>
          </mc:Fallback>
        </mc:AlternateContent>
      </w:r>
      <w:r w:rsidR="003F688D">
        <w:rPr>
          <w:noProof/>
          <w:lang w:val="en-IN" w:eastAsia="en-IN"/>
        </w:rPr>
        <mc:AlternateContent>
          <mc:Choice Requires="wps">
            <w:drawing>
              <wp:anchor distT="0" distB="0" distL="114300" distR="114300" simplePos="0" relativeHeight="251658242" behindDoc="0" locked="0" layoutInCell="1" allowOverlap="1" wp14:anchorId="231D49D7" wp14:editId="39B52A65">
                <wp:simplePos x="0" y="0"/>
                <wp:positionH relativeFrom="column">
                  <wp:posOffset>-365760</wp:posOffset>
                </wp:positionH>
                <wp:positionV relativeFrom="paragraph">
                  <wp:posOffset>989965</wp:posOffset>
                </wp:positionV>
                <wp:extent cx="899160" cy="899160"/>
                <wp:effectExtent l="0" t="0" r="15240" b="15240"/>
                <wp:wrapNone/>
                <wp:docPr id="11" name="Rectangle 11"/>
                <wp:cNvGraphicFramePr/>
                <a:graphic xmlns:a="http://schemas.openxmlformats.org/drawingml/2006/main">
                  <a:graphicData uri="http://schemas.microsoft.com/office/word/2010/wordprocessingShape">
                    <wps:wsp>
                      <wps:cNvSpPr/>
                      <wps:spPr>
                        <a:xfrm>
                          <a:off x="0" y="0"/>
                          <a:ext cx="899160" cy="899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EE1EF1" w:rsidR="00120727" w:rsidP="00EE1EF1" w:rsidRDefault="00120727" w14:paraId="48EC510B" w14:textId="5AEF4562">
                            <w:pPr>
                              <w:jc w:val="center"/>
                              <w:rPr>
                                <w:lang w:val="en-IN"/>
                              </w:rPr>
                            </w:pPr>
                            <w:r>
                              <w:rPr>
                                <w:lang w:val="en-IN"/>
                              </w:rPr>
                              <w:t>Update user from import/UI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97407AD">
              <v:rect id="Rectangle 11" style="position:absolute;margin-left:-28.8pt;margin-top:77.95pt;width:70.8pt;height:70.8pt;z-index:251658242;visibility:visible;mso-wrap-style:square;mso-wrap-distance-left:9pt;mso-wrap-distance-top:0;mso-wrap-distance-right:9pt;mso-wrap-distance-bottom:0;mso-position-horizontal:absolute;mso-position-horizontal-relative:text;mso-position-vertical:absolute;mso-position-vertical-relative:text;v-text-anchor:middle" o:spid="_x0000_s1044" fillcolor="#4f81bd [3204]" strokecolor="#243f60 [1604]" strokeweight="2pt" w14:anchorId="231D49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">
                <v:textbox>
                  <w:txbxContent>
                    <w:p w:rsidRPr="00EE1EF1" w:rsidR="00120727" w:rsidP="00EE1EF1" w:rsidRDefault="00120727" w14:paraId="44D08CB6" w14:textId="5AEF4562">
                      <w:pPr>
                        <w:jc w:val="center"/>
                        <w:rPr>
                          <w:lang w:val="en-IN"/>
                        </w:rPr>
                      </w:pPr>
                      <w:r>
                        <w:rPr>
                          <w:lang w:val="en-IN"/>
                        </w:rPr>
                        <w:t>Update user from import/UI</w:t>
                      </w:r>
                    </w:p>
                  </w:txbxContent>
                </v:textbox>
              </v:rect>
            </w:pict>
          </mc:Fallback>
        </mc:AlternateContent>
      </w:r>
      <w:r w:rsidR="00941535">
        <w:rPr>
          <w:noProof/>
          <w:lang w:val="en-IN" w:eastAsia="en-IN"/>
        </w:rPr>
        <mc:AlternateContent>
          <mc:Choice Requires="wps">
            <w:drawing>
              <wp:anchor distT="0" distB="0" distL="114300" distR="114300" simplePos="0" relativeHeight="251658240" behindDoc="0" locked="0" layoutInCell="1" allowOverlap="1" wp14:anchorId="297FF553" wp14:editId="5EB6E579">
                <wp:simplePos x="0" y="0"/>
                <wp:positionH relativeFrom="margin">
                  <wp:posOffset>2552700</wp:posOffset>
                </wp:positionH>
                <wp:positionV relativeFrom="paragraph">
                  <wp:posOffset>83185</wp:posOffset>
                </wp:positionV>
                <wp:extent cx="1653540" cy="1379220"/>
                <wp:effectExtent l="0" t="0" r="22860" b="11430"/>
                <wp:wrapNone/>
                <wp:docPr id="9" name="Diamond 9"/>
                <wp:cNvGraphicFramePr/>
                <a:graphic xmlns:a="http://schemas.openxmlformats.org/drawingml/2006/main">
                  <a:graphicData uri="http://schemas.microsoft.com/office/word/2010/wordprocessingShape">
                    <wps:wsp>
                      <wps:cNvSpPr/>
                      <wps:spPr>
                        <a:xfrm>
                          <a:off x="0" y="0"/>
                          <a:ext cx="1653540" cy="137922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941535" w:rsidR="00120727" w:rsidP="00941535" w:rsidRDefault="00120727" w14:paraId="7EBBF3D9" w14:textId="72B7F368">
                            <w:pPr>
                              <w:jc w:val="center"/>
                              <w:rPr>
                                <w:lang w:val="en-IN"/>
                              </w:rPr>
                            </w:pPr>
                            <w:r>
                              <w:rPr>
                                <w:lang w:val="en-IN"/>
                              </w:rPr>
                              <w:t>Saviynt Gold DB Connector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F5185A7">
              <v:shapetype id="_x0000_t4" coordsize="21600,21600" o:spt="4" path="m10800,l,10800,10800,21600,21600,10800xe" w14:anchorId="297FF553">
                <v:stroke joinstyle="miter"/>
                <v:path textboxrect="5400,5400,16200,16200" gradientshapeok="t" o:connecttype="rect"/>
              </v:shapetype>
              <v:shape id="Diamond 9" style="position:absolute;margin-left:201pt;margin-top:6.55pt;width:130.2pt;height:108.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45" fillcolor="#4f81bd [3204]" strokecolor="#243f60 [1604]" strokeweight="2pt" type="#_x0000_t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">
                <v:textbox>
                  <w:txbxContent>
                    <w:p w:rsidRPr="00941535" w:rsidR="00120727" w:rsidP="00941535" w:rsidRDefault="00120727" w14:paraId="55316FB8" w14:textId="72B7F368">
                      <w:pPr>
                        <w:jc w:val="center"/>
                        <w:rPr>
                          <w:lang w:val="en-IN"/>
                        </w:rPr>
                      </w:pPr>
                      <w:r>
                        <w:rPr>
                          <w:lang w:val="en-IN"/>
                        </w:rPr>
                        <w:t>Saviynt Gold DB Connector</w:t>
                      </w:r>
                    </w:p>
                  </w:txbxContent>
                </v:textbox>
                <w10:wrap anchorx="margin"/>
              </v:shape>
            </w:pict>
          </mc:Fallback>
        </mc:AlternateContent>
      </w:r>
      <w:r w:rsidR="005C039D">
        <w:rPr>
          <w:noProof/>
        </w:rPr>
        <w:t xml:space="preserve">                                      </w:t>
      </w:r>
      <w:r w:rsidR="000A5A93">
        <w:rPr>
          <w:noProof/>
          <w:lang w:val="en-IN" w:eastAsia="en-IN"/>
        </w:rPr>
        <w:drawing>
          <wp:inline distT="0" distB="0" distL="0" distR="0" wp14:anchorId="0870DF91" wp14:editId="010E997B">
            <wp:extent cx="883920" cy="883920"/>
            <wp:effectExtent l="0" t="0" r="0" b="0"/>
            <wp:docPr id="5" name="Graphic 5"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883920" cy="883920"/>
                    </a:xfrm>
                    <a:prstGeom prst="rect">
                      <a:avLst/>
                    </a:prstGeom>
                  </pic:spPr>
                </pic:pic>
              </a:graphicData>
            </a:graphic>
          </wp:inline>
        </w:drawing>
      </w:r>
      <w:r w:rsidR="005C039D">
        <w:rPr>
          <w:noProof/>
        </w:rPr>
        <w:t xml:space="preserve">                                                  </w:t>
      </w:r>
      <w:r w:rsidR="000A5A93">
        <w:rPr>
          <w:noProof/>
        </w:rPr>
        <w:t xml:space="preserve">                       </w:t>
      </w:r>
      <w:r w:rsidR="005C039D">
        <w:rPr>
          <w:noProof/>
        </w:rPr>
        <w:t xml:space="preserve"> </w:t>
      </w:r>
      <w:r w:rsidR="005C039D">
        <w:rPr>
          <w:noProof/>
          <w:lang w:val="en-IN" w:eastAsia="en-IN"/>
        </w:rPr>
        <w:drawing>
          <wp:inline distT="0" distB="0" distL="0" distR="0" wp14:anchorId="121D1EF7" wp14:editId="27E6CD50">
            <wp:extent cx="1226820" cy="1226820"/>
            <wp:effectExtent l="0" t="0" r="0" b="0"/>
            <wp:docPr id="6" name="Graphic 6"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sv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226820" cy="1226820"/>
                    </a:xfrm>
                    <a:prstGeom prst="rect">
                      <a:avLst/>
                    </a:prstGeom>
                  </pic:spPr>
                </pic:pic>
              </a:graphicData>
            </a:graphic>
          </wp:inline>
        </w:drawing>
      </w:r>
    </w:p>
    <w:p w:rsidR="00031D13" w:rsidP="00031D13" w:rsidRDefault="005C039D" w14:paraId="1013D3F6" w14:textId="76284007">
      <w:pPr>
        <w:rPr>
          <w:noProof/>
        </w:rPr>
      </w:pPr>
      <w:r>
        <w:rPr>
          <w:noProof/>
        </w:rPr>
        <w:t xml:space="preserve">                                                                                                                          </w:t>
      </w:r>
    </w:p>
    <w:p w:rsidR="00031D13" w:rsidP="00031D13" w:rsidRDefault="00031D13" w14:paraId="63B72E53" w14:textId="244C020E"/>
    <w:p w:rsidR="00031D13" w:rsidP="00031D13" w:rsidRDefault="00031D13" w14:paraId="05791B92" w14:textId="77777777"/>
    <w:p w:rsidR="00031D13" w:rsidP="00031D13" w:rsidRDefault="00031D13" w14:paraId="1223555B" w14:textId="2B4BD215"/>
    <w:p w:rsidR="008D74AC" w:rsidP="00031D13" w:rsidRDefault="008D74AC" w14:paraId="16C739E3" w14:textId="795E40D7"/>
    <w:p w:rsidR="008D74AC" w:rsidP="00031D13" w:rsidRDefault="008D74AC" w14:paraId="2FEA74CA" w14:textId="35D9939D"/>
    <w:p w:rsidR="00031D13" w:rsidP="00031D13" w:rsidRDefault="00031D13" w14:paraId="1D1216DC" w14:textId="61F76DC4">
      <w:pPr>
        <w:pStyle w:val="Heading3"/>
      </w:pPr>
      <w:bookmarkStart w:name="_Toc33292626" w:id="114"/>
      <w:r>
        <w:lastRenderedPageBreak/>
        <w:t>Connection details</w:t>
      </w:r>
      <w:bookmarkEnd w:id="114"/>
    </w:p>
    <w:p w:rsidRPr="00D41D10" w:rsidR="00031D13" w:rsidP="00031D13" w:rsidRDefault="00031D13" w14:paraId="596CA0E4" w14:textId="1096B610">
      <w:pPr>
        <w:rPr>
          <w:color w:val="000000" w:themeColor="text1"/>
          <w:sz w:val="24"/>
          <w:szCs w:val="24"/>
        </w:rPr>
      </w:pPr>
      <w:r>
        <w:rPr>
          <w:color w:val="000000" w:themeColor="text1"/>
          <w:sz w:val="24"/>
          <w:szCs w:val="24"/>
        </w:rPr>
        <w:t xml:space="preserve">This is the connection details </w:t>
      </w:r>
    </w:p>
    <w:tbl>
      <w:tblPr>
        <w:tblW w:w="6510" w:type="dxa"/>
        <w:tblInd w:w="13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863"/>
        <w:gridCol w:w="4647"/>
      </w:tblGrid>
      <w:tr w:rsidR="00031D13" w:rsidTr="00A804BD" w14:paraId="4A9212A6" w14:textId="77777777">
        <w:tc>
          <w:tcPr>
            <w:tcW w:w="1863" w:type="dxa"/>
            <w:shd w:val="clear" w:color="auto" w:fill="FF0066"/>
          </w:tcPr>
          <w:p w:rsidRPr="003A5A84" w:rsidR="00031D13" w:rsidP="00AE340F" w:rsidRDefault="00031D13" w14:paraId="376522F2" w14:textId="77777777">
            <w:pPr>
              <w:rPr>
                <w:color w:val="FFFFFF" w:themeColor="background1"/>
              </w:rPr>
            </w:pPr>
            <w:r w:rsidRPr="003A5A84">
              <w:rPr>
                <w:color w:val="FFFFFF" w:themeColor="background1"/>
              </w:rPr>
              <w:t>Connection Properties</w:t>
            </w:r>
          </w:p>
        </w:tc>
        <w:tc>
          <w:tcPr>
            <w:tcW w:w="4647" w:type="dxa"/>
            <w:shd w:val="clear" w:color="auto" w:fill="FF0066"/>
          </w:tcPr>
          <w:p w:rsidRPr="003A5A84" w:rsidR="00031D13" w:rsidP="00AE340F" w:rsidRDefault="00031D13" w14:paraId="3DFA68C5" w14:textId="77777777">
            <w:pPr>
              <w:rPr>
                <w:color w:val="FFFFFF" w:themeColor="background1"/>
              </w:rPr>
            </w:pPr>
            <w:r w:rsidRPr="003A5A84">
              <w:rPr>
                <w:color w:val="FFFFFF" w:themeColor="background1"/>
              </w:rPr>
              <w:t>Value</w:t>
            </w:r>
          </w:p>
        </w:tc>
      </w:tr>
      <w:tr w:rsidR="00031D13" w:rsidTr="00A804BD" w14:paraId="42F67877" w14:textId="77777777">
        <w:tc>
          <w:tcPr>
            <w:tcW w:w="1863" w:type="dxa"/>
            <w:vAlign w:val="bottom"/>
          </w:tcPr>
          <w:p w:rsidR="00031D13" w:rsidP="00AE340F" w:rsidRDefault="00031D13" w14:paraId="60E25646" w14:textId="77777777">
            <w:r w:rsidRPr="6E986E48">
              <w:rPr>
                <w:rFonts w:ascii="Calibri" w:hAnsi="Calibri" w:eastAsia="Calibri" w:cs="Calibri"/>
                <w:color w:val="000000" w:themeColor="text1"/>
              </w:rPr>
              <w:t>Connection Name</w:t>
            </w:r>
          </w:p>
        </w:tc>
        <w:tc>
          <w:tcPr>
            <w:tcW w:w="4647" w:type="dxa"/>
            <w:vAlign w:val="bottom"/>
          </w:tcPr>
          <w:p w:rsidR="00031D13" w:rsidP="00AE340F" w:rsidRDefault="00031D13" w14:paraId="6614B1D0" w14:textId="77777777">
            <w:r>
              <w:t>Gold-DB</w:t>
            </w:r>
          </w:p>
        </w:tc>
      </w:tr>
      <w:tr w:rsidR="00031D13" w:rsidTr="00A804BD" w14:paraId="5FB1769E" w14:textId="77777777">
        <w:tc>
          <w:tcPr>
            <w:tcW w:w="1863" w:type="dxa"/>
            <w:vAlign w:val="bottom"/>
          </w:tcPr>
          <w:p w:rsidR="00031D13" w:rsidP="00AE340F" w:rsidRDefault="00031D13" w14:paraId="04784965" w14:textId="77777777">
            <w:r w:rsidRPr="6E986E48">
              <w:rPr>
                <w:rFonts w:ascii="Calibri" w:hAnsi="Calibri" w:eastAsia="Calibri" w:cs="Calibri"/>
                <w:color w:val="000000" w:themeColor="text1"/>
              </w:rPr>
              <w:t xml:space="preserve">URL </w:t>
            </w:r>
          </w:p>
        </w:tc>
        <w:tc>
          <w:tcPr>
            <w:tcW w:w="4647" w:type="dxa"/>
          </w:tcPr>
          <w:p w:rsidR="00031D13" w:rsidP="00AE340F" w:rsidRDefault="00031D13" w14:paraId="15A46B34" w14:textId="77777777">
            <w:r w:rsidRPr="00FE5E0A">
              <w:t>jdbc:sqlserver://common.dev.db.mgroupnet.com</w:t>
            </w:r>
          </w:p>
        </w:tc>
      </w:tr>
      <w:tr w:rsidR="00031D13" w:rsidTr="00A804BD" w14:paraId="798512C4" w14:textId="77777777">
        <w:tc>
          <w:tcPr>
            <w:tcW w:w="1863" w:type="dxa"/>
            <w:vAlign w:val="bottom"/>
          </w:tcPr>
          <w:p w:rsidR="00031D13" w:rsidP="00AE340F" w:rsidRDefault="00031D13" w14:paraId="3620653D" w14:textId="77777777">
            <w:r w:rsidRPr="6E986E48">
              <w:rPr>
                <w:rFonts w:ascii="Calibri" w:hAnsi="Calibri" w:eastAsia="Calibri" w:cs="Calibri"/>
                <w:color w:val="000000" w:themeColor="text1"/>
              </w:rPr>
              <w:t>USERNAME</w:t>
            </w:r>
          </w:p>
        </w:tc>
        <w:tc>
          <w:tcPr>
            <w:tcW w:w="4647" w:type="dxa"/>
          </w:tcPr>
          <w:p w:rsidR="00031D13" w:rsidP="00AE340F" w:rsidRDefault="00031D13" w14:paraId="13D8A6D6" w14:textId="77777777">
            <w:r>
              <w:t>IAM_ADMIN</w:t>
            </w:r>
          </w:p>
        </w:tc>
      </w:tr>
      <w:tr w:rsidR="00031D13" w:rsidTr="00A804BD" w14:paraId="10287A7B" w14:textId="77777777">
        <w:tc>
          <w:tcPr>
            <w:tcW w:w="1863" w:type="dxa"/>
            <w:vAlign w:val="bottom"/>
          </w:tcPr>
          <w:p w:rsidR="00031D13" w:rsidP="00AE340F" w:rsidRDefault="00031D13" w14:paraId="012DDDCC" w14:textId="77777777">
            <w:r w:rsidRPr="6E986E48">
              <w:rPr>
                <w:rFonts w:ascii="Calibri" w:hAnsi="Calibri" w:eastAsia="Calibri" w:cs="Calibri"/>
                <w:color w:val="000000" w:themeColor="text1"/>
              </w:rPr>
              <w:t xml:space="preserve">PASSWORD </w:t>
            </w:r>
          </w:p>
        </w:tc>
        <w:tc>
          <w:tcPr>
            <w:tcW w:w="4647" w:type="dxa"/>
          </w:tcPr>
          <w:p w:rsidR="00031D13" w:rsidP="00AE340F" w:rsidRDefault="00031D13" w14:paraId="57A2807F" w14:textId="77777777">
            <w:r w:rsidRPr="6E986E48">
              <w:rPr>
                <w:rFonts w:ascii="Calibri" w:hAnsi="Calibri" w:eastAsia="Calibri" w:cs="Calibri"/>
                <w:color w:val="000000" w:themeColor="text1"/>
              </w:rPr>
              <w:t>*******</w:t>
            </w:r>
          </w:p>
        </w:tc>
      </w:tr>
      <w:tr w:rsidR="00031D13" w:rsidTr="00A804BD" w14:paraId="4B203122" w14:textId="77777777">
        <w:tc>
          <w:tcPr>
            <w:tcW w:w="1863" w:type="dxa"/>
            <w:vAlign w:val="bottom"/>
          </w:tcPr>
          <w:p w:rsidR="00031D13" w:rsidP="00AE340F" w:rsidRDefault="00031D13" w14:paraId="7BEF86AA" w14:textId="77777777">
            <w:r w:rsidRPr="6E986E48">
              <w:rPr>
                <w:rFonts w:ascii="Calibri" w:hAnsi="Calibri" w:eastAsia="Calibri" w:cs="Calibri"/>
                <w:color w:val="000000" w:themeColor="text1"/>
              </w:rPr>
              <w:t xml:space="preserve">DRIVERNAME </w:t>
            </w:r>
          </w:p>
        </w:tc>
        <w:tc>
          <w:tcPr>
            <w:tcW w:w="4647" w:type="dxa"/>
          </w:tcPr>
          <w:p w:rsidR="00031D13" w:rsidP="00AE340F" w:rsidRDefault="00031D13" w14:paraId="2F0E1AA0" w14:textId="77777777">
            <w:r w:rsidRPr="003A473F">
              <w:rPr>
                <w:rFonts w:ascii="Calibri" w:hAnsi="Calibri" w:eastAsia="Calibri" w:cs="Calibri"/>
                <w:color w:val="000000" w:themeColor="text1"/>
              </w:rPr>
              <w:t>com.microsoft.sqlserver.jdbc.SQLServerDriver</w:t>
            </w:r>
          </w:p>
        </w:tc>
      </w:tr>
      <w:tr w:rsidR="00AA5505" w:rsidTr="00A804BD" w14:paraId="29FF43A0" w14:textId="77777777">
        <w:tc>
          <w:tcPr>
            <w:tcW w:w="1863" w:type="dxa"/>
            <w:vAlign w:val="bottom"/>
          </w:tcPr>
          <w:p w:rsidRPr="6E986E48" w:rsidR="00AA5505" w:rsidP="00AE340F" w:rsidRDefault="00AA5505" w14:paraId="6D8D97F9" w14:textId="77777777">
            <w:pPr>
              <w:rPr>
                <w:rFonts w:ascii="Calibri" w:hAnsi="Calibri" w:eastAsia="Calibri" w:cs="Calibri"/>
                <w:color w:val="000000" w:themeColor="text1"/>
              </w:rPr>
            </w:pPr>
          </w:p>
        </w:tc>
        <w:tc>
          <w:tcPr>
            <w:tcW w:w="4647" w:type="dxa"/>
          </w:tcPr>
          <w:p w:rsidRPr="003A473F" w:rsidR="00AA5505" w:rsidP="00AE340F" w:rsidRDefault="00AA5505" w14:paraId="6C0C2BF5" w14:textId="4E0D14AF">
            <w:pPr>
              <w:rPr>
                <w:rFonts w:ascii="Calibri" w:hAnsi="Calibri" w:eastAsia="Calibri" w:cs="Calibri"/>
                <w:color w:val="000000" w:themeColor="text1"/>
              </w:rPr>
            </w:pPr>
            <w:r>
              <w:rPr>
                <w:rFonts w:ascii="Calibri" w:hAnsi="Calibri" w:eastAsia="Calibri" w:cs="Calibri"/>
                <w:color w:val="000000" w:themeColor="text1"/>
              </w:rPr>
              <w:t>This above connection is as per QA</w:t>
            </w:r>
          </w:p>
        </w:tc>
      </w:tr>
    </w:tbl>
    <w:p w:rsidR="00031D13" w:rsidP="00031D13" w:rsidRDefault="00031D13" w14:paraId="2D09CA5B" w14:textId="77777777"/>
    <w:p w:rsidRPr="003C1A1C" w:rsidR="00031D13" w:rsidP="00031D13" w:rsidRDefault="00031D13" w14:paraId="6BA4D933" w14:textId="76D9E78F">
      <w:pPr>
        <w:pStyle w:val="Heading3"/>
      </w:pPr>
      <w:bookmarkStart w:name="_Toc33292627" w:id="115"/>
      <w:r>
        <w:t>Attribute Mapping</w:t>
      </w:r>
      <w:bookmarkEnd w:id="115"/>
    </w:p>
    <w:p w:rsidR="00031D13" w:rsidP="00031D13" w:rsidRDefault="00031D13" w14:paraId="2189EDEC" w14:textId="2B315C41">
      <w:r>
        <w:t xml:space="preserve">This is the current attribute mapping from </w:t>
      </w:r>
      <w:r w:rsidR="00120727">
        <w:t>Saviynt</w:t>
      </w:r>
      <w:r>
        <w:t xml:space="preserve"> </w:t>
      </w:r>
      <w:r w:rsidR="00230BFF">
        <w:t>to target</w:t>
      </w:r>
    </w:p>
    <w:tbl>
      <w:tblPr>
        <w:tblW w:w="6506"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480"/>
        <w:gridCol w:w="2026"/>
      </w:tblGrid>
      <w:tr w:rsidRPr="003A5A84" w:rsidR="00415B20" w:rsidTr="000A5DCD" w14:paraId="073FFB74" w14:textId="77777777">
        <w:trPr>
          <w:trHeight w:val="300"/>
        </w:trPr>
        <w:tc>
          <w:tcPr>
            <w:tcW w:w="4480" w:type="dxa"/>
            <w:shd w:val="clear" w:color="auto" w:fill="FF0066"/>
            <w:noWrap/>
            <w:vAlign w:val="center"/>
            <w:hideMark/>
          </w:tcPr>
          <w:p w:rsidRPr="003A5A84" w:rsidR="00031D13" w:rsidP="00AE340F" w:rsidRDefault="00120727" w14:paraId="4379366C" w14:textId="4903267D">
            <w:pPr>
              <w:spacing w:after="0" w:line="240" w:lineRule="auto"/>
              <w:jc w:val="center"/>
              <w:rPr>
                <w:rFonts w:ascii="Calibri" w:hAnsi="Calibri" w:eastAsia="Times New Roman" w:cs="Calibri"/>
                <w:color w:val="FFFFFF" w:themeColor="background1"/>
                <w:lang w:val="en-IN" w:eastAsia="en-IN"/>
              </w:rPr>
            </w:pPr>
            <w:r>
              <w:rPr>
                <w:rFonts w:ascii="Calibri" w:hAnsi="Calibri" w:eastAsia="Times New Roman" w:cs="Calibri"/>
                <w:color w:val="FFFFFF" w:themeColor="background1"/>
                <w:lang w:val="en-IN" w:eastAsia="en-IN"/>
              </w:rPr>
              <w:t>Saviynt</w:t>
            </w:r>
            <w:r w:rsidRPr="003A5A84" w:rsidR="00031D13">
              <w:rPr>
                <w:rFonts w:ascii="Calibri" w:hAnsi="Calibri" w:eastAsia="Times New Roman" w:cs="Calibri"/>
                <w:color w:val="FFFFFF" w:themeColor="background1"/>
                <w:lang w:val="en-IN" w:eastAsia="en-IN"/>
              </w:rPr>
              <w:t xml:space="preserve"> Attributes</w:t>
            </w:r>
          </w:p>
        </w:tc>
        <w:tc>
          <w:tcPr>
            <w:tcW w:w="2026" w:type="dxa"/>
            <w:shd w:val="clear" w:color="auto" w:fill="FF0066"/>
            <w:noWrap/>
            <w:vAlign w:val="center"/>
            <w:hideMark/>
          </w:tcPr>
          <w:p w:rsidRPr="003A5A84" w:rsidR="00031D13" w:rsidP="00AE340F" w:rsidRDefault="00415B20" w14:paraId="1C29B636" w14:textId="00D336C5">
            <w:pPr>
              <w:spacing w:after="0" w:line="240" w:lineRule="auto"/>
              <w:jc w:val="center"/>
              <w:rPr>
                <w:rFonts w:ascii="Calibri" w:hAnsi="Calibri" w:eastAsia="Times New Roman" w:cs="Calibri"/>
                <w:color w:val="FFFFFF" w:themeColor="background1"/>
                <w:lang w:val="en-IN" w:eastAsia="en-IN"/>
              </w:rPr>
            </w:pPr>
            <w:r>
              <w:rPr>
                <w:rFonts w:ascii="Calibri" w:hAnsi="Calibri" w:eastAsia="Times New Roman" w:cs="Calibri"/>
                <w:color w:val="FFFFFF" w:themeColor="background1"/>
                <w:lang w:val="en-IN" w:eastAsia="en-IN"/>
              </w:rPr>
              <w:t>Gold DB table</w:t>
            </w:r>
          </w:p>
        </w:tc>
      </w:tr>
      <w:tr w:rsidRPr="00147A4E" w:rsidR="00031D13" w:rsidTr="000A5DCD" w14:paraId="4F584ABF" w14:textId="77777777">
        <w:trPr>
          <w:trHeight w:val="288"/>
        </w:trPr>
        <w:tc>
          <w:tcPr>
            <w:tcW w:w="4480" w:type="dxa"/>
            <w:shd w:val="clear" w:color="auto" w:fill="auto"/>
            <w:noWrap/>
            <w:vAlign w:val="bottom"/>
            <w:hideMark/>
          </w:tcPr>
          <w:p w:rsidRPr="00147A4E" w:rsidR="00031D13" w:rsidP="00AE340F" w:rsidRDefault="00031D13" w14:paraId="3C9E4FB5"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Username</w:t>
            </w:r>
          </w:p>
        </w:tc>
        <w:tc>
          <w:tcPr>
            <w:tcW w:w="2026" w:type="dxa"/>
            <w:shd w:val="clear" w:color="auto" w:fill="auto"/>
            <w:noWrap/>
            <w:vAlign w:val="bottom"/>
            <w:hideMark/>
          </w:tcPr>
          <w:p w:rsidRPr="00147A4E" w:rsidR="00031D13" w:rsidP="00AE340F" w:rsidRDefault="00031D13" w14:paraId="20649FEF"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UserId</w:t>
            </w:r>
          </w:p>
        </w:tc>
      </w:tr>
      <w:tr w:rsidRPr="00147A4E" w:rsidR="00031D13" w:rsidTr="000A5DCD" w14:paraId="52C8316E" w14:textId="77777777">
        <w:trPr>
          <w:trHeight w:val="288"/>
        </w:trPr>
        <w:tc>
          <w:tcPr>
            <w:tcW w:w="4480" w:type="dxa"/>
            <w:shd w:val="clear" w:color="auto" w:fill="auto"/>
            <w:noWrap/>
            <w:vAlign w:val="bottom"/>
            <w:hideMark/>
          </w:tcPr>
          <w:p w:rsidRPr="00147A4E" w:rsidR="00031D13" w:rsidP="00AE340F" w:rsidRDefault="00031D13" w14:paraId="093860B3"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CustomProperty5(Alternate login ID)</w:t>
            </w:r>
          </w:p>
        </w:tc>
        <w:tc>
          <w:tcPr>
            <w:tcW w:w="2026" w:type="dxa"/>
            <w:shd w:val="clear" w:color="auto" w:fill="auto"/>
            <w:noWrap/>
            <w:vAlign w:val="bottom"/>
            <w:hideMark/>
          </w:tcPr>
          <w:p w:rsidRPr="00147A4E" w:rsidR="00031D13" w:rsidP="00AE340F" w:rsidRDefault="00031D13" w14:paraId="52E2684D"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AltUserId</w:t>
            </w:r>
          </w:p>
        </w:tc>
      </w:tr>
      <w:tr w:rsidRPr="00147A4E" w:rsidR="00031D13" w:rsidTr="000A5DCD" w14:paraId="2A1C15DF" w14:textId="77777777">
        <w:trPr>
          <w:trHeight w:val="288"/>
        </w:trPr>
        <w:tc>
          <w:tcPr>
            <w:tcW w:w="4480" w:type="dxa"/>
            <w:shd w:val="clear" w:color="auto" w:fill="auto"/>
            <w:noWrap/>
            <w:vAlign w:val="bottom"/>
            <w:hideMark/>
          </w:tcPr>
          <w:p w:rsidRPr="00147A4E" w:rsidR="00031D13" w:rsidP="00AE340F" w:rsidRDefault="00031D13" w14:paraId="651D3288"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CustomProperty6(SAP Account}</w:t>
            </w:r>
          </w:p>
        </w:tc>
        <w:tc>
          <w:tcPr>
            <w:tcW w:w="2026" w:type="dxa"/>
            <w:shd w:val="clear" w:color="auto" w:fill="auto"/>
            <w:noWrap/>
            <w:vAlign w:val="bottom"/>
            <w:hideMark/>
          </w:tcPr>
          <w:p w:rsidRPr="00147A4E" w:rsidR="00031D13" w:rsidP="00AE340F" w:rsidRDefault="00031D13" w14:paraId="2C2888FD"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SapAccount</w:t>
            </w:r>
          </w:p>
        </w:tc>
      </w:tr>
      <w:tr w:rsidRPr="00147A4E" w:rsidR="00031D13" w:rsidTr="000A5DCD" w14:paraId="771C9B24" w14:textId="77777777">
        <w:trPr>
          <w:trHeight w:val="288"/>
        </w:trPr>
        <w:tc>
          <w:tcPr>
            <w:tcW w:w="4480" w:type="dxa"/>
            <w:shd w:val="clear" w:color="auto" w:fill="auto"/>
            <w:noWrap/>
            <w:vAlign w:val="bottom"/>
            <w:hideMark/>
          </w:tcPr>
          <w:p w:rsidRPr="00147A4E" w:rsidR="00031D13" w:rsidP="00AE340F" w:rsidRDefault="00031D13" w14:paraId="127FDC30"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CustomProperty3(MUID)</w:t>
            </w:r>
          </w:p>
        </w:tc>
        <w:tc>
          <w:tcPr>
            <w:tcW w:w="2026" w:type="dxa"/>
            <w:shd w:val="clear" w:color="auto" w:fill="auto"/>
            <w:noWrap/>
            <w:vAlign w:val="bottom"/>
            <w:hideMark/>
          </w:tcPr>
          <w:p w:rsidRPr="00147A4E" w:rsidR="00031D13" w:rsidP="00AE340F" w:rsidRDefault="00031D13" w14:paraId="4E2EDE8D"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Muid</w:t>
            </w:r>
          </w:p>
        </w:tc>
      </w:tr>
      <w:tr w:rsidRPr="00147A4E" w:rsidR="00031D13" w:rsidTr="000A5DCD" w14:paraId="033700C5" w14:textId="77777777">
        <w:trPr>
          <w:trHeight w:val="288"/>
        </w:trPr>
        <w:tc>
          <w:tcPr>
            <w:tcW w:w="4480" w:type="dxa"/>
            <w:shd w:val="clear" w:color="auto" w:fill="auto"/>
            <w:noWrap/>
            <w:vAlign w:val="bottom"/>
            <w:hideMark/>
          </w:tcPr>
          <w:p w:rsidRPr="00147A4E" w:rsidR="00031D13" w:rsidP="00AE340F" w:rsidRDefault="00031D13" w14:paraId="1F789EB4"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EMPLOYEEID</w:t>
            </w:r>
          </w:p>
        </w:tc>
        <w:tc>
          <w:tcPr>
            <w:tcW w:w="2026" w:type="dxa"/>
            <w:shd w:val="clear" w:color="auto" w:fill="auto"/>
            <w:noWrap/>
            <w:vAlign w:val="bottom"/>
            <w:hideMark/>
          </w:tcPr>
          <w:p w:rsidRPr="00147A4E" w:rsidR="00031D13" w:rsidP="00AE340F" w:rsidRDefault="00031D13" w14:paraId="716D2525"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EmplNo</w:t>
            </w:r>
          </w:p>
        </w:tc>
      </w:tr>
      <w:tr w:rsidRPr="00147A4E" w:rsidR="00031D13" w:rsidTr="000A5DCD" w14:paraId="659238D5" w14:textId="77777777">
        <w:trPr>
          <w:trHeight w:val="288"/>
        </w:trPr>
        <w:tc>
          <w:tcPr>
            <w:tcW w:w="4480" w:type="dxa"/>
            <w:shd w:val="clear" w:color="auto" w:fill="auto"/>
            <w:noWrap/>
            <w:vAlign w:val="bottom"/>
            <w:hideMark/>
          </w:tcPr>
          <w:p w:rsidRPr="00147A4E" w:rsidR="00031D13" w:rsidP="00AE340F" w:rsidRDefault="00031D13" w14:paraId="702530A6"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LastName</w:t>
            </w:r>
          </w:p>
        </w:tc>
        <w:tc>
          <w:tcPr>
            <w:tcW w:w="2026" w:type="dxa"/>
            <w:shd w:val="clear" w:color="auto" w:fill="auto"/>
            <w:noWrap/>
            <w:vAlign w:val="bottom"/>
            <w:hideMark/>
          </w:tcPr>
          <w:p w:rsidRPr="00147A4E" w:rsidR="00031D13" w:rsidP="00AE340F" w:rsidRDefault="00031D13" w14:paraId="5DC83B27"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LastName</w:t>
            </w:r>
          </w:p>
        </w:tc>
      </w:tr>
      <w:tr w:rsidRPr="00147A4E" w:rsidR="00031D13" w:rsidTr="000A5DCD" w14:paraId="6143111E" w14:textId="77777777">
        <w:trPr>
          <w:trHeight w:val="288"/>
        </w:trPr>
        <w:tc>
          <w:tcPr>
            <w:tcW w:w="4480" w:type="dxa"/>
            <w:shd w:val="clear" w:color="auto" w:fill="auto"/>
            <w:noWrap/>
            <w:vAlign w:val="bottom"/>
            <w:hideMark/>
          </w:tcPr>
          <w:p w:rsidRPr="00147A4E" w:rsidR="00031D13" w:rsidP="00AE340F" w:rsidRDefault="00031D13" w14:paraId="359B3246"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FirstName</w:t>
            </w:r>
          </w:p>
        </w:tc>
        <w:tc>
          <w:tcPr>
            <w:tcW w:w="2026" w:type="dxa"/>
            <w:shd w:val="clear" w:color="auto" w:fill="auto"/>
            <w:noWrap/>
            <w:vAlign w:val="bottom"/>
            <w:hideMark/>
          </w:tcPr>
          <w:p w:rsidRPr="00147A4E" w:rsidR="00031D13" w:rsidP="00AE340F" w:rsidRDefault="00031D13" w14:paraId="1DE47AAD"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FirstName</w:t>
            </w:r>
          </w:p>
        </w:tc>
      </w:tr>
      <w:tr w:rsidRPr="00147A4E" w:rsidR="00031D13" w:rsidTr="000A5DCD" w14:paraId="73BA928E" w14:textId="77777777">
        <w:trPr>
          <w:trHeight w:val="288"/>
        </w:trPr>
        <w:tc>
          <w:tcPr>
            <w:tcW w:w="4480" w:type="dxa"/>
            <w:shd w:val="clear" w:color="auto" w:fill="auto"/>
            <w:noWrap/>
            <w:vAlign w:val="bottom"/>
            <w:hideMark/>
          </w:tcPr>
          <w:p w:rsidRPr="00147A4E" w:rsidR="00031D13" w:rsidP="00AE340F" w:rsidRDefault="00031D13" w14:paraId="64F496AB"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MidName</w:t>
            </w:r>
          </w:p>
        </w:tc>
        <w:tc>
          <w:tcPr>
            <w:tcW w:w="2026" w:type="dxa"/>
            <w:shd w:val="clear" w:color="auto" w:fill="auto"/>
            <w:noWrap/>
            <w:vAlign w:val="bottom"/>
            <w:hideMark/>
          </w:tcPr>
          <w:p w:rsidRPr="00147A4E" w:rsidR="00031D13" w:rsidP="00AE340F" w:rsidRDefault="00031D13" w14:paraId="1645181B"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MidName</w:t>
            </w:r>
          </w:p>
        </w:tc>
      </w:tr>
      <w:tr w:rsidRPr="00147A4E" w:rsidR="00031D13" w:rsidTr="000A5DCD" w14:paraId="33B56193" w14:textId="77777777">
        <w:trPr>
          <w:trHeight w:val="288"/>
        </w:trPr>
        <w:tc>
          <w:tcPr>
            <w:tcW w:w="4480" w:type="dxa"/>
            <w:shd w:val="clear" w:color="auto" w:fill="auto"/>
            <w:noWrap/>
            <w:vAlign w:val="bottom"/>
            <w:hideMark/>
          </w:tcPr>
          <w:p w:rsidRPr="00147A4E" w:rsidR="00031D13" w:rsidP="00AE340F" w:rsidRDefault="00031D13" w14:paraId="57954E1E"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PREFERREDFIRSTNAME</w:t>
            </w:r>
          </w:p>
        </w:tc>
        <w:tc>
          <w:tcPr>
            <w:tcW w:w="2026" w:type="dxa"/>
            <w:shd w:val="clear" w:color="auto" w:fill="auto"/>
            <w:noWrap/>
            <w:vAlign w:val="bottom"/>
            <w:hideMark/>
          </w:tcPr>
          <w:p w:rsidRPr="00147A4E" w:rsidR="00031D13" w:rsidP="00AE340F" w:rsidRDefault="00031D13" w14:paraId="15E2AA8B"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NickName</w:t>
            </w:r>
          </w:p>
        </w:tc>
      </w:tr>
      <w:tr w:rsidRPr="00147A4E" w:rsidR="00031D13" w:rsidTr="000A5DCD" w14:paraId="2DA3E556" w14:textId="77777777">
        <w:trPr>
          <w:trHeight w:val="288"/>
        </w:trPr>
        <w:tc>
          <w:tcPr>
            <w:tcW w:w="4480" w:type="dxa"/>
            <w:shd w:val="clear" w:color="auto" w:fill="auto"/>
            <w:noWrap/>
            <w:vAlign w:val="bottom"/>
            <w:hideMark/>
          </w:tcPr>
          <w:p w:rsidRPr="00147A4E" w:rsidR="00031D13" w:rsidP="00AE340F" w:rsidRDefault="00031D13" w14:paraId="506D1E64"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DisplayName</w:t>
            </w:r>
          </w:p>
        </w:tc>
        <w:tc>
          <w:tcPr>
            <w:tcW w:w="2026" w:type="dxa"/>
            <w:shd w:val="clear" w:color="auto" w:fill="auto"/>
            <w:noWrap/>
            <w:vAlign w:val="bottom"/>
            <w:hideMark/>
          </w:tcPr>
          <w:p w:rsidRPr="00147A4E" w:rsidR="00031D13" w:rsidP="00AE340F" w:rsidRDefault="00031D13" w14:paraId="0533C1F1"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DisplayName</w:t>
            </w:r>
          </w:p>
        </w:tc>
      </w:tr>
      <w:tr w:rsidRPr="00147A4E" w:rsidR="00031D13" w:rsidTr="000A5DCD" w14:paraId="51870237" w14:textId="77777777">
        <w:trPr>
          <w:trHeight w:val="288"/>
        </w:trPr>
        <w:tc>
          <w:tcPr>
            <w:tcW w:w="4480" w:type="dxa"/>
            <w:shd w:val="clear" w:color="auto" w:fill="auto"/>
            <w:noWrap/>
            <w:vAlign w:val="bottom"/>
            <w:hideMark/>
          </w:tcPr>
          <w:p w:rsidRPr="00147A4E" w:rsidR="00031D13" w:rsidP="00AE340F" w:rsidRDefault="00031D13" w14:paraId="03A1E338"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CustomProperty33(Supervisor Employee ID )</w:t>
            </w:r>
          </w:p>
        </w:tc>
        <w:tc>
          <w:tcPr>
            <w:tcW w:w="2026" w:type="dxa"/>
            <w:shd w:val="clear" w:color="auto" w:fill="auto"/>
            <w:noWrap/>
            <w:vAlign w:val="bottom"/>
            <w:hideMark/>
          </w:tcPr>
          <w:p w:rsidRPr="00147A4E" w:rsidR="00031D13" w:rsidP="00AE340F" w:rsidRDefault="00031D13" w14:paraId="7496A00D"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SupvEmplNo</w:t>
            </w:r>
          </w:p>
        </w:tc>
      </w:tr>
      <w:tr w:rsidRPr="00147A4E" w:rsidR="00031D13" w:rsidTr="000A5DCD" w14:paraId="4A76E503" w14:textId="77777777">
        <w:trPr>
          <w:trHeight w:val="288"/>
        </w:trPr>
        <w:tc>
          <w:tcPr>
            <w:tcW w:w="4480" w:type="dxa"/>
            <w:shd w:val="clear" w:color="auto" w:fill="auto"/>
            <w:noWrap/>
            <w:vAlign w:val="bottom"/>
            <w:hideMark/>
          </w:tcPr>
          <w:p w:rsidRPr="00147A4E" w:rsidR="00031D13" w:rsidP="00AE340F" w:rsidRDefault="00031D13" w14:paraId="436CDC9C"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Owner</w:t>
            </w:r>
          </w:p>
        </w:tc>
        <w:tc>
          <w:tcPr>
            <w:tcW w:w="2026" w:type="dxa"/>
            <w:shd w:val="clear" w:color="auto" w:fill="auto"/>
            <w:noWrap/>
            <w:vAlign w:val="bottom"/>
            <w:hideMark/>
          </w:tcPr>
          <w:p w:rsidRPr="00147A4E" w:rsidR="00031D13" w:rsidP="00AE340F" w:rsidRDefault="00031D13" w14:paraId="42582457"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SupvUserId</w:t>
            </w:r>
          </w:p>
        </w:tc>
      </w:tr>
      <w:tr w:rsidRPr="00147A4E" w:rsidR="00031D13" w:rsidTr="000A5DCD" w14:paraId="5B720EF2" w14:textId="77777777">
        <w:trPr>
          <w:trHeight w:val="288"/>
        </w:trPr>
        <w:tc>
          <w:tcPr>
            <w:tcW w:w="4480" w:type="dxa"/>
            <w:shd w:val="clear" w:color="auto" w:fill="auto"/>
            <w:noWrap/>
            <w:vAlign w:val="bottom"/>
            <w:hideMark/>
          </w:tcPr>
          <w:p w:rsidRPr="00147A4E" w:rsidR="00031D13" w:rsidP="00AE340F" w:rsidRDefault="00031D13" w14:paraId="4E3C81E6"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EMPLOYEETYPE</w:t>
            </w:r>
          </w:p>
        </w:tc>
        <w:tc>
          <w:tcPr>
            <w:tcW w:w="2026" w:type="dxa"/>
            <w:shd w:val="clear" w:color="auto" w:fill="auto"/>
            <w:noWrap/>
            <w:vAlign w:val="bottom"/>
            <w:hideMark/>
          </w:tcPr>
          <w:p w:rsidRPr="00147A4E" w:rsidR="00031D13" w:rsidP="00AE340F" w:rsidRDefault="00031D13" w14:paraId="02503E48"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UserType</w:t>
            </w:r>
          </w:p>
        </w:tc>
      </w:tr>
      <w:tr w:rsidRPr="00147A4E" w:rsidR="00031D13" w:rsidTr="000A5DCD" w14:paraId="3E39A4AE" w14:textId="77777777">
        <w:trPr>
          <w:trHeight w:val="288"/>
        </w:trPr>
        <w:tc>
          <w:tcPr>
            <w:tcW w:w="4480" w:type="dxa"/>
            <w:shd w:val="clear" w:color="auto" w:fill="auto"/>
            <w:noWrap/>
            <w:vAlign w:val="bottom"/>
            <w:hideMark/>
          </w:tcPr>
          <w:p w:rsidRPr="00147A4E" w:rsidR="00031D13" w:rsidP="00AE340F" w:rsidRDefault="00031D13" w14:paraId="41B43BFF"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STATUSKEY</w:t>
            </w:r>
          </w:p>
        </w:tc>
        <w:tc>
          <w:tcPr>
            <w:tcW w:w="2026" w:type="dxa"/>
            <w:shd w:val="clear" w:color="auto" w:fill="auto"/>
            <w:noWrap/>
            <w:vAlign w:val="bottom"/>
            <w:hideMark/>
          </w:tcPr>
          <w:p w:rsidRPr="00147A4E" w:rsidR="00031D13" w:rsidP="00AE340F" w:rsidRDefault="00031D13" w14:paraId="3A6E8D90"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UserStatus</w:t>
            </w:r>
          </w:p>
        </w:tc>
      </w:tr>
      <w:tr w:rsidRPr="00147A4E" w:rsidR="00031D13" w:rsidTr="000A5DCD" w14:paraId="4432A0AC" w14:textId="77777777">
        <w:trPr>
          <w:trHeight w:val="288"/>
        </w:trPr>
        <w:tc>
          <w:tcPr>
            <w:tcW w:w="4480" w:type="dxa"/>
            <w:shd w:val="clear" w:color="auto" w:fill="auto"/>
            <w:noWrap/>
            <w:vAlign w:val="bottom"/>
            <w:hideMark/>
          </w:tcPr>
          <w:p w:rsidRPr="00147A4E" w:rsidR="00031D13" w:rsidP="00AE340F" w:rsidRDefault="00031D13" w14:paraId="446F791C"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CustomProperty19(Chief)</w:t>
            </w:r>
          </w:p>
        </w:tc>
        <w:tc>
          <w:tcPr>
            <w:tcW w:w="2026" w:type="dxa"/>
            <w:shd w:val="clear" w:color="auto" w:fill="auto"/>
            <w:noWrap/>
            <w:vAlign w:val="bottom"/>
            <w:hideMark/>
          </w:tcPr>
          <w:p w:rsidRPr="00147A4E" w:rsidR="00031D13" w:rsidP="00AE340F" w:rsidRDefault="00031D13" w14:paraId="0385EF1B"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IsSupervisor</w:t>
            </w:r>
          </w:p>
        </w:tc>
      </w:tr>
      <w:tr w:rsidRPr="00147A4E" w:rsidR="00031D13" w:rsidTr="000A5DCD" w14:paraId="24DA45F6" w14:textId="77777777">
        <w:trPr>
          <w:trHeight w:val="288"/>
        </w:trPr>
        <w:tc>
          <w:tcPr>
            <w:tcW w:w="4480" w:type="dxa"/>
            <w:shd w:val="clear" w:color="auto" w:fill="auto"/>
            <w:noWrap/>
            <w:vAlign w:val="bottom"/>
            <w:hideMark/>
          </w:tcPr>
          <w:p w:rsidRPr="00147A4E" w:rsidR="00031D13" w:rsidP="00AE340F" w:rsidRDefault="00031D13" w14:paraId="654AB35C"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ENDDATE</w:t>
            </w:r>
          </w:p>
        </w:tc>
        <w:tc>
          <w:tcPr>
            <w:tcW w:w="2026" w:type="dxa"/>
            <w:shd w:val="clear" w:color="auto" w:fill="auto"/>
            <w:noWrap/>
            <w:vAlign w:val="bottom"/>
            <w:hideMark/>
          </w:tcPr>
          <w:p w:rsidRPr="00147A4E" w:rsidR="00031D13" w:rsidP="00AE340F" w:rsidRDefault="00031D13" w14:paraId="7DCFB832"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ExpirationDate</w:t>
            </w:r>
          </w:p>
        </w:tc>
      </w:tr>
      <w:tr w:rsidRPr="00147A4E" w:rsidR="00031D13" w:rsidTr="000A5DCD" w14:paraId="671BBF07" w14:textId="77777777">
        <w:trPr>
          <w:trHeight w:val="288"/>
        </w:trPr>
        <w:tc>
          <w:tcPr>
            <w:tcW w:w="4480" w:type="dxa"/>
            <w:shd w:val="clear" w:color="auto" w:fill="auto"/>
            <w:noWrap/>
            <w:vAlign w:val="bottom"/>
            <w:hideMark/>
          </w:tcPr>
          <w:p w:rsidRPr="00147A4E" w:rsidR="00031D13" w:rsidP="00AE340F" w:rsidRDefault="00031D13" w14:paraId="64BAA224"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CustomProperty37(Contractor Company)</w:t>
            </w:r>
          </w:p>
        </w:tc>
        <w:tc>
          <w:tcPr>
            <w:tcW w:w="2026" w:type="dxa"/>
            <w:shd w:val="clear" w:color="auto" w:fill="auto"/>
            <w:noWrap/>
            <w:vAlign w:val="bottom"/>
            <w:hideMark/>
          </w:tcPr>
          <w:p w:rsidRPr="00147A4E" w:rsidR="00031D13" w:rsidP="00AE340F" w:rsidRDefault="00031D13" w14:paraId="66EB2C9F"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ContractorCompany</w:t>
            </w:r>
          </w:p>
        </w:tc>
      </w:tr>
      <w:tr w:rsidRPr="00147A4E" w:rsidR="00031D13" w:rsidTr="000A5DCD" w14:paraId="2767759A" w14:textId="77777777">
        <w:trPr>
          <w:trHeight w:val="288"/>
        </w:trPr>
        <w:tc>
          <w:tcPr>
            <w:tcW w:w="4480" w:type="dxa"/>
            <w:shd w:val="clear" w:color="auto" w:fill="auto"/>
            <w:noWrap/>
            <w:vAlign w:val="bottom"/>
            <w:hideMark/>
          </w:tcPr>
          <w:p w:rsidRPr="00147A4E" w:rsidR="00031D13" w:rsidP="00AE340F" w:rsidRDefault="00031D13" w14:paraId="2E7C65A2"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lastRenderedPageBreak/>
              <w:t>ENTITY</w:t>
            </w:r>
          </w:p>
        </w:tc>
        <w:tc>
          <w:tcPr>
            <w:tcW w:w="2026" w:type="dxa"/>
            <w:shd w:val="clear" w:color="auto" w:fill="auto"/>
            <w:noWrap/>
            <w:vAlign w:val="bottom"/>
            <w:hideMark/>
          </w:tcPr>
          <w:p w:rsidRPr="00147A4E" w:rsidR="00031D13" w:rsidP="00AE340F" w:rsidRDefault="00031D13" w14:paraId="7553B584"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CoNo</w:t>
            </w:r>
          </w:p>
        </w:tc>
      </w:tr>
      <w:tr w:rsidRPr="00147A4E" w:rsidR="00031D13" w:rsidTr="000A5DCD" w14:paraId="6A11383D" w14:textId="77777777">
        <w:trPr>
          <w:trHeight w:val="288"/>
        </w:trPr>
        <w:tc>
          <w:tcPr>
            <w:tcW w:w="4480" w:type="dxa"/>
            <w:shd w:val="clear" w:color="auto" w:fill="auto"/>
            <w:noWrap/>
            <w:vAlign w:val="bottom"/>
            <w:hideMark/>
          </w:tcPr>
          <w:p w:rsidRPr="00147A4E" w:rsidR="00031D13" w:rsidP="00AE340F" w:rsidRDefault="00031D13" w14:paraId="4717571B"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COMPANYNAME</w:t>
            </w:r>
          </w:p>
        </w:tc>
        <w:tc>
          <w:tcPr>
            <w:tcW w:w="2026" w:type="dxa"/>
            <w:shd w:val="clear" w:color="auto" w:fill="auto"/>
            <w:noWrap/>
            <w:vAlign w:val="bottom"/>
            <w:hideMark/>
          </w:tcPr>
          <w:p w:rsidRPr="00147A4E" w:rsidR="00031D13" w:rsidP="00AE340F" w:rsidRDefault="00031D13" w14:paraId="65758F8E"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CoName</w:t>
            </w:r>
          </w:p>
        </w:tc>
      </w:tr>
      <w:tr w:rsidRPr="00147A4E" w:rsidR="00031D13" w:rsidTr="000A5DCD" w14:paraId="5ACC8AA6" w14:textId="77777777">
        <w:trPr>
          <w:trHeight w:val="288"/>
        </w:trPr>
        <w:tc>
          <w:tcPr>
            <w:tcW w:w="4480" w:type="dxa"/>
            <w:shd w:val="clear" w:color="auto" w:fill="auto"/>
            <w:noWrap/>
            <w:vAlign w:val="bottom"/>
            <w:hideMark/>
          </w:tcPr>
          <w:p w:rsidRPr="00147A4E" w:rsidR="00031D13" w:rsidP="00AE340F" w:rsidRDefault="00031D13" w14:paraId="31A76D74"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DEPARTMENTNUMBER</w:t>
            </w:r>
          </w:p>
        </w:tc>
        <w:tc>
          <w:tcPr>
            <w:tcW w:w="2026" w:type="dxa"/>
            <w:shd w:val="clear" w:color="auto" w:fill="auto"/>
            <w:noWrap/>
            <w:vAlign w:val="bottom"/>
            <w:hideMark/>
          </w:tcPr>
          <w:p w:rsidRPr="00147A4E" w:rsidR="00031D13" w:rsidP="00AE340F" w:rsidRDefault="00031D13" w14:paraId="7F1EC730"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OrgCode</w:t>
            </w:r>
          </w:p>
        </w:tc>
      </w:tr>
      <w:tr w:rsidRPr="00147A4E" w:rsidR="00031D13" w:rsidTr="000A5DCD" w14:paraId="0E0334A8" w14:textId="77777777">
        <w:trPr>
          <w:trHeight w:val="288"/>
        </w:trPr>
        <w:tc>
          <w:tcPr>
            <w:tcW w:w="4480" w:type="dxa"/>
            <w:shd w:val="clear" w:color="auto" w:fill="auto"/>
            <w:noWrap/>
            <w:vAlign w:val="bottom"/>
            <w:hideMark/>
          </w:tcPr>
          <w:p w:rsidRPr="00147A4E" w:rsidR="00031D13" w:rsidP="00AE340F" w:rsidRDefault="00031D13" w14:paraId="73EFF937"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DEPARTMENTNAME</w:t>
            </w:r>
          </w:p>
        </w:tc>
        <w:tc>
          <w:tcPr>
            <w:tcW w:w="2026" w:type="dxa"/>
            <w:shd w:val="clear" w:color="auto" w:fill="auto"/>
            <w:noWrap/>
            <w:vAlign w:val="bottom"/>
            <w:hideMark/>
          </w:tcPr>
          <w:p w:rsidRPr="00147A4E" w:rsidR="00031D13" w:rsidP="00AE340F" w:rsidRDefault="00031D13" w14:paraId="583896EF"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OrgName</w:t>
            </w:r>
          </w:p>
        </w:tc>
      </w:tr>
      <w:tr w:rsidRPr="00147A4E" w:rsidR="00031D13" w:rsidTr="000A5DCD" w14:paraId="1FD1F75E" w14:textId="77777777">
        <w:trPr>
          <w:trHeight w:val="288"/>
        </w:trPr>
        <w:tc>
          <w:tcPr>
            <w:tcW w:w="4480" w:type="dxa"/>
            <w:shd w:val="clear" w:color="auto" w:fill="auto"/>
            <w:noWrap/>
            <w:vAlign w:val="bottom"/>
            <w:hideMark/>
          </w:tcPr>
          <w:p w:rsidRPr="00147A4E" w:rsidR="00031D13" w:rsidP="00AE340F" w:rsidRDefault="00031D13" w14:paraId="2C07BEBD"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TITLE</w:t>
            </w:r>
          </w:p>
        </w:tc>
        <w:tc>
          <w:tcPr>
            <w:tcW w:w="2026" w:type="dxa"/>
            <w:shd w:val="clear" w:color="auto" w:fill="auto"/>
            <w:noWrap/>
            <w:vAlign w:val="bottom"/>
            <w:hideMark/>
          </w:tcPr>
          <w:p w:rsidRPr="00147A4E" w:rsidR="00031D13" w:rsidP="00AE340F" w:rsidRDefault="00031D13" w14:paraId="402D2ADB"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PositionName</w:t>
            </w:r>
          </w:p>
        </w:tc>
      </w:tr>
      <w:tr w:rsidRPr="00147A4E" w:rsidR="00031D13" w:rsidTr="000A5DCD" w14:paraId="20763990" w14:textId="77777777">
        <w:trPr>
          <w:trHeight w:val="288"/>
        </w:trPr>
        <w:tc>
          <w:tcPr>
            <w:tcW w:w="4480" w:type="dxa"/>
            <w:shd w:val="clear" w:color="auto" w:fill="auto"/>
            <w:noWrap/>
            <w:vAlign w:val="bottom"/>
            <w:hideMark/>
          </w:tcPr>
          <w:p w:rsidRPr="00147A4E" w:rsidR="00031D13" w:rsidP="00AE340F" w:rsidRDefault="00031D13" w14:paraId="550B8286"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COSTCENTER</w:t>
            </w:r>
          </w:p>
        </w:tc>
        <w:tc>
          <w:tcPr>
            <w:tcW w:w="2026" w:type="dxa"/>
            <w:shd w:val="clear" w:color="auto" w:fill="auto"/>
            <w:noWrap/>
            <w:vAlign w:val="bottom"/>
            <w:hideMark/>
          </w:tcPr>
          <w:p w:rsidRPr="00147A4E" w:rsidR="00031D13" w:rsidP="00AE340F" w:rsidRDefault="00031D13" w14:paraId="359B436B"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CostCenter</w:t>
            </w:r>
          </w:p>
        </w:tc>
      </w:tr>
      <w:tr w:rsidRPr="00147A4E" w:rsidR="00031D13" w:rsidTr="000A5DCD" w14:paraId="67FBEBD2" w14:textId="77777777">
        <w:trPr>
          <w:trHeight w:val="288"/>
        </w:trPr>
        <w:tc>
          <w:tcPr>
            <w:tcW w:w="4480" w:type="dxa"/>
            <w:shd w:val="clear" w:color="auto" w:fill="auto"/>
            <w:noWrap/>
            <w:vAlign w:val="bottom"/>
            <w:hideMark/>
          </w:tcPr>
          <w:p w:rsidRPr="00147A4E" w:rsidR="00031D13" w:rsidP="00AE340F" w:rsidRDefault="00031D13" w14:paraId="728B0D0B"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LOCATION</w:t>
            </w:r>
          </w:p>
        </w:tc>
        <w:tc>
          <w:tcPr>
            <w:tcW w:w="2026" w:type="dxa"/>
            <w:shd w:val="clear" w:color="auto" w:fill="auto"/>
            <w:noWrap/>
            <w:vAlign w:val="bottom"/>
            <w:hideMark/>
          </w:tcPr>
          <w:p w:rsidRPr="00147A4E" w:rsidR="00031D13" w:rsidP="00AE340F" w:rsidRDefault="00031D13" w14:paraId="5B8066FD"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SapPersArea</w:t>
            </w:r>
          </w:p>
        </w:tc>
      </w:tr>
      <w:tr w:rsidRPr="00147A4E" w:rsidR="00031D13" w:rsidTr="000A5DCD" w14:paraId="76F35AE9" w14:textId="77777777">
        <w:trPr>
          <w:trHeight w:val="288"/>
        </w:trPr>
        <w:tc>
          <w:tcPr>
            <w:tcW w:w="4480" w:type="dxa"/>
            <w:shd w:val="clear" w:color="auto" w:fill="auto"/>
            <w:noWrap/>
            <w:vAlign w:val="bottom"/>
            <w:hideMark/>
          </w:tcPr>
          <w:p w:rsidRPr="00147A4E" w:rsidR="00031D13" w:rsidP="00AE340F" w:rsidRDefault="00031D13" w14:paraId="4692D76B"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LOCATIONDESC</w:t>
            </w:r>
          </w:p>
        </w:tc>
        <w:tc>
          <w:tcPr>
            <w:tcW w:w="2026" w:type="dxa"/>
            <w:shd w:val="clear" w:color="auto" w:fill="auto"/>
            <w:noWrap/>
            <w:vAlign w:val="bottom"/>
            <w:hideMark/>
          </w:tcPr>
          <w:p w:rsidRPr="00147A4E" w:rsidR="00031D13" w:rsidP="00AE340F" w:rsidRDefault="00031D13" w14:paraId="0A5EEE94"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SapPersAreaDesc</w:t>
            </w:r>
          </w:p>
        </w:tc>
      </w:tr>
      <w:tr w:rsidRPr="00147A4E" w:rsidR="00031D13" w:rsidTr="000A5DCD" w14:paraId="36CE99B1" w14:textId="77777777">
        <w:trPr>
          <w:trHeight w:val="288"/>
        </w:trPr>
        <w:tc>
          <w:tcPr>
            <w:tcW w:w="4480" w:type="dxa"/>
            <w:shd w:val="clear" w:color="auto" w:fill="auto"/>
            <w:noWrap/>
            <w:vAlign w:val="bottom"/>
            <w:hideMark/>
          </w:tcPr>
          <w:p w:rsidRPr="00147A4E" w:rsidR="00031D13" w:rsidP="00AE340F" w:rsidRDefault="00031D13" w14:paraId="70F390DB"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EMAIL</w:t>
            </w:r>
          </w:p>
        </w:tc>
        <w:tc>
          <w:tcPr>
            <w:tcW w:w="2026" w:type="dxa"/>
            <w:shd w:val="clear" w:color="auto" w:fill="auto"/>
            <w:noWrap/>
            <w:vAlign w:val="bottom"/>
            <w:hideMark/>
          </w:tcPr>
          <w:p w:rsidRPr="00147A4E" w:rsidR="00031D13" w:rsidP="00AE340F" w:rsidRDefault="00031D13" w14:paraId="4B091745"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EmailAddress</w:t>
            </w:r>
          </w:p>
        </w:tc>
      </w:tr>
      <w:tr w:rsidRPr="00147A4E" w:rsidR="00031D13" w:rsidTr="000A5DCD" w14:paraId="5494DC71" w14:textId="77777777">
        <w:trPr>
          <w:trHeight w:val="288"/>
        </w:trPr>
        <w:tc>
          <w:tcPr>
            <w:tcW w:w="4480" w:type="dxa"/>
            <w:shd w:val="clear" w:color="auto" w:fill="auto"/>
            <w:noWrap/>
            <w:vAlign w:val="bottom"/>
            <w:hideMark/>
          </w:tcPr>
          <w:p w:rsidRPr="00147A4E" w:rsidR="00031D13" w:rsidP="00AE340F" w:rsidRDefault="00031D13" w14:paraId="2EEAFD29"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Calculated by EMAIL</w:t>
            </w:r>
          </w:p>
        </w:tc>
        <w:tc>
          <w:tcPr>
            <w:tcW w:w="2026" w:type="dxa"/>
            <w:shd w:val="clear" w:color="auto" w:fill="auto"/>
            <w:noWrap/>
            <w:vAlign w:val="bottom"/>
            <w:hideMark/>
          </w:tcPr>
          <w:p w:rsidRPr="00147A4E" w:rsidR="00031D13" w:rsidP="00AE340F" w:rsidRDefault="00031D13" w14:paraId="07FEC9EA"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EmailAddressRoot</w:t>
            </w:r>
          </w:p>
        </w:tc>
      </w:tr>
      <w:tr w:rsidRPr="00147A4E" w:rsidR="00031D13" w:rsidTr="000A5DCD" w14:paraId="5E1D4E78" w14:textId="77777777">
        <w:trPr>
          <w:trHeight w:val="288"/>
        </w:trPr>
        <w:tc>
          <w:tcPr>
            <w:tcW w:w="4480" w:type="dxa"/>
            <w:shd w:val="clear" w:color="auto" w:fill="auto"/>
            <w:noWrap/>
            <w:vAlign w:val="bottom"/>
            <w:hideMark/>
          </w:tcPr>
          <w:p w:rsidRPr="00147A4E" w:rsidR="00031D13" w:rsidP="00AE340F" w:rsidRDefault="00031D13" w14:paraId="6DD9AAFF"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CustomProperty26(Room No)</w:t>
            </w:r>
          </w:p>
        </w:tc>
        <w:tc>
          <w:tcPr>
            <w:tcW w:w="2026" w:type="dxa"/>
            <w:shd w:val="clear" w:color="auto" w:fill="auto"/>
            <w:noWrap/>
            <w:vAlign w:val="bottom"/>
            <w:hideMark/>
          </w:tcPr>
          <w:p w:rsidRPr="00147A4E" w:rsidR="00031D13" w:rsidP="00AE340F" w:rsidRDefault="00031D13" w14:paraId="5281F192"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OfficeRoomNo</w:t>
            </w:r>
          </w:p>
        </w:tc>
      </w:tr>
      <w:tr w:rsidRPr="00147A4E" w:rsidR="00031D13" w:rsidTr="000A5DCD" w14:paraId="7995FCD6" w14:textId="77777777">
        <w:trPr>
          <w:trHeight w:val="288"/>
        </w:trPr>
        <w:tc>
          <w:tcPr>
            <w:tcW w:w="4480" w:type="dxa"/>
            <w:shd w:val="clear" w:color="auto" w:fill="auto"/>
            <w:noWrap/>
            <w:vAlign w:val="bottom"/>
            <w:hideMark/>
          </w:tcPr>
          <w:p w:rsidRPr="00147A4E" w:rsidR="00031D13" w:rsidP="00AE340F" w:rsidRDefault="00031D13" w14:paraId="25584908"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STREET</w:t>
            </w:r>
          </w:p>
        </w:tc>
        <w:tc>
          <w:tcPr>
            <w:tcW w:w="2026" w:type="dxa"/>
            <w:shd w:val="clear" w:color="auto" w:fill="auto"/>
            <w:noWrap/>
            <w:vAlign w:val="bottom"/>
            <w:hideMark/>
          </w:tcPr>
          <w:p w:rsidRPr="00147A4E" w:rsidR="00031D13" w:rsidP="00AE340F" w:rsidRDefault="00031D13" w14:paraId="46F67FEA"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OfficeAddress</w:t>
            </w:r>
          </w:p>
        </w:tc>
      </w:tr>
      <w:tr w:rsidRPr="00147A4E" w:rsidR="00031D13" w:rsidTr="000A5DCD" w14:paraId="1A1FCAAF" w14:textId="77777777">
        <w:trPr>
          <w:trHeight w:val="288"/>
        </w:trPr>
        <w:tc>
          <w:tcPr>
            <w:tcW w:w="4480" w:type="dxa"/>
            <w:shd w:val="clear" w:color="auto" w:fill="auto"/>
            <w:noWrap/>
            <w:vAlign w:val="bottom"/>
            <w:hideMark/>
          </w:tcPr>
          <w:p w:rsidRPr="00147A4E" w:rsidR="00031D13" w:rsidP="00AE340F" w:rsidRDefault="00031D13" w14:paraId="0A118CDD"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CITY</w:t>
            </w:r>
          </w:p>
        </w:tc>
        <w:tc>
          <w:tcPr>
            <w:tcW w:w="2026" w:type="dxa"/>
            <w:shd w:val="clear" w:color="auto" w:fill="auto"/>
            <w:noWrap/>
            <w:vAlign w:val="bottom"/>
            <w:hideMark/>
          </w:tcPr>
          <w:p w:rsidRPr="00147A4E" w:rsidR="00031D13" w:rsidP="00AE340F" w:rsidRDefault="00031D13" w14:paraId="5E55BC25"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OfficeCity</w:t>
            </w:r>
          </w:p>
        </w:tc>
      </w:tr>
      <w:tr w:rsidRPr="00147A4E" w:rsidR="00031D13" w:rsidTr="000A5DCD" w14:paraId="77B226BE" w14:textId="77777777">
        <w:trPr>
          <w:trHeight w:val="288"/>
        </w:trPr>
        <w:tc>
          <w:tcPr>
            <w:tcW w:w="4480" w:type="dxa"/>
            <w:shd w:val="clear" w:color="auto" w:fill="auto"/>
            <w:noWrap/>
            <w:vAlign w:val="bottom"/>
            <w:hideMark/>
          </w:tcPr>
          <w:p w:rsidRPr="00147A4E" w:rsidR="00031D13" w:rsidP="00AE340F" w:rsidRDefault="00031D13" w14:paraId="50AF5CFC"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STATE</w:t>
            </w:r>
          </w:p>
        </w:tc>
        <w:tc>
          <w:tcPr>
            <w:tcW w:w="2026" w:type="dxa"/>
            <w:shd w:val="clear" w:color="auto" w:fill="auto"/>
            <w:noWrap/>
            <w:vAlign w:val="bottom"/>
            <w:hideMark/>
          </w:tcPr>
          <w:p w:rsidRPr="00147A4E" w:rsidR="00031D13" w:rsidP="00AE340F" w:rsidRDefault="00031D13" w14:paraId="728F1F56"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OfficeState</w:t>
            </w:r>
          </w:p>
        </w:tc>
      </w:tr>
      <w:tr w:rsidRPr="00147A4E" w:rsidR="00031D13" w:rsidTr="000A5DCD" w14:paraId="5E219666" w14:textId="77777777">
        <w:trPr>
          <w:trHeight w:val="288"/>
        </w:trPr>
        <w:tc>
          <w:tcPr>
            <w:tcW w:w="4480" w:type="dxa"/>
            <w:shd w:val="clear" w:color="auto" w:fill="auto"/>
            <w:noWrap/>
            <w:vAlign w:val="bottom"/>
            <w:hideMark/>
          </w:tcPr>
          <w:p w:rsidRPr="00147A4E" w:rsidR="00031D13" w:rsidP="00AE340F" w:rsidRDefault="00031D13" w14:paraId="088534A6"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CustomProperty29(PostalCode)</w:t>
            </w:r>
          </w:p>
        </w:tc>
        <w:tc>
          <w:tcPr>
            <w:tcW w:w="2026" w:type="dxa"/>
            <w:shd w:val="clear" w:color="auto" w:fill="auto"/>
            <w:noWrap/>
            <w:vAlign w:val="bottom"/>
            <w:hideMark/>
          </w:tcPr>
          <w:p w:rsidRPr="00147A4E" w:rsidR="00031D13" w:rsidP="00AE340F" w:rsidRDefault="00031D13" w14:paraId="79416DE3"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OfficePostalCode</w:t>
            </w:r>
          </w:p>
        </w:tc>
      </w:tr>
      <w:tr w:rsidRPr="00147A4E" w:rsidR="00031D13" w:rsidTr="000A5DCD" w14:paraId="0496580F" w14:textId="77777777">
        <w:trPr>
          <w:trHeight w:val="288"/>
        </w:trPr>
        <w:tc>
          <w:tcPr>
            <w:tcW w:w="4480" w:type="dxa"/>
            <w:shd w:val="clear" w:color="auto" w:fill="auto"/>
            <w:noWrap/>
            <w:vAlign w:val="bottom"/>
            <w:hideMark/>
          </w:tcPr>
          <w:p w:rsidRPr="00147A4E" w:rsidR="00031D13" w:rsidP="00AE340F" w:rsidRDefault="00031D13" w14:paraId="4993A77D"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PHONENUMBER</w:t>
            </w:r>
          </w:p>
        </w:tc>
        <w:tc>
          <w:tcPr>
            <w:tcW w:w="2026" w:type="dxa"/>
            <w:shd w:val="clear" w:color="auto" w:fill="auto"/>
            <w:noWrap/>
            <w:vAlign w:val="bottom"/>
            <w:hideMark/>
          </w:tcPr>
          <w:p w:rsidRPr="00147A4E" w:rsidR="00031D13" w:rsidP="00AE340F" w:rsidRDefault="00031D13" w14:paraId="408D377C"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OfficePhoneNo</w:t>
            </w:r>
          </w:p>
        </w:tc>
      </w:tr>
      <w:tr w:rsidRPr="00147A4E" w:rsidR="00031D13" w:rsidTr="000A5DCD" w14:paraId="48FD14C6" w14:textId="77777777">
        <w:trPr>
          <w:trHeight w:val="288"/>
        </w:trPr>
        <w:tc>
          <w:tcPr>
            <w:tcW w:w="4480" w:type="dxa"/>
            <w:shd w:val="clear" w:color="auto" w:fill="auto"/>
            <w:noWrap/>
            <w:vAlign w:val="bottom"/>
            <w:hideMark/>
          </w:tcPr>
          <w:p w:rsidRPr="00147A4E" w:rsidR="00031D13" w:rsidP="00AE340F" w:rsidRDefault="00031D13" w14:paraId="16BCD9EB"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CustomProperty25(Extension)</w:t>
            </w:r>
          </w:p>
        </w:tc>
        <w:tc>
          <w:tcPr>
            <w:tcW w:w="2026" w:type="dxa"/>
            <w:shd w:val="clear" w:color="auto" w:fill="auto"/>
            <w:noWrap/>
            <w:vAlign w:val="bottom"/>
            <w:hideMark/>
          </w:tcPr>
          <w:p w:rsidRPr="00147A4E" w:rsidR="00031D13" w:rsidP="00AE340F" w:rsidRDefault="00031D13" w14:paraId="6600D520"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OfficePhoneExt</w:t>
            </w:r>
          </w:p>
        </w:tc>
      </w:tr>
      <w:tr w:rsidRPr="00147A4E" w:rsidR="00031D13" w:rsidTr="000A5DCD" w14:paraId="4E302AA7" w14:textId="77777777">
        <w:trPr>
          <w:trHeight w:val="288"/>
        </w:trPr>
        <w:tc>
          <w:tcPr>
            <w:tcW w:w="4480" w:type="dxa"/>
            <w:shd w:val="clear" w:color="auto" w:fill="auto"/>
            <w:noWrap/>
            <w:vAlign w:val="bottom"/>
            <w:hideMark/>
          </w:tcPr>
          <w:p w:rsidRPr="00147A4E" w:rsidR="00031D13" w:rsidP="00AE340F" w:rsidRDefault="00031D13" w14:paraId="3012DC34"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SECONDARYPHONE</w:t>
            </w:r>
          </w:p>
        </w:tc>
        <w:tc>
          <w:tcPr>
            <w:tcW w:w="2026" w:type="dxa"/>
            <w:shd w:val="clear" w:color="auto" w:fill="auto"/>
            <w:noWrap/>
            <w:vAlign w:val="bottom"/>
            <w:hideMark/>
          </w:tcPr>
          <w:p w:rsidRPr="00147A4E" w:rsidR="00031D13" w:rsidP="00AE340F" w:rsidRDefault="00031D13" w14:paraId="5E967C6C"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MobileNo</w:t>
            </w:r>
          </w:p>
        </w:tc>
      </w:tr>
      <w:tr w:rsidRPr="00147A4E" w:rsidR="00031D13" w:rsidTr="000A5DCD" w14:paraId="6617B75E" w14:textId="77777777">
        <w:trPr>
          <w:trHeight w:val="288"/>
        </w:trPr>
        <w:tc>
          <w:tcPr>
            <w:tcW w:w="4480" w:type="dxa"/>
            <w:shd w:val="clear" w:color="auto" w:fill="auto"/>
            <w:noWrap/>
            <w:vAlign w:val="bottom"/>
            <w:hideMark/>
          </w:tcPr>
          <w:p w:rsidRPr="00147A4E" w:rsidR="00031D13" w:rsidP="00AE340F" w:rsidRDefault="00031D13" w14:paraId="28E12654"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w:t>
            </w:r>
          </w:p>
        </w:tc>
        <w:tc>
          <w:tcPr>
            <w:tcW w:w="2026" w:type="dxa"/>
            <w:shd w:val="clear" w:color="auto" w:fill="auto"/>
            <w:noWrap/>
            <w:vAlign w:val="bottom"/>
            <w:hideMark/>
          </w:tcPr>
          <w:p w:rsidRPr="00147A4E" w:rsidR="00031D13" w:rsidP="00AE340F" w:rsidRDefault="00031D13" w14:paraId="6088404D"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FaxNo</w:t>
            </w:r>
          </w:p>
        </w:tc>
      </w:tr>
      <w:tr w:rsidRPr="00147A4E" w:rsidR="00031D13" w:rsidTr="000A5DCD" w14:paraId="6DDBB395" w14:textId="77777777">
        <w:trPr>
          <w:trHeight w:val="288"/>
        </w:trPr>
        <w:tc>
          <w:tcPr>
            <w:tcW w:w="4480" w:type="dxa"/>
            <w:shd w:val="clear" w:color="auto" w:fill="auto"/>
            <w:noWrap/>
            <w:vAlign w:val="bottom"/>
            <w:hideMark/>
          </w:tcPr>
          <w:p w:rsidRPr="00147A4E" w:rsidR="00031D13" w:rsidP="00AE340F" w:rsidRDefault="00031D13" w14:paraId="36E2727B"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w:t>
            </w:r>
          </w:p>
        </w:tc>
        <w:tc>
          <w:tcPr>
            <w:tcW w:w="2026" w:type="dxa"/>
            <w:shd w:val="clear" w:color="auto" w:fill="auto"/>
            <w:noWrap/>
            <w:vAlign w:val="bottom"/>
            <w:hideMark/>
          </w:tcPr>
          <w:p w:rsidRPr="00147A4E" w:rsidR="00031D13" w:rsidP="00AE340F" w:rsidRDefault="00031D13" w14:paraId="284EB0A7"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PagerNo</w:t>
            </w:r>
          </w:p>
        </w:tc>
      </w:tr>
      <w:tr w:rsidRPr="00147A4E" w:rsidR="00031D13" w:rsidTr="000A5DCD" w14:paraId="3072EFDF" w14:textId="77777777">
        <w:trPr>
          <w:trHeight w:val="288"/>
        </w:trPr>
        <w:tc>
          <w:tcPr>
            <w:tcW w:w="4480" w:type="dxa"/>
            <w:shd w:val="clear" w:color="auto" w:fill="auto"/>
            <w:noWrap/>
            <w:vAlign w:val="bottom"/>
            <w:hideMark/>
          </w:tcPr>
          <w:p w:rsidRPr="00147A4E" w:rsidR="00031D13" w:rsidP="00AE340F" w:rsidRDefault="00031D13" w14:paraId="20854ED2" w14:textId="2611E17A">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w:t>
            </w:r>
            <w:r w:rsidR="00120727">
              <w:rPr>
                <w:rFonts w:ascii="Calibri" w:hAnsi="Calibri" w:eastAsia="Times New Roman" w:cs="Calibri"/>
                <w:color w:val="000000"/>
                <w:lang w:val="en-IN" w:eastAsia="en-IN"/>
              </w:rPr>
              <w:t>Saviynt</w:t>
            </w:r>
            <w:r w:rsidRPr="00147A4E">
              <w:rPr>
                <w:rFonts w:ascii="Calibri" w:hAnsi="Calibri" w:eastAsia="Times New Roman" w:cs="Calibri"/>
                <w:color w:val="000000"/>
                <w:lang w:val="en-IN" w:eastAsia="en-IN"/>
              </w:rPr>
              <w:t>'</w:t>
            </w:r>
          </w:p>
        </w:tc>
        <w:tc>
          <w:tcPr>
            <w:tcW w:w="2026" w:type="dxa"/>
            <w:shd w:val="clear" w:color="auto" w:fill="auto"/>
            <w:noWrap/>
            <w:vAlign w:val="bottom"/>
            <w:hideMark/>
          </w:tcPr>
          <w:p w:rsidRPr="00147A4E" w:rsidR="00031D13" w:rsidP="00AE340F" w:rsidRDefault="00031D13" w14:paraId="352D9326"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UpdateBy</w:t>
            </w:r>
          </w:p>
        </w:tc>
      </w:tr>
      <w:tr w:rsidRPr="00147A4E" w:rsidR="00031D13" w:rsidTr="000A5DCD" w14:paraId="55F44952" w14:textId="77777777">
        <w:trPr>
          <w:trHeight w:val="288"/>
        </w:trPr>
        <w:tc>
          <w:tcPr>
            <w:tcW w:w="4480" w:type="dxa"/>
            <w:shd w:val="clear" w:color="auto" w:fill="auto"/>
            <w:noWrap/>
            <w:vAlign w:val="bottom"/>
            <w:hideMark/>
          </w:tcPr>
          <w:p w:rsidRPr="00147A4E" w:rsidR="00031D13" w:rsidP="00AE340F" w:rsidRDefault="00031D13" w14:paraId="44691A66"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Calculated</w:t>
            </w:r>
          </w:p>
        </w:tc>
        <w:tc>
          <w:tcPr>
            <w:tcW w:w="2026" w:type="dxa"/>
            <w:shd w:val="clear" w:color="auto" w:fill="auto"/>
            <w:noWrap/>
            <w:vAlign w:val="bottom"/>
            <w:hideMark/>
          </w:tcPr>
          <w:p w:rsidRPr="00147A4E" w:rsidR="00031D13" w:rsidP="00AE340F" w:rsidRDefault="00031D13" w14:paraId="0F269379"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UpdateDate</w:t>
            </w:r>
          </w:p>
        </w:tc>
      </w:tr>
    </w:tbl>
    <w:p w:rsidR="00031D13" w:rsidP="00031D13" w:rsidRDefault="00031D13" w14:paraId="17ADA9C1" w14:textId="3D947DAC"/>
    <w:p w:rsidR="00C851CE" w:rsidP="003A5A84" w:rsidRDefault="00AA5505" w14:paraId="14884749" w14:textId="2CA70EC1">
      <w:pPr>
        <w:pStyle w:val="Heading3"/>
      </w:pPr>
      <w:bookmarkStart w:name="_Toc33292628" w:id="116"/>
      <w:r>
        <w:t>R</w:t>
      </w:r>
      <w:r w:rsidR="00C851CE">
        <w:t>ule</w:t>
      </w:r>
      <w:r>
        <w:t>s</w:t>
      </w:r>
      <w:bookmarkEnd w:id="116"/>
    </w:p>
    <w:p w:rsidR="00AA5505" w:rsidP="00C851CE" w:rsidRDefault="00523B6A" w14:paraId="67ECF94D" w14:textId="066D696C">
      <w:r>
        <w:t>The below is the rule</w:t>
      </w:r>
      <w:r w:rsidR="00AA5505">
        <w:t>s</w:t>
      </w:r>
      <w:r>
        <w:t xml:space="preserve"> that is </w:t>
      </w:r>
      <w:r w:rsidR="00B056C7">
        <w:t>triggered</w:t>
      </w:r>
      <w:r>
        <w:t xml:space="preserve"> when a user is created</w:t>
      </w:r>
      <w:r w:rsidR="00AA5505">
        <w:t xml:space="preserve">/updated </w:t>
      </w:r>
      <w:r>
        <w:t xml:space="preserve"> in </w:t>
      </w:r>
      <w:r w:rsidR="00120727">
        <w:t>Saviynt</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864"/>
        <w:gridCol w:w="3283"/>
        <w:gridCol w:w="3203"/>
      </w:tblGrid>
      <w:tr w:rsidR="00AA5505" w:rsidTr="00A8249D" w14:paraId="7EA3FDE0" w14:textId="77777777">
        <w:tc>
          <w:tcPr>
            <w:tcW w:w="2864" w:type="dxa"/>
            <w:shd w:val="clear" w:color="auto" w:fill="FF0066"/>
          </w:tcPr>
          <w:p w:rsidRPr="003A5A84" w:rsidR="00AA5505" w:rsidP="00E336A3" w:rsidRDefault="00AA5505" w14:paraId="43E49CD3" w14:textId="6D937DBD">
            <w:pPr>
              <w:rPr>
                <w:color w:val="FFFFFF" w:themeColor="background1"/>
              </w:rPr>
            </w:pPr>
            <w:r w:rsidRPr="003A5A84">
              <w:rPr>
                <w:color w:val="FFFFFF" w:themeColor="background1"/>
              </w:rPr>
              <w:t>Trigger condition</w:t>
            </w:r>
          </w:p>
        </w:tc>
        <w:tc>
          <w:tcPr>
            <w:tcW w:w="3283" w:type="dxa"/>
            <w:shd w:val="clear" w:color="auto" w:fill="FF0066"/>
          </w:tcPr>
          <w:p w:rsidRPr="003A5A84" w:rsidR="00AA5505" w:rsidP="00E336A3" w:rsidRDefault="00AA5505" w14:paraId="7C70A734" w14:textId="29DC3C6A">
            <w:pPr>
              <w:rPr>
                <w:color w:val="FFFFFF" w:themeColor="background1"/>
              </w:rPr>
            </w:pPr>
            <w:r w:rsidRPr="003A5A84">
              <w:rPr>
                <w:color w:val="FFFFFF" w:themeColor="background1"/>
              </w:rPr>
              <w:t>Trigger Name</w:t>
            </w:r>
          </w:p>
        </w:tc>
        <w:tc>
          <w:tcPr>
            <w:tcW w:w="3203" w:type="dxa"/>
            <w:shd w:val="clear" w:color="auto" w:fill="FF0066"/>
          </w:tcPr>
          <w:p w:rsidRPr="003A5A84" w:rsidR="00AA5505" w:rsidP="00E336A3" w:rsidRDefault="00AA5505" w14:paraId="08CB69BC" w14:textId="77777777">
            <w:pPr>
              <w:rPr>
                <w:color w:val="FFFFFF" w:themeColor="background1"/>
              </w:rPr>
            </w:pPr>
            <w:r w:rsidRPr="003A5A84">
              <w:rPr>
                <w:color w:val="FFFFFF" w:themeColor="background1"/>
              </w:rPr>
              <w:t>Details</w:t>
            </w:r>
          </w:p>
        </w:tc>
      </w:tr>
      <w:tr w:rsidR="00AA5505" w:rsidTr="00A8249D" w14:paraId="08AA2C0E" w14:textId="77777777">
        <w:tc>
          <w:tcPr>
            <w:tcW w:w="2864" w:type="dxa"/>
          </w:tcPr>
          <w:p w:rsidR="00AA5505" w:rsidP="00E336A3" w:rsidRDefault="00AC2529" w14:paraId="0D770AD0" w14:textId="2E67096B">
            <w:r>
              <w:t>Create</w:t>
            </w:r>
          </w:p>
        </w:tc>
        <w:tc>
          <w:tcPr>
            <w:tcW w:w="3283" w:type="dxa"/>
          </w:tcPr>
          <w:p w:rsidRPr="003A5A84" w:rsidR="00AC2529" w:rsidP="003A5A84" w:rsidRDefault="00AC2529" w14:paraId="1ADA97CC" w14:textId="6D7523A5">
            <w:r w:rsidRPr="003A5A84">
              <w:t xml:space="preserve">SqlGoldDB-create </w:t>
            </w:r>
            <w:r w:rsidRPr="003A5A84" w:rsidR="00FC0D4B">
              <w:t>users’</w:t>
            </w:r>
            <w:r w:rsidRPr="003A5A84">
              <w:t xml:space="preserve"> rule </w:t>
            </w:r>
          </w:p>
          <w:p w:rsidR="00AA5505" w:rsidP="00E336A3" w:rsidRDefault="00AA5505" w14:paraId="744F7D7F" w14:textId="72D4AE10"/>
        </w:tc>
        <w:tc>
          <w:tcPr>
            <w:tcW w:w="3203" w:type="dxa"/>
          </w:tcPr>
          <w:p w:rsidR="00AA5505" w:rsidP="00E336A3" w:rsidRDefault="00AC2529" w14:paraId="7AE6F0A0" w14:textId="3AF5047F">
            <w:r>
              <w:t>This rule is assigned to user whenever the status key =’1’  and this is checked as birthright rule. If the status key =’0’ the birthright rule will not be removed.</w:t>
            </w:r>
          </w:p>
        </w:tc>
      </w:tr>
      <w:tr w:rsidR="00C7452D" w:rsidTr="00A8249D" w14:paraId="28461ACE" w14:textId="77777777">
        <w:tc>
          <w:tcPr>
            <w:tcW w:w="2864" w:type="dxa"/>
          </w:tcPr>
          <w:p w:rsidR="00C7452D" w:rsidP="00C7452D" w:rsidRDefault="00C7452D" w14:paraId="7C15E648" w14:textId="56425896">
            <w:r>
              <w:t>update</w:t>
            </w:r>
          </w:p>
        </w:tc>
        <w:tc>
          <w:tcPr>
            <w:tcW w:w="3283" w:type="dxa"/>
          </w:tcPr>
          <w:p w:rsidRPr="003A5A84" w:rsidR="00C7452D" w:rsidP="00C7452D" w:rsidRDefault="00C7452D" w14:paraId="6F305728" w14:textId="5638FDC9">
            <w:r w:rsidRPr="003A5A84">
              <w:t>SQLGoldDB update rule Import</w:t>
            </w:r>
          </w:p>
        </w:tc>
        <w:tc>
          <w:tcPr>
            <w:tcW w:w="3203" w:type="dxa"/>
          </w:tcPr>
          <w:p w:rsidR="00C7452D" w:rsidP="00FC0D4B" w:rsidRDefault="00C7452D" w14:paraId="2C8C953D" w14:textId="60A9435E">
            <w:r>
              <w:t xml:space="preserve">This rule triggers whenever there is update happens on any of the </w:t>
            </w:r>
            <w:r>
              <w:lastRenderedPageBreak/>
              <w:t xml:space="preserve">above </w:t>
            </w:r>
            <w:r w:rsidR="00120727">
              <w:t>Saviynt</w:t>
            </w:r>
            <w:r>
              <w:t xml:space="preserve">   attributes also when the user  name is not null.</w:t>
            </w:r>
          </w:p>
        </w:tc>
      </w:tr>
      <w:tr w:rsidR="00AA5505" w:rsidTr="00A8249D" w14:paraId="6E35B7AF" w14:textId="77777777">
        <w:tc>
          <w:tcPr>
            <w:tcW w:w="2864" w:type="dxa"/>
          </w:tcPr>
          <w:p w:rsidR="00AA5505" w:rsidP="00E336A3" w:rsidRDefault="00AC2529" w14:paraId="66AF3CCA" w14:textId="048818D1">
            <w:r>
              <w:lastRenderedPageBreak/>
              <w:t>update</w:t>
            </w:r>
          </w:p>
        </w:tc>
        <w:tc>
          <w:tcPr>
            <w:tcW w:w="3283" w:type="dxa"/>
          </w:tcPr>
          <w:p w:rsidR="00AA5505" w:rsidP="00E336A3" w:rsidRDefault="00AC2529" w14:paraId="0368C75E" w14:textId="089B2A7C">
            <w:r w:rsidRPr="00AC2529">
              <w:t>SQLGoldDB update rule UI</w:t>
            </w:r>
          </w:p>
        </w:tc>
        <w:tc>
          <w:tcPr>
            <w:tcW w:w="3203" w:type="dxa"/>
          </w:tcPr>
          <w:p w:rsidR="00AC2529" w:rsidP="005645C6" w:rsidRDefault="00C7452D" w14:paraId="65B5100D" w14:textId="7B582312">
            <w:r>
              <w:t xml:space="preserve">This rule triggers whenever there is update happens on any of the above </w:t>
            </w:r>
            <w:r w:rsidR="00120727">
              <w:t>Saviynt</w:t>
            </w:r>
            <w:r>
              <w:t xml:space="preserve">   attributes also when the user  name is not null.</w:t>
            </w:r>
            <w:r w:rsidR="005645C6">
              <w:t xml:space="preserve"> </w:t>
            </w:r>
          </w:p>
        </w:tc>
      </w:tr>
    </w:tbl>
    <w:p w:rsidR="00AA5505" w:rsidP="00C851CE" w:rsidRDefault="00AA5505" w14:paraId="684A9674" w14:textId="4BF5237C"/>
    <w:p w:rsidR="00396156" w:rsidP="00396156" w:rsidRDefault="00396156" w14:paraId="6ED8CD63" w14:textId="727D6A6E">
      <w:pPr>
        <w:pStyle w:val="Heading3"/>
      </w:pPr>
      <w:bookmarkStart w:name="_Toc33292629" w:id="117"/>
      <w:r>
        <w:t>Job</w:t>
      </w:r>
      <w:bookmarkEnd w:id="117"/>
    </w:p>
    <w:p w:rsidR="00396156" w:rsidP="00396156" w:rsidRDefault="00396156" w14:paraId="38CF4A8F" w14:textId="21DFC731">
      <w:r>
        <w:t>This instance that is created under WSRETRY job will run for GOLD-DB.</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864"/>
        <w:gridCol w:w="3283"/>
        <w:gridCol w:w="3203"/>
      </w:tblGrid>
      <w:tr w:rsidRPr="00781122" w:rsidR="00396156" w:rsidTr="00A8249D" w14:paraId="3A48492A" w14:textId="77777777">
        <w:tc>
          <w:tcPr>
            <w:tcW w:w="2864" w:type="dxa"/>
            <w:shd w:val="clear" w:color="auto" w:fill="FF0066"/>
          </w:tcPr>
          <w:p w:rsidRPr="00781122" w:rsidR="00396156" w:rsidP="00E336A3" w:rsidRDefault="00396156" w14:paraId="374B7DAB" w14:textId="3F3A24AB">
            <w:pPr>
              <w:rPr>
                <w:color w:val="FFFFFF" w:themeColor="background1"/>
              </w:rPr>
            </w:pPr>
            <w:r>
              <w:rPr>
                <w:color w:val="FFFFFF" w:themeColor="background1"/>
              </w:rPr>
              <w:t>Job</w:t>
            </w:r>
          </w:p>
        </w:tc>
        <w:tc>
          <w:tcPr>
            <w:tcW w:w="3283" w:type="dxa"/>
            <w:shd w:val="clear" w:color="auto" w:fill="FF0066"/>
          </w:tcPr>
          <w:p w:rsidRPr="00781122" w:rsidR="00396156" w:rsidP="00E336A3" w:rsidRDefault="00396156" w14:paraId="6620C822" w14:textId="3C8FECCB">
            <w:pPr>
              <w:rPr>
                <w:color w:val="FFFFFF" w:themeColor="background1"/>
              </w:rPr>
            </w:pPr>
            <w:r>
              <w:rPr>
                <w:color w:val="FFFFFF" w:themeColor="background1"/>
              </w:rPr>
              <w:t>Instance Name</w:t>
            </w:r>
          </w:p>
        </w:tc>
        <w:tc>
          <w:tcPr>
            <w:tcW w:w="3203" w:type="dxa"/>
            <w:shd w:val="clear" w:color="auto" w:fill="FF0066"/>
          </w:tcPr>
          <w:p w:rsidRPr="00781122" w:rsidR="00396156" w:rsidP="00E336A3" w:rsidRDefault="00396156" w14:paraId="12AAB757" w14:textId="7119DC88">
            <w:pPr>
              <w:rPr>
                <w:color w:val="FFFFFF" w:themeColor="background1"/>
              </w:rPr>
            </w:pPr>
            <w:r>
              <w:rPr>
                <w:color w:val="FFFFFF" w:themeColor="background1"/>
              </w:rPr>
              <w:t>Frequency</w:t>
            </w:r>
          </w:p>
        </w:tc>
      </w:tr>
      <w:tr w:rsidR="00396156" w:rsidTr="005645C6" w14:paraId="4D335B69" w14:textId="77777777">
        <w:trPr>
          <w:trHeight w:val="1241"/>
        </w:trPr>
        <w:tc>
          <w:tcPr>
            <w:tcW w:w="2864" w:type="dxa"/>
          </w:tcPr>
          <w:p w:rsidR="00396156" w:rsidP="005645C6" w:rsidRDefault="00396156" w14:paraId="022BB1D2" w14:textId="31971DE9">
            <w:r w:rsidRPr="003A5A84">
              <w:t>Provisioning Job (WSRETRYJOB)</w:t>
            </w:r>
            <w:r w:rsidR="005645C6">
              <w:t xml:space="preserve"> </w:t>
            </w:r>
          </w:p>
        </w:tc>
        <w:tc>
          <w:tcPr>
            <w:tcW w:w="3283" w:type="dxa"/>
          </w:tcPr>
          <w:p w:rsidR="00396156" w:rsidP="005645C6" w:rsidRDefault="00396156" w14:paraId="0AAD2A3F" w14:textId="69300F3B">
            <w:r>
              <w:t>GoldDB</w:t>
            </w:r>
          </w:p>
        </w:tc>
        <w:tc>
          <w:tcPr>
            <w:tcW w:w="3203" w:type="dxa"/>
          </w:tcPr>
          <w:p w:rsidR="00396156" w:rsidP="00E336A3" w:rsidRDefault="00396156" w14:paraId="303A71FA" w14:textId="02B01272">
            <w:r>
              <w:t xml:space="preserve">This job will run only for gold db tasks for create/update account operations  and it runs every </w:t>
            </w:r>
            <w:r w:rsidR="00B468E4">
              <w:t>2</w:t>
            </w:r>
            <w:r>
              <w:t xml:space="preserve"> hour</w:t>
            </w:r>
            <w:r w:rsidR="00B468E4">
              <w:t>s</w:t>
            </w:r>
            <w:r>
              <w:t>.</w:t>
            </w:r>
          </w:p>
        </w:tc>
      </w:tr>
    </w:tbl>
    <w:p w:rsidR="00031D13" w:rsidP="00031D13" w:rsidRDefault="00031D13" w14:paraId="7C561838" w14:textId="5FA46DE4"/>
    <w:p w:rsidR="00031D13" w:rsidP="00031D13" w:rsidRDefault="00DC22FE" w14:paraId="0DEC04A6" w14:textId="7971CAAC">
      <w:pPr>
        <w:pStyle w:val="Heading3"/>
      </w:pPr>
      <w:bookmarkStart w:name="_Toc33292630" w:id="118"/>
      <w:r>
        <w:t>Account Provisioning</w:t>
      </w:r>
      <w:bookmarkEnd w:id="118"/>
    </w:p>
    <w:p w:rsidR="00396156" w:rsidP="00396156" w:rsidRDefault="00396156" w14:paraId="117A0F84" w14:textId="3D3538F9">
      <w:r>
        <w:t>Gold DB</w:t>
      </w:r>
      <w:r w:rsidR="005645C6">
        <w:t xml:space="preserve"> </w:t>
      </w:r>
      <w:r>
        <w:t>(</w:t>
      </w:r>
      <w:r w:rsidRPr="00742864">
        <w:rPr>
          <w:b/>
        </w:rPr>
        <w:t>IAMGoldTables</w:t>
      </w:r>
      <w:r>
        <w:rPr>
          <w:b/>
        </w:rPr>
        <w:t>.dbo.user_id</w:t>
      </w:r>
      <w:r>
        <w:t xml:space="preserve">) is the target system where </w:t>
      </w:r>
      <w:r w:rsidR="00120727">
        <w:t>Saviynt</w:t>
      </w:r>
      <w:r>
        <w:t xml:space="preserve"> talks to it by OOB Db connector to push all the account creation information’s to the target.</w:t>
      </w:r>
    </w:p>
    <w:p w:rsidR="00396156" w:rsidP="00687D6E" w:rsidRDefault="00396156" w14:paraId="1216B104" w14:textId="3EA51FAF">
      <w:pPr>
        <w:pStyle w:val="ListParagraph"/>
        <w:numPr>
          <w:ilvl w:val="0"/>
          <w:numId w:val="38"/>
        </w:numPr>
        <w:tabs>
          <w:tab w:val="left" w:pos="2730"/>
        </w:tabs>
        <w:spacing w:before="120" w:after="120"/>
      </w:pPr>
      <w:r>
        <w:t xml:space="preserve">Whenever a new user is created either from UI or from import   the technical rule will be triggered   which will call the gold-db end point and it will </w:t>
      </w:r>
      <w:r w:rsidR="008D01A7">
        <w:t xml:space="preserve">trigger </w:t>
      </w:r>
      <w:r>
        <w:t xml:space="preserve">a </w:t>
      </w:r>
      <w:r w:rsidR="008D01A7">
        <w:t xml:space="preserve">create </w:t>
      </w:r>
      <w:r>
        <w:t>task for account creation in pending state.</w:t>
      </w:r>
    </w:p>
    <w:p w:rsidR="00396156" w:rsidP="00687D6E" w:rsidRDefault="00396156" w14:paraId="071791B0" w14:textId="4155A3CA">
      <w:pPr>
        <w:pStyle w:val="ListParagraph"/>
        <w:numPr>
          <w:ilvl w:val="0"/>
          <w:numId w:val="38"/>
        </w:numPr>
        <w:tabs>
          <w:tab w:val="left" w:pos="2730"/>
        </w:tabs>
        <w:spacing w:before="120" w:after="120"/>
      </w:pPr>
      <w:r>
        <w:t>Gold db account is provisioned to the user in the manually provisioned state as part of birth right.</w:t>
      </w:r>
    </w:p>
    <w:p w:rsidR="00396156" w:rsidP="00687D6E" w:rsidRDefault="00396156" w14:paraId="0D795C4B" w14:textId="05F677EE">
      <w:pPr>
        <w:pStyle w:val="ListParagraph"/>
        <w:numPr>
          <w:ilvl w:val="0"/>
          <w:numId w:val="38"/>
        </w:numPr>
        <w:tabs>
          <w:tab w:val="left" w:pos="2730"/>
        </w:tabs>
        <w:spacing w:before="120" w:after="120"/>
      </w:pPr>
      <w:r>
        <w:t xml:space="preserve">If the birth right condition </w:t>
      </w:r>
      <w:r w:rsidR="00A22295">
        <w:t>fails,</w:t>
      </w:r>
      <w:r>
        <w:t xml:space="preserve"> the provisioned account will not be reverted back.</w:t>
      </w:r>
    </w:p>
    <w:p w:rsidR="00396156" w:rsidP="00687D6E" w:rsidRDefault="00396156" w14:paraId="6E553682" w14:textId="4C8E893F">
      <w:pPr>
        <w:pStyle w:val="ListParagraph"/>
        <w:numPr>
          <w:ilvl w:val="0"/>
          <w:numId w:val="38"/>
        </w:numPr>
        <w:tabs>
          <w:tab w:val="left" w:pos="2730"/>
        </w:tabs>
        <w:spacing w:before="120" w:after="120"/>
      </w:pPr>
      <w:r>
        <w:t xml:space="preserve">A gold db instance job runs the new account request this will connect to target and insert  </w:t>
      </w:r>
      <w:r w:rsidR="0010797C">
        <w:t xml:space="preserve"> </w:t>
      </w:r>
      <w:r>
        <w:t>the record</w:t>
      </w:r>
      <w:r w:rsidR="00B468E4">
        <w:t xml:space="preserve"> with sysdatetime.</w:t>
      </w:r>
    </w:p>
    <w:p w:rsidR="00031D13" w:rsidP="003A5A84" w:rsidRDefault="008D01A7" w14:paraId="327B01CA" w14:textId="5FBD445B">
      <w:pPr>
        <w:pStyle w:val="Heading3"/>
      </w:pPr>
      <w:bookmarkStart w:name="_Toc33292631" w:id="119"/>
      <w:r>
        <w:t>Account Update</w:t>
      </w:r>
      <w:bookmarkEnd w:id="119"/>
      <w:r w:rsidR="00031D13">
        <w:t xml:space="preserve">   </w:t>
      </w:r>
    </w:p>
    <w:p w:rsidR="008D01A7" w:rsidP="00687D6E" w:rsidRDefault="008D01A7" w14:paraId="3C163735" w14:textId="5B639F14">
      <w:pPr>
        <w:pStyle w:val="ListParagraph"/>
        <w:numPr>
          <w:ilvl w:val="0"/>
          <w:numId w:val="39"/>
        </w:numPr>
        <w:tabs>
          <w:tab w:val="left" w:pos="2730"/>
        </w:tabs>
        <w:spacing w:before="120" w:after="120"/>
      </w:pPr>
      <w:r>
        <w:t>Whenever a</w:t>
      </w:r>
      <w:r w:rsidR="00A22295">
        <w:t>n</w:t>
      </w:r>
      <w:r>
        <w:t xml:space="preserve"> update operation happens either from UI or from import   the two update rule will be triggered  which will call the gold-db end point and it will create a update task for account update in pending state.</w:t>
      </w:r>
    </w:p>
    <w:p w:rsidR="008D01A7" w:rsidP="00687D6E" w:rsidRDefault="008D01A7" w14:paraId="21A77C9B" w14:textId="4CAEA4A3">
      <w:pPr>
        <w:pStyle w:val="ListParagraph"/>
        <w:numPr>
          <w:ilvl w:val="0"/>
          <w:numId w:val="39"/>
        </w:numPr>
        <w:tabs>
          <w:tab w:val="left" w:pos="2730"/>
        </w:tabs>
        <w:spacing w:before="120" w:after="120"/>
      </w:pPr>
      <w:r>
        <w:lastRenderedPageBreak/>
        <w:t>This update operations triggers when there is a</w:t>
      </w:r>
      <w:r w:rsidR="00E64F02">
        <w:t>n</w:t>
      </w:r>
      <w:r>
        <w:t xml:space="preserve"> update happened in above mentioned </w:t>
      </w:r>
      <w:r w:rsidR="00120727">
        <w:t>Saviynt</w:t>
      </w:r>
      <w:r>
        <w:t xml:space="preserve"> attributes.</w:t>
      </w:r>
    </w:p>
    <w:p w:rsidR="008D01A7" w:rsidP="00687D6E" w:rsidRDefault="008D01A7" w14:paraId="3163FC55" w14:textId="4355BF8C">
      <w:pPr>
        <w:pStyle w:val="ListParagraph"/>
        <w:numPr>
          <w:ilvl w:val="0"/>
          <w:numId w:val="39"/>
        </w:numPr>
        <w:tabs>
          <w:tab w:val="left" w:pos="2730"/>
        </w:tabs>
        <w:spacing w:before="120" w:after="120"/>
      </w:pPr>
      <w:r>
        <w:t xml:space="preserve">A gold db instance </w:t>
      </w:r>
      <w:r w:rsidR="00B468E4">
        <w:t xml:space="preserve"> </w:t>
      </w:r>
      <w:r>
        <w:t>job runs the update account request this will connect to target and update the record based on the username.</w:t>
      </w:r>
    </w:p>
    <w:p w:rsidR="00B468E4" w:rsidP="00687D6E" w:rsidRDefault="00B468E4" w14:paraId="4BA2390C" w14:textId="17A58A6B">
      <w:pPr>
        <w:pStyle w:val="ListParagraph"/>
        <w:numPr>
          <w:ilvl w:val="0"/>
          <w:numId w:val="39"/>
        </w:numPr>
        <w:tabs>
          <w:tab w:val="left" w:pos="2730"/>
        </w:tabs>
        <w:spacing w:before="120" w:after="120"/>
      </w:pPr>
      <w:r>
        <w:t xml:space="preserve">On any condition the user record will not be deleted from the target, if there </w:t>
      </w:r>
      <w:r w:rsidR="00E64F02">
        <w:t>are</w:t>
      </w:r>
      <w:r>
        <w:t xml:space="preserve"> inactive users found in </w:t>
      </w:r>
      <w:r w:rsidR="00120727">
        <w:t>Saviynt</w:t>
      </w:r>
      <w:r>
        <w:t xml:space="preserve"> the status will be updated as Disabled in target too with the sysdatetime.</w:t>
      </w:r>
    </w:p>
    <w:p w:rsidRPr="00940D7E" w:rsidR="00230BFF" w:rsidP="0037197C" w:rsidRDefault="0008131C" w14:paraId="025559D3" w14:textId="56D88C5F">
      <w:pPr>
        <w:pStyle w:val="Heading2"/>
      </w:pPr>
      <w:bookmarkStart w:name="_Toc33099883" w:id="120"/>
      <w:bookmarkStart w:name="_Toc33100019" w:id="121"/>
      <w:bookmarkStart w:name="_Toc33099884" w:id="122"/>
      <w:bookmarkStart w:name="_Toc33100020" w:id="123"/>
      <w:bookmarkStart w:name="_Toc33099885" w:id="124"/>
      <w:bookmarkStart w:name="_Toc33100021" w:id="125"/>
      <w:bookmarkStart w:name="_Toc33292632" w:id="126"/>
      <w:bookmarkEnd w:id="120"/>
      <w:bookmarkEnd w:id="121"/>
      <w:bookmarkEnd w:id="122"/>
      <w:bookmarkEnd w:id="123"/>
      <w:bookmarkEnd w:id="124"/>
      <w:bookmarkEnd w:id="125"/>
      <w:r>
        <w:t>Polaris</w:t>
      </w:r>
      <w:bookmarkEnd w:id="126"/>
    </w:p>
    <w:p w:rsidR="00944FEB" w:rsidRDefault="004763F9" w14:paraId="363A9889" w14:textId="5B93F5FC">
      <w:r>
        <w:t>Polaris is a</w:t>
      </w:r>
      <w:r w:rsidR="00E64F02">
        <w:t>n</w:t>
      </w:r>
      <w:r>
        <w:t xml:space="preserve"> </w:t>
      </w:r>
      <w:r w:rsidR="00E64F02">
        <w:t>O</w:t>
      </w:r>
      <w:r>
        <w:t xml:space="preserve">racle database, used by database users. For </w:t>
      </w:r>
      <w:r w:rsidR="00120727">
        <w:t>Saviynt</w:t>
      </w:r>
      <w:r>
        <w:t xml:space="preserve"> this is requestable via enterprise roles a person who have Polaris application provisioned will be eligible to request the roles in Polaris. In this target system we used to create dba users and assign access to the created users, so those users will have the rights to use the database based on the groups assigned to them.</w:t>
      </w:r>
    </w:p>
    <w:p w:rsidR="00D66CAD" w:rsidP="00D66CAD" w:rsidRDefault="00D66CAD" w14:paraId="057C8963" w14:textId="61D411F6">
      <w:r>
        <w:t xml:space="preserve">Any employee or contractor can login to </w:t>
      </w:r>
      <w:r w:rsidR="00120727">
        <w:t>Saviynt</w:t>
      </w:r>
      <w:r>
        <w:t xml:space="preserve"> and request for Polaris.</w:t>
      </w:r>
    </w:p>
    <w:p w:rsidR="00D66CAD" w:rsidP="00D66CAD" w:rsidRDefault="00D66CAD" w14:paraId="15AF3C76" w14:textId="77777777">
      <w:r>
        <w:t>The requesting users must have AD account assigned to them already.</w:t>
      </w:r>
    </w:p>
    <w:p w:rsidR="00D66CAD" w:rsidP="00D66CAD" w:rsidRDefault="00D66CAD" w14:paraId="7EAF35C2" w14:textId="77777777">
      <w:r>
        <w:t>The request can be made by self or for others.</w:t>
      </w:r>
    </w:p>
    <w:p w:rsidR="00D66CAD" w:rsidP="00993B0B" w:rsidRDefault="00D66CAD" w14:paraId="7FF8C3CD" w14:textId="48968EA8">
      <w:r>
        <w:t>Once the request is made the request will go for role owner approval, after they approved the role will be assigned to the user.</w:t>
      </w:r>
    </w:p>
    <w:p w:rsidR="0008131C" w:rsidP="0037197C" w:rsidRDefault="00020851" w14:paraId="4D3C0A70" w14:textId="6A528E86">
      <w:pPr>
        <w:pStyle w:val="Heading3"/>
      </w:pPr>
      <w:bookmarkStart w:name="_Toc33099887" w:id="127"/>
      <w:bookmarkStart w:name="_Toc33100023" w:id="128"/>
      <w:bookmarkStart w:name="_Toc33292633" w:id="129"/>
      <w:bookmarkEnd w:id="127"/>
      <w:bookmarkEnd w:id="128"/>
      <w:r>
        <w:t>Connection</w:t>
      </w:r>
      <w:r w:rsidR="0008131C">
        <w:t xml:space="preserve"> details</w:t>
      </w:r>
      <w:bookmarkEnd w:id="129"/>
    </w:p>
    <w:tbl>
      <w:tblPr>
        <w:tblW w:w="7988"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443"/>
        <w:gridCol w:w="6545"/>
      </w:tblGrid>
      <w:tr w:rsidR="00020851" w:rsidTr="007532AF" w14:paraId="39627FD6" w14:textId="77777777">
        <w:tc>
          <w:tcPr>
            <w:tcW w:w="1443" w:type="dxa"/>
            <w:shd w:val="clear" w:color="auto" w:fill="FF0066"/>
          </w:tcPr>
          <w:p w:rsidRPr="003A5A84" w:rsidR="00020851" w:rsidP="00E336A3" w:rsidRDefault="00020851" w14:paraId="4F8F2DFB" w14:textId="77777777">
            <w:pPr>
              <w:rPr>
                <w:color w:val="FFFFFF" w:themeColor="background1"/>
              </w:rPr>
            </w:pPr>
            <w:r w:rsidRPr="003A5A84">
              <w:rPr>
                <w:color w:val="FFFFFF" w:themeColor="background1"/>
              </w:rPr>
              <w:t>Connection Properties</w:t>
            </w:r>
          </w:p>
        </w:tc>
        <w:tc>
          <w:tcPr>
            <w:tcW w:w="6545" w:type="dxa"/>
            <w:shd w:val="clear" w:color="auto" w:fill="FF0066"/>
          </w:tcPr>
          <w:p w:rsidRPr="003A5A84" w:rsidR="00020851" w:rsidP="00E336A3" w:rsidRDefault="00020851" w14:paraId="42E3D4AB" w14:textId="77777777">
            <w:pPr>
              <w:rPr>
                <w:color w:val="FFFFFF" w:themeColor="background1"/>
              </w:rPr>
            </w:pPr>
            <w:r w:rsidRPr="003A5A84">
              <w:rPr>
                <w:color w:val="FFFFFF" w:themeColor="background1"/>
              </w:rPr>
              <w:t>Value</w:t>
            </w:r>
          </w:p>
        </w:tc>
      </w:tr>
      <w:tr w:rsidR="00020851" w:rsidTr="007532AF" w14:paraId="13B7B67A" w14:textId="77777777">
        <w:tc>
          <w:tcPr>
            <w:tcW w:w="1443" w:type="dxa"/>
            <w:vAlign w:val="bottom"/>
          </w:tcPr>
          <w:p w:rsidR="00020851" w:rsidP="00E336A3" w:rsidRDefault="00020851" w14:paraId="12CEF4CF" w14:textId="77777777">
            <w:r w:rsidRPr="6E986E48">
              <w:rPr>
                <w:rFonts w:ascii="Calibri" w:hAnsi="Calibri" w:eastAsia="Calibri" w:cs="Calibri"/>
                <w:color w:val="000000" w:themeColor="text1"/>
              </w:rPr>
              <w:t>Connection Name</w:t>
            </w:r>
          </w:p>
        </w:tc>
        <w:tc>
          <w:tcPr>
            <w:tcW w:w="6545" w:type="dxa"/>
            <w:vAlign w:val="bottom"/>
          </w:tcPr>
          <w:p w:rsidR="00020851" w:rsidP="00E336A3" w:rsidRDefault="00020851" w14:paraId="2892684A" w14:textId="1710E6A5">
            <w:r w:rsidRPr="00020851">
              <w:t>DB-Polaris-test</w:t>
            </w:r>
          </w:p>
        </w:tc>
      </w:tr>
      <w:tr w:rsidR="00020851" w:rsidTr="007532AF" w14:paraId="4A9DF921" w14:textId="77777777">
        <w:tc>
          <w:tcPr>
            <w:tcW w:w="1443" w:type="dxa"/>
            <w:vAlign w:val="bottom"/>
          </w:tcPr>
          <w:p w:rsidR="00020851" w:rsidP="00E336A3" w:rsidRDefault="00020851" w14:paraId="09E026C3" w14:textId="77777777">
            <w:r w:rsidRPr="6E986E48">
              <w:rPr>
                <w:rFonts w:ascii="Calibri" w:hAnsi="Calibri" w:eastAsia="Calibri" w:cs="Calibri"/>
                <w:color w:val="000000" w:themeColor="text1"/>
              </w:rPr>
              <w:t xml:space="preserve">URL </w:t>
            </w:r>
          </w:p>
        </w:tc>
        <w:tc>
          <w:tcPr>
            <w:tcW w:w="6545" w:type="dxa"/>
          </w:tcPr>
          <w:p w:rsidR="00020851" w:rsidP="00E336A3" w:rsidRDefault="00020851" w14:paraId="773BC268" w14:textId="12905204">
            <w:r w:rsidRPr="00020851">
              <w:t>jdbc:oracle:thin:@Polaris.test.db.Mgroupnet.com:1521/POLARIS_TEST</w:t>
            </w:r>
          </w:p>
        </w:tc>
      </w:tr>
      <w:tr w:rsidR="00020851" w:rsidTr="007532AF" w14:paraId="3315B176" w14:textId="77777777">
        <w:tc>
          <w:tcPr>
            <w:tcW w:w="1443" w:type="dxa"/>
            <w:vAlign w:val="bottom"/>
          </w:tcPr>
          <w:p w:rsidR="00020851" w:rsidP="00E336A3" w:rsidRDefault="00020851" w14:paraId="296B4FD1" w14:textId="77777777">
            <w:r w:rsidRPr="6E986E48">
              <w:rPr>
                <w:rFonts w:ascii="Calibri" w:hAnsi="Calibri" w:eastAsia="Calibri" w:cs="Calibri"/>
                <w:color w:val="000000" w:themeColor="text1"/>
              </w:rPr>
              <w:t>USERNAME</w:t>
            </w:r>
          </w:p>
        </w:tc>
        <w:tc>
          <w:tcPr>
            <w:tcW w:w="6545" w:type="dxa"/>
          </w:tcPr>
          <w:p w:rsidR="00020851" w:rsidP="00E336A3" w:rsidRDefault="00020851" w14:paraId="14E1BCD3" w14:textId="1E0DAA79">
            <w:r w:rsidRPr="00020851">
              <w:t>IAMT_ORA_DB</w:t>
            </w:r>
          </w:p>
        </w:tc>
      </w:tr>
      <w:tr w:rsidR="00020851" w:rsidTr="007532AF" w14:paraId="6D3EEE8E" w14:textId="77777777">
        <w:tc>
          <w:tcPr>
            <w:tcW w:w="1443" w:type="dxa"/>
            <w:vAlign w:val="bottom"/>
          </w:tcPr>
          <w:p w:rsidR="00020851" w:rsidP="00E336A3" w:rsidRDefault="00020851" w14:paraId="6245C84B" w14:textId="77777777">
            <w:r w:rsidRPr="6E986E48">
              <w:rPr>
                <w:rFonts w:ascii="Calibri" w:hAnsi="Calibri" w:eastAsia="Calibri" w:cs="Calibri"/>
                <w:color w:val="000000" w:themeColor="text1"/>
              </w:rPr>
              <w:t xml:space="preserve">PASSWORD </w:t>
            </w:r>
          </w:p>
        </w:tc>
        <w:tc>
          <w:tcPr>
            <w:tcW w:w="6545" w:type="dxa"/>
          </w:tcPr>
          <w:p w:rsidR="00020851" w:rsidP="00E336A3" w:rsidRDefault="00020851" w14:paraId="2A21C994" w14:textId="77777777">
            <w:r w:rsidRPr="6E986E48">
              <w:rPr>
                <w:rFonts w:ascii="Calibri" w:hAnsi="Calibri" w:eastAsia="Calibri" w:cs="Calibri"/>
                <w:color w:val="000000" w:themeColor="text1"/>
              </w:rPr>
              <w:t>*******</w:t>
            </w:r>
          </w:p>
        </w:tc>
      </w:tr>
      <w:tr w:rsidR="00020851" w:rsidTr="007532AF" w14:paraId="377BD131" w14:textId="77777777">
        <w:tc>
          <w:tcPr>
            <w:tcW w:w="1443" w:type="dxa"/>
            <w:vAlign w:val="bottom"/>
          </w:tcPr>
          <w:p w:rsidR="00020851" w:rsidP="00E336A3" w:rsidRDefault="00020851" w14:paraId="2252BBD8" w14:textId="77777777">
            <w:r w:rsidRPr="6E986E48">
              <w:rPr>
                <w:rFonts w:ascii="Calibri" w:hAnsi="Calibri" w:eastAsia="Calibri" w:cs="Calibri"/>
                <w:color w:val="000000" w:themeColor="text1"/>
              </w:rPr>
              <w:t xml:space="preserve">DRIVERNAME </w:t>
            </w:r>
          </w:p>
        </w:tc>
        <w:tc>
          <w:tcPr>
            <w:tcW w:w="6545" w:type="dxa"/>
          </w:tcPr>
          <w:p w:rsidR="00020851" w:rsidP="00E336A3" w:rsidRDefault="00020851" w14:paraId="5AFD037E" w14:textId="4AE81F17">
            <w:r w:rsidRPr="00020851">
              <w:rPr>
                <w:rFonts w:ascii="Calibri" w:hAnsi="Calibri" w:eastAsia="Calibri" w:cs="Calibri"/>
                <w:color w:val="000000" w:themeColor="text1"/>
              </w:rPr>
              <w:t>oracle.jdbc.driver.OracleDriver</w:t>
            </w:r>
          </w:p>
        </w:tc>
      </w:tr>
      <w:tr w:rsidR="00020851" w:rsidTr="007532AF" w14:paraId="5CE00CD0" w14:textId="77777777">
        <w:tc>
          <w:tcPr>
            <w:tcW w:w="1443" w:type="dxa"/>
            <w:vAlign w:val="bottom"/>
          </w:tcPr>
          <w:p w:rsidRPr="6E986E48" w:rsidR="00020851" w:rsidP="00E336A3" w:rsidRDefault="00020851" w14:paraId="2415052B" w14:textId="77777777">
            <w:pPr>
              <w:rPr>
                <w:rFonts w:ascii="Calibri" w:hAnsi="Calibri" w:eastAsia="Calibri" w:cs="Calibri"/>
                <w:color w:val="000000" w:themeColor="text1"/>
              </w:rPr>
            </w:pPr>
          </w:p>
        </w:tc>
        <w:tc>
          <w:tcPr>
            <w:tcW w:w="6545" w:type="dxa"/>
          </w:tcPr>
          <w:p w:rsidRPr="003A473F" w:rsidR="00020851" w:rsidP="00E336A3" w:rsidRDefault="00020851" w14:paraId="5573F738" w14:textId="77777777">
            <w:pPr>
              <w:rPr>
                <w:rFonts w:ascii="Calibri" w:hAnsi="Calibri" w:eastAsia="Calibri" w:cs="Calibri"/>
                <w:color w:val="000000" w:themeColor="text1"/>
              </w:rPr>
            </w:pPr>
            <w:r>
              <w:rPr>
                <w:rFonts w:ascii="Calibri" w:hAnsi="Calibri" w:eastAsia="Calibri" w:cs="Calibri"/>
                <w:color w:val="000000" w:themeColor="text1"/>
              </w:rPr>
              <w:t>This above connection is as per QA</w:t>
            </w:r>
          </w:p>
        </w:tc>
      </w:tr>
    </w:tbl>
    <w:p w:rsidR="00071427" w:rsidP="0008131C" w:rsidRDefault="00071427" w14:paraId="795A5917" w14:textId="03A0218B"/>
    <w:p w:rsidR="004577A2" w:rsidP="0008131C" w:rsidRDefault="004577A2" w14:paraId="313395D5" w14:textId="03DD4CC5"/>
    <w:p w:rsidR="0008131C" w:rsidP="0008131C" w:rsidRDefault="0008131C" w14:paraId="1369438E" w14:textId="42409878">
      <w:pPr>
        <w:pStyle w:val="Heading3"/>
      </w:pPr>
      <w:bookmarkStart w:name="_Toc33292634" w:id="130"/>
      <w:r>
        <w:lastRenderedPageBreak/>
        <w:t>Attribute mapping</w:t>
      </w:r>
      <w:bookmarkEnd w:id="130"/>
    </w:p>
    <w:p w:rsidR="00230BFF" w:rsidP="00230BFF" w:rsidRDefault="00230BFF" w14:paraId="3E138523" w14:textId="702DEAF4">
      <w:r>
        <w:t xml:space="preserve">This is the current attribute mapping from </w:t>
      </w:r>
      <w:r w:rsidR="00120727">
        <w:t>Saviynt</w:t>
      </w:r>
      <w:r w:rsidR="00071427">
        <w:t xml:space="preserve"> to target </w:t>
      </w:r>
    </w:p>
    <w:tbl>
      <w:tblPr>
        <w:tblW w:w="4405" w:type="dxa"/>
        <w:tblInd w:w="13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15"/>
        <w:gridCol w:w="1890"/>
      </w:tblGrid>
      <w:tr w:rsidRPr="003A5A84" w:rsidR="00071427" w:rsidTr="007532AF" w14:paraId="5B1BF7F1" w14:textId="77777777">
        <w:trPr>
          <w:trHeight w:val="300"/>
        </w:trPr>
        <w:tc>
          <w:tcPr>
            <w:tcW w:w="2515" w:type="dxa"/>
            <w:shd w:val="clear" w:color="auto" w:fill="FF0066"/>
            <w:noWrap/>
            <w:vAlign w:val="center"/>
            <w:hideMark/>
          </w:tcPr>
          <w:p w:rsidRPr="003A5A84" w:rsidR="00071427" w:rsidP="00E336A3" w:rsidRDefault="00120727" w14:paraId="7CF4ABFD" w14:textId="64499DA6">
            <w:pPr>
              <w:spacing w:after="0" w:line="240" w:lineRule="auto"/>
              <w:jc w:val="center"/>
              <w:rPr>
                <w:rFonts w:ascii="Calibri" w:hAnsi="Calibri" w:eastAsia="Times New Roman" w:cs="Calibri"/>
                <w:color w:val="FFFFFF" w:themeColor="background1"/>
                <w:lang w:val="en-IN" w:eastAsia="en-IN"/>
              </w:rPr>
            </w:pPr>
            <w:r>
              <w:rPr>
                <w:rFonts w:ascii="Calibri" w:hAnsi="Calibri" w:eastAsia="Times New Roman" w:cs="Calibri"/>
                <w:color w:val="FFFFFF" w:themeColor="background1"/>
                <w:lang w:val="en-IN" w:eastAsia="en-IN"/>
              </w:rPr>
              <w:t>Saviynt</w:t>
            </w:r>
            <w:r w:rsidRPr="003A5A84" w:rsidR="00071427">
              <w:rPr>
                <w:rFonts w:ascii="Calibri" w:hAnsi="Calibri" w:eastAsia="Times New Roman" w:cs="Calibri"/>
                <w:color w:val="FFFFFF" w:themeColor="background1"/>
                <w:lang w:val="en-IN" w:eastAsia="en-IN"/>
              </w:rPr>
              <w:t xml:space="preserve"> Attributes</w:t>
            </w:r>
          </w:p>
        </w:tc>
        <w:tc>
          <w:tcPr>
            <w:tcW w:w="1890" w:type="dxa"/>
            <w:shd w:val="clear" w:color="auto" w:fill="FF0066"/>
            <w:noWrap/>
            <w:vAlign w:val="center"/>
            <w:hideMark/>
          </w:tcPr>
          <w:p w:rsidRPr="003A5A84" w:rsidR="00071427" w:rsidP="00E336A3" w:rsidRDefault="00EC30B1" w14:paraId="5176F182" w14:textId="764A3B30">
            <w:pPr>
              <w:spacing w:after="0" w:line="240" w:lineRule="auto"/>
              <w:jc w:val="center"/>
              <w:rPr>
                <w:rFonts w:ascii="Calibri" w:hAnsi="Calibri" w:eastAsia="Times New Roman" w:cs="Calibri"/>
                <w:color w:val="FFFFFF" w:themeColor="background1"/>
                <w:lang w:val="en-IN" w:eastAsia="en-IN"/>
              </w:rPr>
            </w:pPr>
            <w:r>
              <w:rPr>
                <w:rFonts w:ascii="Calibri" w:hAnsi="Calibri" w:eastAsia="Times New Roman" w:cs="Calibri"/>
                <w:color w:val="FFFFFF" w:themeColor="background1"/>
                <w:lang w:val="en-IN" w:eastAsia="en-IN"/>
              </w:rPr>
              <w:t xml:space="preserve">Polaris </w:t>
            </w:r>
            <w:r w:rsidR="00071427">
              <w:rPr>
                <w:rFonts w:ascii="Calibri" w:hAnsi="Calibri" w:eastAsia="Times New Roman" w:cs="Calibri"/>
                <w:color w:val="FFFFFF" w:themeColor="background1"/>
                <w:lang w:val="en-IN" w:eastAsia="en-IN"/>
              </w:rPr>
              <w:t xml:space="preserve">DB </w:t>
            </w:r>
          </w:p>
        </w:tc>
      </w:tr>
      <w:tr w:rsidRPr="00147A4E" w:rsidR="00071427" w:rsidTr="007532AF" w14:paraId="49646924" w14:textId="77777777">
        <w:trPr>
          <w:trHeight w:val="288"/>
        </w:trPr>
        <w:tc>
          <w:tcPr>
            <w:tcW w:w="2515" w:type="dxa"/>
            <w:shd w:val="clear" w:color="auto" w:fill="auto"/>
            <w:noWrap/>
            <w:vAlign w:val="bottom"/>
            <w:hideMark/>
          </w:tcPr>
          <w:p w:rsidRPr="00147A4E" w:rsidR="00071427" w:rsidP="00E336A3" w:rsidRDefault="00071427" w14:paraId="5B03D215"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Username</w:t>
            </w:r>
          </w:p>
        </w:tc>
        <w:tc>
          <w:tcPr>
            <w:tcW w:w="1890" w:type="dxa"/>
            <w:shd w:val="clear" w:color="auto" w:fill="auto"/>
            <w:noWrap/>
            <w:vAlign w:val="bottom"/>
            <w:hideMark/>
          </w:tcPr>
          <w:p w:rsidRPr="00147A4E" w:rsidR="00071427" w:rsidP="00E336A3" w:rsidRDefault="00071427" w14:paraId="3C9F614C" w14:textId="77777777">
            <w:pPr>
              <w:spacing w:after="0" w:line="240" w:lineRule="auto"/>
              <w:rPr>
                <w:rFonts w:ascii="Calibri" w:hAnsi="Calibri" w:eastAsia="Times New Roman" w:cs="Calibri"/>
                <w:color w:val="000000"/>
                <w:lang w:val="en-IN" w:eastAsia="en-IN"/>
              </w:rPr>
            </w:pPr>
            <w:r w:rsidRPr="00147A4E">
              <w:rPr>
                <w:rFonts w:ascii="Calibri" w:hAnsi="Calibri" w:eastAsia="Times New Roman" w:cs="Calibri"/>
                <w:color w:val="000000"/>
                <w:lang w:val="en-IN" w:eastAsia="en-IN"/>
              </w:rPr>
              <w:t>UserId</w:t>
            </w:r>
          </w:p>
        </w:tc>
      </w:tr>
      <w:tr w:rsidRPr="00147A4E" w:rsidR="00071427" w:rsidTr="007532AF" w14:paraId="1BBA1902" w14:textId="77777777">
        <w:trPr>
          <w:trHeight w:val="288"/>
        </w:trPr>
        <w:tc>
          <w:tcPr>
            <w:tcW w:w="2515" w:type="dxa"/>
            <w:shd w:val="clear" w:color="auto" w:fill="auto"/>
            <w:noWrap/>
            <w:vAlign w:val="bottom"/>
            <w:hideMark/>
          </w:tcPr>
          <w:p w:rsidRPr="00147A4E" w:rsidR="00071427" w:rsidP="00E336A3" w:rsidRDefault="00071427" w14:paraId="2C225D53" w14:textId="76DB1165">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val="en-IN" w:eastAsia="en-IN"/>
              </w:rPr>
              <w:t>password</w:t>
            </w:r>
          </w:p>
        </w:tc>
        <w:tc>
          <w:tcPr>
            <w:tcW w:w="1890" w:type="dxa"/>
            <w:shd w:val="clear" w:color="auto" w:fill="auto"/>
            <w:noWrap/>
            <w:vAlign w:val="bottom"/>
            <w:hideMark/>
          </w:tcPr>
          <w:p w:rsidRPr="00147A4E" w:rsidR="00071427" w:rsidP="00E336A3" w:rsidRDefault="00071427" w14:paraId="3D630B6D" w14:textId="67BE6BF2">
            <w:pPr>
              <w:spacing w:after="0" w:line="240" w:lineRule="auto"/>
              <w:rPr>
                <w:rFonts w:ascii="Calibri" w:hAnsi="Calibri" w:eastAsia="Times New Roman" w:cs="Calibri"/>
                <w:color w:val="000000"/>
                <w:lang w:val="en-IN" w:eastAsia="en-IN"/>
              </w:rPr>
            </w:pPr>
            <w:r>
              <w:rPr>
                <w:rFonts w:ascii="Calibri" w:hAnsi="Calibri" w:eastAsia="Times New Roman" w:cs="Calibri"/>
                <w:color w:val="000000"/>
                <w:lang w:val="en-IN" w:eastAsia="en-IN"/>
              </w:rPr>
              <w:t>password</w:t>
            </w:r>
          </w:p>
        </w:tc>
      </w:tr>
    </w:tbl>
    <w:p w:rsidR="00071427" w:rsidP="00E336A3" w:rsidRDefault="00071427" w14:paraId="4E48DED8" w14:textId="12553738"/>
    <w:p w:rsidR="007B7529" w:rsidP="007B7529" w:rsidRDefault="007B7529" w14:paraId="761C496D" w14:textId="301F0FDC">
      <w:pPr>
        <w:pStyle w:val="Heading3"/>
      </w:pPr>
      <w:bookmarkStart w:name="_Toc33292635" w:id="131"/>
      <w:r>
        <w:t>Roles</w:t>
      </w:r>
      <w:bookmarkEnd w:id="131"/>
      <w:r>
        <w:t xml:space="preserve"> </w:t>
      </w:r>
    </w:p>
    <w:p w:rsidR="007B7529" w:rsidP="007B7529" w:rsidRDefault="007B7529" w14:paraId="5381E5AC" w14:textId="4E906C27">
      <w:r>
        <w:t xml:space="preserve">The below are the roles from </w:t>
      </w:r>
      <w:r w:rsidR="00120727">
        <w:t>Saviynt</w:t>
      </w:r>
      <w:r>
        <w:t xml:space="preserve"> and the roles that is mapped to the target.</w:t>
      </w:r>
    </w:p>
    <w:tbl>
      <w:tblPr>
        <w:tblW w:w="6408"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227"/>
        <w:gridCol w:w="6193"/>
      </w:tblGrid>
      <w:tr w:rsidRPr="007B7529" w:rsidR="00B35735" w:rsidTr="00460A9A" w14:paraId="6682D5A9" w14:textId="77777777">
        <w:trPr>
          <w:trHeight w:val="288"/>
        </w:trPr>
        <w:tc>
          <w:tcPr>
            <w:tcW w:w="3227" w:type="dxa"/>
            <w:shd w:val="clear" w:color="auto" w:fill="FF0066"/>
            <w:noWrap/>
            <w:vAlign w:val="center"/>
            <w:hideMark/>
          </w:tcPr>
          <w:p w:rsidRPr="00993B0B" w:rsidR="00347BCD" w:rsidP="00347BCD" w:rsidRDefault="00120727" w14:paraId="46E24F27" w14:textId="1939A1DA">
            <w:pPr>
              <w:spacing w:after="0" w:line="240" w:lineRule="auto"/>
              <w:jc w:val="center"/>
              <w:rPr>
                <w:rFonts w:ascii="Calibri" w:hAnsi="Calibri" w:eastAsia="Times New Roman" w:cs="Calibri"/>
                <w:color w:val="FFFFFF" w:themeColor="background1"/>
                <w:lang w:val="en-IN" w:eastAsia="en-IN"/>
              </w:rPr>
            </w:pPr>
            <w:r>
              <w:rPr>
                <w:rFonts w:ascii="Calibri" w:hAnsi="Calibri" w:eastAsia="Times New Roman" w:cs="Calibri"/>
                <w:color w:val="FFFFFF" w:themeColor="background1"/>
                <w:lang w:val="en-IN" w:eastAsia="en-IN"/>
              </w:rPr>
              <w:t>Saviynt</w:t>
            </w:r>
            <w:r w:rsidRPr="003A5A84" w:rsidR="00347BCD">
              <w:rPr>
                <w:rFonts w:ascii="Calibri" w:hAnsi="Calibri" w:eastAsia="Times New Roman" w:cs="Calibri"/>
                <w:color w:val="FFFFFF" w:themeColor="background1"/>
                <w:lang w:val="en-IN" w:eastAsia="en-IN"/>
              </w:rPr>
              <w:t xml:space="preserve"> </w:t>
            </w:r>
            <w:r w:rsidR="00347BCD">
              <w:rPr>
                <w:rFonts w:ascii="Calibri" w:hAnsi="Calibri" w:eastAsia="Times New Roman" w:cs="Calibri"/>
                <w:color w:val="FFFFFF" w:themeColor="background1"/>
                <w:lang w:val="en-IN" w:eastAsia="en-IN"/>
              </w:rPr>
              <w:t>Roles</w:t>
            </w:r>
          </w:p>
        </w:tc>
        <w:tc>
          <w:tcPr>
            <w:tcW w:w="3181" w:type="dxa"/>
            <w:shd w:val="clear" w:color="auto" w:fill="FF0066"/>
            <w:vAlign w:val="center"/>
            <w:hideMark/>
          </w:tcPr>
          <w:p w:rsidRPr="00993B0B" w:rsidR="00347BCD" w:rsidP="00347BCD" w:rsidRDefault="00347BCD" w14:paraId="730373EA" w14:textId="638DB9FC">
            <w:pPr>
              <w:spacing w:after="0" w:line="240" w:lineRule="auto"/>
              <w:jc w:val="center"/>
              <w:rPr>
                <w:rFonts w:ascii="Calibri" w:hAnsi="Calibri" w:eastAsia="Times New Roman" w:cs="Calibri"/>
                <w:color w:val="FFFFFF" w:themeColor="background1"/>
                <w:lang w:val="en-IN" w:eastAsia="en-IN"/>
              </w:rPr>
            </w:pPr>
            <w:r>
              <w:rPr>
                <w:rFonts w:ascii="Calibri" w:hAnsi="Calibri" w:eastAsia="Times New Roman" w:cs="Calibri"/>
                <w:color w:val="FFFFFF" w:themeColor="background1"/>
                <w:lang w:val="en-IN" w:eastAsia="en-IN"/>
              </w:rPr>
              <w:t>Polaris DB groups</w:t>
            </w:r>
          </w:p>
        </w:tc>
      </w:tr>
      <w:tr w:rsidRPr="007B7529" w:rsidR="005C5273" w:rsidTr="00460A9A" w14:paraId="4A4B67A7" w14:textId="77777777">
        <w:trPr>
          <w:trHeight w:val="288"/>
        </w:trPr>
        <w:tc>
          <w:tcPr>
            <w:tcW w:w="3227" w:type="dxa"/>
            <w:vMerge w:val="restart"/>
            <w:shd w:val="clear" w:color="auto" w:fill="auto"/>
            <w:noWrap/>
            <w:vAlign w:val="center"/>
            <w:hideMark/>
          </w:tcPr>
          <w:p w:rsidRPr="007B7529" w:rsidR="007B7529" w:rsidP="007B7529" w:rsidRDefault="007B7529" w14:paraId="444BA5C3" w14:textId="77777777">
            <w:pPr>
              <w:spacing w:after="0" w:line="240" w:lineRule="auto"/>
              <w:jc w:val="center"/>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 MPL Hydraulic and Power Engineering</w:t>
            </w:r>
          </w:p>
        </w:tc>
        <w:tc>
          <w:tcPr>
            <w:tcW w:w="3181" w:type="dxa"/>
            <w:shd w:val="clear" w:color="auto" w:fill="auto"/>
            <w:vAlign w:val="center"/>
            <w:hideMark/>
          </w:tcPr>
          <w:p w:rsidRPr="007B7529" w:rsidR="007B7529" w:rsidP="007B7529" w:rsidRDefault="007B7529" w14:paraId="2522FCDD"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FDY_USER</w:t>
            </w:r>
          </w:p>
        </w:tc>
      </w:tr>
      <w:tr w:rsidRPr="007B7529" w:rsidR="005C5273" w:rsidTr="00460A9A" w14:paraId="49F8C32C" w14:textId="77777777">
        <w:trPr>
          <w:trHeight w:val="288"/>
        </w:trPr>
        <w:tc>
          <w:tcPr>
            <w:tcW w:w="3227" w:type="dxa"/>
            <w:vMerge/>
            <w:vAlign w:val="center"/>
            <w:hideMark/>
          </w:tcPr>
          <w:p w:rsidRPr="007B7529" w:rsidR="007B7529" w:rsidP="007B7529" w:rsidRDefault="007B7529" w14:paraId="49D44271"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6F05BB8B"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POLARIS_USER</w:t>
            </w:r>
          </w:p>
        </w:tc>
      </w:tr>
      <w:tr w:rsidRPr="007B7529" w:rsidR="005C5273" w:rsidTr="00460A9A" w14:paraId="3A5FB4AD" w14:textId="77777777">
        <w:trPr>
          <w:trHeight w:val="288"/>
        </w:trPr>
        <w:tc>
          <w:tcPr>
            <w:tcW w:w="3227" w:type="dxa"/>
            <w:vMerge/>
            <w:vAlign w:val="center"/>
            <w:hideMark/>
          </w:tcPr>
          <w:p w:rsidRPr="007B7529" w:rsidR="007B7529" w:rsidP="007B7529" w:rsidRDefault="007B7529" w14:paraId="67645C9A"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1041762F"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POLARIS_POWER</w:t>
            </w:r>
          </w:p>
        </w:tc>
      </w:tr>
      <w:tr w:rsidRPr="007B7529" w:rsidR="005C5273" w:rsidTr="00460A9A" w14:paraId="768D53A4" w14:textId="77777777">
        <w:trPr>
          <w:trHeight w:val="288"/>
        </w:trPr>
        <w:tc>
          <w:tcPr>
            <w:tcW w:w="3227" w:type="dxa"/>
            <w:vMerge/>
            <w:vAlign w:val="center"/>
            <w:hideMark/>
          </w:tcPr>
          <w:p w:rsidRPr="007B7529" w:rsidR="007B7529" w:rsidP="007B7529" w:rsidRDefault="007B7529" w14:paraId="04A33541"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043EC161"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POLARIS_POWER_U</w:t>
            </w:r>
          </w:p>
        </w:tc>
      </w:tr>
      <w:tr w:rsidRPr="007B7529" w:rsidR="005C5273" w:rsidTr="00460A9A" w14:paraId="0FB973A0" w14:textId="77777777">
        <w:trPr>
          <w:trHeight w:val="288"/>
        </w:trPr>
        <w:tc>
          <w:tcPr>
            <w:tcW w:w="3227" w:type="dxa"/>
            <w:vMerge/>
            <w:vAlign w:val="center"/>
            <w:hideMark/>
          </w:tcPr>
          <w:p w:rsidRPr="007B7529" w:rsidR="007B7529" w:rsidP="007B7529" w:rsidRDefault="007B7529" w14:paraId="26CEBDA1"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644D977D"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POLARIS_ALL_READ</w:t>
            </w:r>
          </w:p>
        </w:tc>
      </w:tr>
      <w:tr w:rsidRPr="007B7529" w:rsidR="005C5273" w:rsidTr="00460A9A" w14:paraId="1DA885FA" w14:textId="77777777">
        <w:trPr>
          <w:trHeight w:val="288"/>
        </w:trPr>
        <w:tc>
          <w:tcPr>
            <w:tcW w:w="3227" w:type="dxa"/>
            <w:vMerge w:val="restart"/>
            <w:shd w:val="clear" w:color="auto" w:fill="auto"/>
            <w:noWrap/>
            <w:vAlign w:val="center"/>
            <w:hideMark/>
          </w:tcPr>
          <w:p w:rsidRPr="007B7529" w:rsidR="007B7529" w:rsidP="007B7529" w:rsidRDefault="007B7529" w14:paraId="5895731A" w14:textId="77777777">
            <w:pPr>
              <w:spacing w:after="0" w:line="240" w:lineRule="auto"/>
              <w:jc w:val="center"/>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 IT Application Support</w:t>
            </w:r>
          </w:p>
        </w:tc>
        <w:tc>
          <w:tcPr>
            <w:tcW w:w="3181" w:type="dxa"/>
            <w:shd w:val="clear" w:color="auto" w:fill="auto"/>
            <w:vAlign w:val="center"/>
            <w:hideMark/>
          </w:tcPr>
          <w:p w:rsidRPr="007B7529" w:rsidR="007B7529" w:rsidP="007B7529" w:rsidRDefault="007B7529" w14:paraId="786D8C33"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FDY_USER</w:t>
            </w:r>
          </w:p>
        </w:tc>
      </w:tr>
      <w:tr w:rsidRPr="007B7529" w:rsidR="005C5273" w:rsidTr="00460A9A" w14:paraId="424F2F56" w14:textId="77777777">
        <w:trPr>
          <w:trHeight w:val="288"/>
        </w:trPr>
        <w:tc>
          <w:tcPr>
            <w:tcW w:w="3227" w:type="dxa"/>
            <w:vMerge/>
            <w:vAlign w:val="center"/>
            <w:hideMark/>
          </w:tcPr>
          <w:p w:rsidRPr="007B7529" w:rsidR="007B7529" w:rsidP="007B7529" w:rsidRDefault="007B7529" w14:paraId="65288EA0"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5FF482EA"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POLARIS_USER</w:t>
            </w:r>
          </w:p>
        </w:tc>
      </w:tr>
      <w:tr w:rsidRPr="007B7529" w:rsidR="005C5273" w:rsidTr="00460A9A" w14:paraId="4F19584D" w14:textId="77777777">
        <w:trPr>
          <w:trHeight w:val="288"/>
        </w:trPr>
        <w:tc>
          <w:tcPr>
            <w:tcW w:w="3227" w:type="dxa"/>
            <w:vMerge/>
            <w:vAlign w:val="center"/>
            <w:hideMark/>
          </w:tcPr>
          <w:p w:rsidRPr="007B7529" w:rsidR="007B7529" w:rsidP="007B7529" w:rsidRDefault="007B7529" w14:paraId="72D7D865"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5D9598F2"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POLARIS_IT</w:t>
            </w:r>
          </w:p>
        </w:tc>
      </w:tr>
      <w:tr w:rsidRPr="007B7529" w:rsidR="005C5273" w:rsidTr="00460A9A" w14:paraId="56E05743" w14:textId="77777777">
        <w:trPr>
          <w:trHeight w:val="288"/>
        </w:trPr>
        <w:tc>
          <w:tcPr>
            <w:tcW w:w="3227" w:type="dxa"/>
            <w:vMerge/>
            <w:vAlign w:val="center"/>
            <w:hideMark/>
          </w:tcPr>
          <w:p w:rsidRPr="007B7529" w:rsidR="007B7529" w:rsidP="007B7529" w:rsidRDefault="007B7529" w14:paraId="1A5D5A64"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0A616EB2"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POLARIS_ALL_READ</w:t>
            </w:r>
          </w:p>
        </w:tc>
      </w:tr>
      <w:tr w:rsidRPr="007B7529" w:rsidR="005C5273" w:rsidTr="00460A9A" w14:paraId="2CFFBD59" w14:textId="77777777">
        <w:trPr>
          <w:trHeight w:val="288"/>
        </w:trPr>
        <w:tc>
          <w:tcPr>
            <w:tcW w:w="3227" w:type="dxa"/>
            <w:vMerge w:val="restart"/>
            <w:shd w:val="clear" w:color="auto" w:fill="auto"/>
            <w:noWrap/>
            <w:vAlign w:val="center"/>
            <w:hideMark/>
          </w:tcPr>
          <w:p w:rsidRPr="007B7529" w:rsidR="007B7529" w:rsidP="007B7529" w:rsidRDefault="007B7529" w14:paraId="778092CF" w14:textId="77777777">
            <w:pPr>
              <w:spacing w:after="0" w:line="240" w:lineRule="auto"/>
              <w:jc w:val="center"/>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 MPL Application Support Administration</w:t>
            </w:r>
          </w:p>
        </w:tc>
        <w:tc>
          <w:tcPr>
            <w:tcW w:w="3181" w:type="dxa"/>
            <w:shd w:val="clear" w:color="auto" w:fill="auto"/>
            <w:vAlign w:val="center"/>
            <w:hideMark/>
          </w:tcPr>
          <w:p w:rsidRPr="007B7529" w:rsidR="007B7529" w:rsidP="007B7529" w:rsidRDefault="007B7529" w14:paraId="1A8CF781"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FDY_USER</w:t>
            </w:r>
          </w:p>
        </w:tc>
      </w:tr>
      <w:tr w:rsidRPr="007B7529" w:rsidR="005C5273" w:rsidTr="00460A9A" w14:paraId="14A3F415" w14:textId="77777777">
        <w:trPr>
          <w:trHeight w:val="288"/>
        </w:trPr>
        <w:tc>
          <w:tcPr>
            <w:tcW w:w="3227" w:type="dxa"/>
            <w:vMerge/>
            <w:vAlign w:val="center"/>
            <w:hideMark/>
          </w:tcPr>
          <w:p w:rsidRPr="007B7529" w:rsidR="007B7529" w:rsidP="007B7529" w:rsidRDefault="007B7529" w14:paraId="6A0FBC9F"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78C40FED"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POLARIS_USER</w:t>
            </w:r>
          </w:p>
        </w:tc>
      </w:tr>
      <w:tr w:rsidRPr="007B7529" w:rsidR="005C5273" w:rsidTr="00460A9A" w14:paraId="393ABF89" w14:textId="77777777">
        <w:trPr>
          <w:trHeight w:val="288"/>
        </w:trPr>
        <w:tc>
          <w:tcPr>
            <w:tcW w:w="3227" w:type="dxa"/>
            <w:vMerge/>
            <w:vAlign w:val="center"/>
            <w:hideMark/>
          </w:tcPr>
          <w:p w:rsidRPr="007B7529" w:rsidR="007B7529" w:rsidP="007B7529" w:rsidRDefault="007B7529" w14:paraId="70D77C34"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15C4C809"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POLARIS_ADMIN</w:t>
            </w:r>
          </w:p>
        </w:tc>
      </w:tr>
      <w:tr w:rsidRPr="007B7529" w:rsidR="005C5273" w:rsidTr="00460A9A" w14:paraId="19E21888" w14:textId="77777777">
        <w:trPr>
          <w:trHeight w:val="288"/>
        </w:trPr>
        <w:tc>
          <w:tcPr>
            <w:tcW w:w="3227" w:type="dxa"/>
            <w:vMerge/>
            <w:vAlign w:val="center"/>
            <w:hideMark/>
          </w:tcPr>
          <w:p w:rsidRPr="007B7529" w:rsidR="007B7529" w:rsidP="007B7529" w:rsidRDefault="007B7529" w14:paraId="1DD2C270"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397A0A18"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SHIFT_ADMIN</w:t>
            </w:r>
          </w:p>
        </w:tc>
      </w:tr>
      <w:tr w:rsidRPr="007B7529" w:rsidR="005C5273" w:rsidTr="00460A9A" w14:paraId="4C50F524" w14:textId="77777777">
        <w:trPr>
          <w:trHeight w:val="288"/>
        </w:trPr>
        <w:tc>
          <w:tcPr>
            <w:tcW w:w="3227" w:type="dxa"/>
            <w:vMerge w:val="restart"/>
            <w:shd w:val="clear" w:color="auto" w:fill="auto"/>
            <w:noWrap/>
            <w:vAlign w:val="center"/>
            <w:hideMark/>
          </w:tcPr>
          <w:p w:rsidRPr="007B7529" w:rsidR="007B7529" w:rsidP="007B7529" w:rsidRDefault="007B7529" w14:paraId="11D3DCC5" w14:textId="77777777">
            <w:pPr>
              <w:spacing w:after="0" w:line="240" w:lineRule="auto"/>
              <w:jc w:val="center"/>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 MPL BO and P Analysis</w:t>
            </w:r>
          </w:p>
        </w:tc>
        <w:tc>
          <w:tcPr>
            <w:tcW w:w="3181" w:type="dxa"/>
            <w:shd w:val="clear" w:color="auto" w:fill="auto"/>
            <w:vAlign w:val="center"/>
            <w:hideMark/>
          </w:tcPr>
          <w:p w:rsidRPr="007B7529" w:rsidR="007B7529" w:rsidP="007B7529" w:rsidRDefault="007B7529" w14:paraId="07C9305C"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FDY_USER</w:t>
            </w:r>
          </w:p>
        </w:tc>
      </w:tr>
      <w:tr w:rsidRPr="007B7529" w:rsidR="005C5273" w:rsidTr="00460A9A" w14:paraId="01320267" w14:textId="77777777">
        <w:trPr>
          <w:trHeight w:val="288"/>
        </w:trPr>
        <w:tc>
          <w:tcPr>
            <w:tcW w:w="3227" w:type="dxa"/>
            <w:vMerge/>
            <w:vAlign w:val="center"/>
            <w:hideMark/>
          </w:tcPr>
          <w:p w:rsidRPr="007B7529" w:rsidR="007B7529" w:rsidP="007B7529" w:rsidRDefault="007B7529" w14:paraId="58D93700"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201FDB6F"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POLARIS_USER</w:t>
            </w:r>
          </w:p>
        </w:tc>
      </w:tr>
      <w:tr w:rsidRPr="007B7529" w:rsidR="005C5273" w:rsidTr="00460A9A" w14:paraId="1E9DA73D" w14:textId="77777777">
        <w:trPr>
          <w:trHeight w:val="288"/>
        </w:trPr>
        <w:tc>
          <w:tcPr>
            <w:tcW w:w="3227" w:type="dxa"/>
            <w:vMerge/>
            <w:vAlign w:val="center"/>
            <w:hideMark/>
          </w:tcPr>
          <w:p w:rsidRPr="007B7529" w:rsidR="007B7529" w:rsidP="007B7529" w:rsidRDefault="007B7529" w14:paraId="7692CB0F"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7884EDA4"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POLARIS_ALL_READ</w:t>
            </w:r>
          </w:p>
        </w:tc>
      </w:tr>
      <w:tr w:rsidRPr="007B7529" w:rsidR="005C5273" w:rsidTr="00460A9A" w14:paraId="614D1664" w14:textId="77777777">
        <w:trPr>
          <w:trHeight w:val="288"/>
        </w:trPr>
        <w:tc>
          <w:tcPr>
            <w:tcW w:w="3227" w:type="dxa"/>
            <w:vMerge/>
            <w:vAlign w:val="center"/>
            <w:hideMark/>
          </w:tcPr>
          <w:p w:rsidRPr="007B7529" w:rsidR="007B7529" w:rsidP="007B7529" w:rsidRDefault="007B7529" w14:paraId="21258FFA"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391121DE"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POLARIS_FINANCIAL</w:t>
            </w:r>
          </w:p>
        </w:tc>
      </w:tr>
      <w:tr w:rsidRPr="007B7529" w:rsidR="005C5273" w:rsidTr="00460A9A" w14:paraId="1DEA1F41" w14:textId="77777777">
        <w:trPr>
          <w:trHeight w:val="288"/>
        </w:trPr>
        <w:tc>
          <w:tcPr>
            <w:tcW w:w="3227" w:type="dxa"/>
            <w:vMerge/>
            <w:vAlign w:val="center"/>
            <w:hideMark/>
          </w:tcPr>
          <w:p w:rsidRPr="007B7529" w:rsidR="007B7529" w:rsidP="007B7529" w:rsidRDefault="007B7529" w14:paraId="6560E4E0"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51394A74"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POLARIS_FINANCIAL_U</w:t>
            </w:r>
          </w:p>
        </w:tc>
      </w:tr>
      <w:tr w:rsidRPr="007B7529" w:rsidR="005C5273" w:rsidTr="00460A9A" w14:paraId="051E3CF4" w14:textId="77777777">
        <w:trPr>
          <w:trHeight w:val="288"/>
        </w:trPr>
        <w:tc>
          <w:tcPr>
            <w:tcW w:w="3227" w:type="dxa"/>
            <w:vMerge w:val="restart"/>
            <w:shd w:val="clear" w:color="auto" w:fill="auto"/>
            <w:noWrap/>
            <w:vAlign w:val="center"/>
            <w:hideMark/>
          </w:tcPr>
          <w:p w:rsidRPr="007B7529" w:rsidR="007B7529" w:rsidP="007B7529" w:rsidRDefault="007B7529" w14:paraId="39BDD5A8" w14:textId="77777777">
            <w:pPr>
              <w:spacing w:after="0" w:line="240" w:lineRule="auto"/>
              <w:jc w:val="center"/>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 MPL Crude Movement Analyst</w:t>
            </w:r>
          </w:p>
        </w:tc>
        <w:tc>
          <w:tcPr>
            <w:tcW w:w="3181" w:type="dxa"/>
            <w:shd w:val="clear" w:color="auto" w:fill="auto"/>
            <w:vAlign w:val="center"/>
            <w:hideMark/>
          </w:tcPr>
          <w:p w:rsidRPr="007B7529" w:rsidR="007B7529" w:rsidP="007B7529" w:rsidRDefault="007B7529" w14:paraId="42BA6E17"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FDY_USER</w:t>
            </w:r>
          </w:p>
        </w:tc>
      </w:tr>
      <w:tr w:rsidRPr="007B7529" w:rsidR="005C5273" w:rsidTr="00460A9A" w14:paraId="13D3A876" w14:textId="77777777">
        <w:trPr>
          <w:trHeight w:val="288"/>
        </w:trPr>
        <w:tc>
          <w:tcPr>
            <w:tcW w:w="3227" w:type="dxa"/>
            <w:vMerge/>
            <w:vAlign w:val="center"/>
            <w:hideMark/>
          </w:tcPr>
          <w:p w:rsidRPr="007B7529" w:rsidR="007B7529" w:rsidP="007B7529" w:rsidRDefault="007B7529" w14:paraId="741512E3"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67827BC8"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POLARIS_USER</w:t>
            </w:r>
          </w:p>
        </w:tc>
      </w:tr>
      <w:tr w:rsidRPr="007B7529" w:rsidR="005C5273" w:rsidTr="00460A9A" w14:paraId="5929E485" w14:textId="77777777">
        <w:trPr>
          <w:trHeight w:val="288"/>
        </w:trPr>
        <w:tc>
          <w:tcPr>
            <w:tcW w:w="3227" w:type="dxa"/>
            <w:vMerge/>
            <w:vAlign w:val="center"/>
            <w:hideMark/>
          </w:tcPr>
          <w:p w:rsidRPr="007B7529" w:rsidR="007B7529" w:rsidP="007B7529" w:rsidRDefault="007B7529" w14:paraId="39F2738F"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254813BC"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POLARIS_CRUDACCT</w:t>
            </w:r>
          </w:p>
        </w:tc>
      </w:tr>
      <w:tr w:rsidRPr="007B7529" w:rsidR="005C5273" w:rsidTr="00460A9A" w14:paraId="71D32DF6" w14:textId="77777777">
        <w:trPr>
          <w:trHeight w:val="288"/>
        </w:trPr>
        <w:tc>
          <w:tcPr>
            <w:tcW w:w="3227" w:type="dxa"/>
            <w:vMerge/>
            <w:vAlign w:val="center"/>
            <w:hideMark/>
          </w:tcPr>
          <w:p w:rsidRPr="007B7529" w:rsidR="007B7529" w:rsidP="007B7529" w:rsidRDefault="007B7529" w14:paraId="37309843"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5E4E02ED"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POLARIS_CRUDACCT_U</w:t>
            </w:r>
          </w:p>
        </w:tc>
      </w:tr>
      <w:tr w:rsidRPr="007B7529" w:rsidR="005C5273" w:rsidTr="00460A9A" w14:paraId="3E744EE7" w14:textId="77777777">
        <w:trPr>
          <w:trHeight w:val="288"/>
        </w:trPr>
        <w:tc>
          <w:tcPr>
            <w:tcW w:w="3227" w:type="dxa"/>
            <w:vMerge/>
            <w:vAlign w:val="center"/>
            <w:hideMark/>
          </w:tcPr>
          <w:p w:rsidRPr="007B7529" w:rsidR="007B7529" w:rsidP="007B7529" w:rsidRDefault="007B7529" w14:paraId="4D973DD6"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3E2C242B"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 Prod Oracle</w:t>
            </w:r>
          </w:p>
        </w:tc>
      </w:tr>
      <w:tr w:rsidRPr="007B7529" w:rsidR="005C5273" w:rsidTr="00460A9A" w14:paraId="56680C18" w14:textId="77777777">
        <w:trPr>
          <w:trHeight w:val="288"/>
        </w:trPr>
        <w:tc>
          <w:tcPr>
            <w:tcW w:w="3227" w:type="dxa"/>
            <w:vMerge/>
            <w:vAlign w:val="center"/>
            <w:hideMark/>
          </w:tcPr>
          <w:p w:rsidRPr="007B7529" w:rsidR="007B7529" w:rsidP="007B7529" w:rsidRDefault="007B7529" w14:paraId="0F03C020"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1DEE34B0"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POLARIS_SCHED</w:t>
            </w:r>
          </w:p>
        </w:tc>
      </w:tr>
      <w:tr w:rsidRPr="007B7529" w:rsidR="005C5273" w:rsidTr="00460A9A" w14:paraId="322458B6" w14:textId="77777777">
        <w:trPr>
          <w:trHeight w:val="288"/>
        </w:trPr>
        <w:tc>
          <w:tcPr>
            <w:tcW w:w="3227" w:type="dxa"/>
            <w:vMerge/>
            <w:vAlign w:val="center"/>
            <w:hideMark/>
          </w:tcPr>
          <w:p w:rsidRPr="007B7529" w:rsidR="007B7529" w:rsidP="007B7529" w:rsidRDefault="007B7529" w14:paraId="70A4CB7C"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7D1F3AEC"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POLARIS_SCHED_U</w:t>
            </w:r>
          </w:p>
        </w:tc>
      </w:tr>
      <w:tr w:rsidRPr="007B7529" w:rsidR="005C5273" w:rsidTr="00460A9A" w14:paraId="3B043652" w14:textId="77777777">
        <w:trPr>
          <w:trHeight w:val="288"/>
        </w:trPr>
        <w:tc>
          <w:tcPr>
            <w:tcW w:w="3227" w:type="dxa"/>
            <w:vMerge/>
            <w:vAlign w:val="center"/>
            <w:hideMark/>
          </w:tcPr>
          <w:p w:rsidRPr="007B7529" w:rsidR="007B7529" w:rsidP="007B7529" w:rsidRDefault="007B7529" w14:paraId="376C0407"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45E34614"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POLARIS_ALL_READ</w:t>
            </w:r>
          </w:p>
        </w:tc>
      </w:tr>
      <w:tr w:rsidRPr="007B7529" w:rsidR="005C5273" w:rsidTr="00460A9A" w14:paraId="514A89B5" w14:textId="77777777">
        <w:trPr>
          <w:trHeight w:val="288"/>
        </w:trPr>
        <w:tc>
          <w:tcPr>
            <w:tcW w:w="3227" w:type="dxa"/>
            <w:vMerge w:val="restart"/>
            <w:shd w:val="clear" w:color="auto" w:fill="auto"/>
            <w:noWrap/>
            <w:vAlign w:val="center"/>
            <w:hideMark/>
          </w:tcPr>
          <w:p w:rsidRPr="007B7529" w:rsidR="007B7529" w:rsidP="007B7529" w:rsidRDefault="007B7529" w14:paraId="2BA4C573" w14:textId="77777777">
            <w:pPr>
              <w:spacing w:after="0" w:line="240" w:lineRule="auto"/>
              <w:jc w:val="center"/>
              <w:rPr>
                <w:rFonts w:ascii="Calibri" w:hAnsi="Calibri" w:eastAsia="Times New Roman" w:cs="Times New Roman"/>
                <w:color w:val="000000"/>
                <w:lang w:val="en-IN" w:eastAsia="en-IN"/>
              </w:rPr>
            </w:pPr>
            <w:r w:rsidRPr="00940D7E">
              <w:rPr>
                <w:rFonts w:ascii="Calibri" w:hAnsi="Calibri" w:eastAsia="Times New Roman" w:cs="Times New Roman"/>
                <w:color w:val="000000"/>
                <w:lang w:val="en-IN" w:eastAsia="en-IN"/>
              </w:rPr>
              <w:t>Polaris MPL ES and R Analyst</w:t>
            </w:r>
          </w:p>
        </w:tc>
        <w:tc>
          <w:tcPr>
            <w:tcW w:w="3181" w:type="dxa"/>
            <w:shd w:val="clear" w:color="auto" w:fill="auto"/>
            <w:vAlign w:val="center"/>
            <w:hideMark/>
          </w:tcPr>
          <w:p w:rsidRPr="007B7529" w:rsidR="007B7529" w:rsidP="007B7529" w:rsidRDefault="007B7529" w14:paraId="6B37A890"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FDY_USER</w:t>
            </w:r>
          </w:p>
        </w:tc>
      </w:tr>
      <w:tr w:rsidRPr="007B7529" w:rsidR="005C5273" w:rsidTr="00460A9A" w14:paraId="2BE2C749" w14:textId="77777777">
        <w:trPr>
          <w:trHeight w:val="288"/>
        </w:trPr>
        <w:tc>
          <w:tcPr>
            <w:tcW w:w="3227" w:type="dxa"/>
            <w:vMerge/>
            <w:shd w:val="clear" w:color="auto" w:fill="auto"/>
            <w:vAlign w:val="center"/>
            <w:hideMark/>
          </w:tcPr>
          <w:p w:rsidRPr="007B7529" w:rsidR="007B7529" w:rsidP="007B7529" w:rsidRDefault="007B7529" w14:paraId="3391C616"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7A6911F4"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POLARIS_USER</w:t>
            </w:r>
          </w:p>
        </w:tc>
      </w:tr>
      <w:tr w:rsidRPr="007B7529" w:rsidR="005C5273" w:rsidTr="00460A9A" w14:paraId="7CC99441" w14:textId="77777777">
        <w:trPr>
          <w:trHeight w:val="288"/>
        </w:trPr>
        <w:tc>
          <w:tcPr>
            <w:tcW w:w="3227" w:type="dxa"/>
            <w:vMerge/>
            <w:shd w:val="clear" w:color="auto" w:fill="auto"/>
            <w:vAlign w:val="center"/>
            <w:hideMark/>
          </w:tcPr>
          <w:p w:rsidRPr="007B7529" w:rsidR="007B7529" w:rsidP="007B7529" w:rsidRDefault="007B7529" w14:paraId="360408EC"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53D71190"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POLARIS_ALL_READ</w:t>
            </w:r>
          </w:p>
        </w:tc>
      </w:tr>
      <w:tr w:rsidRPr="007B7529" w:rsidR="005C5273" w:rsidTr="00460A9A" w14:paraId="4D11A873" w14:textId="77777777">
        <w:trPr>
          <w:trHeight w:val="288"/>
        </w:trPr>
        <w:tc>
          <w:tcPr>
            <w:tcW w:w="3227" w:type="dxa"/>
            <w:vMerge/>
            <w:shd w:val="clear" w:color="auto" w:fill="auto"/>
            <w:vAlign w:val="center"/>
            <w:hideMark/>
          </w:tcPr>
          <w:p w:rsidRPr="007B7529" w:rsidR="007B7529" w:rsidP="007B7529" w:rsidRDefault="007B7529" w14:paraId="5C4984BD"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0B761BB5"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POLARIS_OC</w:t>
            </w:r>
          </w:p>
        </w:tc>
      </w:tr>
      <w:tr w:rsidRPr="007B7529" w:rsidR="005C5273" w:rsidTr="00460A9A" w14:paraId="2AA27F95" w14:textId="77777777">
        <w:trPr>
          <w:trHeight w:val="288"/>
        </w:trPr>
        <w:tc>
          <w:tcPr>
            <w:tcW w:w="3227" w:type="dxa"/>
            <w:vMerge/>
            <w:shd w:val="clear" w:color="auto" w:fill="auto"/>
            <w:vAlign w:val="center"/>
            <w:hideMark/>
          </w:tcPr>
          <w:p w:rsidRPr="007B7529" w:rsidR="007B7529" w:rsidP="007B7529" w:rsidRDefault="007B7529" w14:paraId="3978185F"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4F4BD11F"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POLARIS_OC_U</w:t>
            </w:r>
          </w:p>
        </w:tc>
      </w:tr>
      <w:tr w:rsidRPr="007B7529" w:rsidR="005C5273" w:rsidTr="00460A9A" w14:paraId="3ABD1CD4" w14:textId="77777777">
        <w:trPr>
          <w:trHeight w:val="288"/>
        </w:trPr>
        <w:tc>
          <w:tcPr>
            <w:tcW w:w="3227" w:type="dxa"/>
            <w:vMerge w:val="restart"/>
            <w:shd w:val="clear" w:color="auto" w:fill="auto"/>
            <w:noWrap/>
            <w:vAlign w:val="center"/>
            <w:hideMark/>
          </w:tcPr>
          <w:p w:rsidRPr="007B7529" w:rsidR="007B7529" w:rsidP="007B7529" w:rsidRDefault="007B7529" w14:paraId="3705517E" w14:textId="77777777">
            <w:pPr>
              <w:spacing w:after="0" w:line="240" w:lineRule="auto"/>
              <w:jc w:val="center"/>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 MPL Field Operations</w:t>
            </w:r>
          </w:p>
        </w:tc>
        <w:tc>
          <w:tcPr>
            <w:tcW w:w="3181" w:type="dxa"/>
            <w:shd w:val="clear" w:color="auto" w:fill="auto"/>
            <w:vAlign w:val="center"/>
            <w:hideMark/>
          </w:tcPr>
          <w:p w:rsidRPr="007B7529" w:rsidR="007B7529" w:rsidP="007B7529" w:rsidRDefault="007B7529" w14:paraId="62142ADC"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FDY_USER</w:t>
            </w:r>
          </w:p>
        </w:tc>
      </w:tr>
      <w:tr w:rsidRPr="007B7529" w:rsidR="005C5273" w:rsidTr="00460A9A" w14:paraId="3019DEF2" w14:textId="77777777">
        <w:trPr>
          <w:trHeight w:val="288"/>
        </w:trPr>
        <w:tc>
          <w:tcPr>
            <w:tcW w:w="3227" w:type="dxa"/>
            <w:vMerge/>
            <w:vAlign w:val="center"/>
            <w:hideMark/>
          </w:tcPr>
          <w:p w:rsidRPr="007B7529" w:rsidR="007B7529" w:rsidP="007B7529" w:rsidRDefault="007B7529" w14:paraId="0407C1DE"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38A514C0"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POLARIS_USER</w:t>
            </w:r>
          </w:p>
        </w:tc>
      </w:tr>
      <w:tr w:rsidRPr="007B7529" w:rsidR="005C5273" w:rsidTr="00460A9A" w14:paraId="5D76390D" w14:textId="77777777">
        <w:trPr>
          <w:trHeight w:val="288"/>
        </w:trPr>
        <w:tc>
          <w:tcPr>
            <w:tcW w:w="3227" w:type="dxa"/>
            <w:vMerge/>
            <w:vAlign w:val="center"/>
            <w:hideMark/>
          </w:tcPr>
          <w:p w:rsidRPr="007B7529" w:rsidR="007B7529" w:rsidP="007B7529" w:rsidRDefault="007B7529" w14:paraId="6B8AB18B"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42CA1436"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POLARIS_REMOTE</w:t>
            </w:r>
          </w:p>
        </w:tc>
      </w:tr>
      <w:tr w:rsidRPr="007B7529" w:rsidR="005C5273" w:rsidTr="00460A9A" w14:paraId="2CFDB89F" w14:textId="77777777">
        <w:trPr>
          <w:trHeight w:val="288"/>
        </w:trPr>
        <w:tc>
          <w:tcPr>
            <w:tcW w:w="3227" w:type="dxa"/>
            <w:vMerge/>
            <w:vAlign w:val="center"/>
            <w:hideMark/>
          </w:tcPr>
          <w:p w:rsidRPr="007B7529" w:rsidR="007B7529" w:rsidP="007B7529" w:rsidRDefault="007B7529" w14:paraId="1B7794F8"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559AC17D"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POLARIS_REMOTE_U</w:t>
            </w:r>
          </w:p>
        </w:tc>
      </w:tr>
      <w:tr w:rsidRPr="007B7529" w:rsidR="005C5273" w:rsidTr="00460A9A" w14:paraId="6D7A5815" w14:textId="77777777">
        <w:trPr>
          <w:trHeight w:val="288"/>
        </w:trPr>
        <w:tc>
          <w:tcPr>
            <w:tcW w:w="3227" w:type="dxa"/>
            <w:vMerge/>
            <w:vAlign w:val="center"/>
            <w:hideMark/>
          </w:tcPr>
          <w:p w:rsidRPr="007B7529" w:rsidR="007B7529" w:rsidP="007B7529" w:rsidRDefault="007B7529" w14:paraId="1CA067EE"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50BFE9D4"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POLARIS_ALL_READ</w:t>
            </w:r>
          </w:p>
        </w:tc>
      </w:tr>
      <w:tr w:rsidRPr="007B7529" w:rsidR="005C5273" w:rsidTr="00460A9A" w14:paraId="2A913DA0" w14:textId="77777777">
        <w:trPr>
          <w:trHeight w:val="288"/>
        </w:trPr>
        <w:tc>
          <w:tcPr>
            <w:tcW w:w="3227" w:type="dxa"/>
            <w:vMerge w:val="restart"/>
            <w:shd w:val="clear" w:color="auto" w:fill="auto"/>
            <w:noWrap/>
            <w:vAlign w:val="center"/>
            <w:hideMark/>
          </w:tcPr>
          <w:p w:rsidRPr="007B7529" w:rsidR="007B7529" w:rsidP="007B7529" w:rsidRDefault="007B7529" w14:paraId="09921751" w14:textId="77777777">
            <w:pPr>
              <w:spacing w:after="0" w:line="240" w:lineRule="auto"/>
              <w:jc w:val="center"/>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 MPL Financial Accounting</w:t>
            </w:r>
          </w:p>
        </w:tc>
        <w:tc>
          <w:tcPr>
            <w:tcW w:w="3181" w:type="dxa"/>
            <w:shd w:val="clear" w:color="auto" w:fill="auto"/>
            <w:vAlign w:val="center"/>
            <w:hideMark/>
          </w:tcPr>
          <w:p w:rsidRPr="007B7529" w:rsidR="007B7529" w:rsidP="007B7529" w:rsidRDefault="007B7529" w14:paraId="4495314D"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FDY_USER</w:t>
            </w:r>
          </w:p>
        </w:tc>
      </w:tr>
      <w:tr w:rsidRPr="007B7529" w:rsidR="005C5273" w:rsidTr="00460A9A" w14:paraId="488F4256" w14:textId="77777777">
        <w:trPr>
          <w:trHeight w:val="288"/>
        </w:trPr>
        <w:tc>
          <w:tcPr>
            <w:tcW w:w="3227" w:type="dxa"/>
            <w:vMerge/>
            <w:vAlign w:val="center"/>
            <w:hideMark/>
          </w:tcPr>
          <w:p w:rsidRPr="007B7529" w:rsidR="007B7529" w:rsidP="007B7529" w:rsidRDefault="007B7529" w14:paraId="20F5F71F"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17162B7E"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POLARIS_USER</w:t>
            </w:r>
          </w:p>
        </w:tc>
      </w:tr>
      <w:tr w:rsidRPr="007B7529" w:rsidR="005C5273" w:rsidTr="00460A9A" w14:paraId="1E9626F9" w14:textId="77777777">
        <w:trPr>
          <w:trHeight w:val="288"/>
        </w:trPr>
        <w:tc>
          <w:tcPr>
            <w:tcW w:w="3227" w:type="dxa"/>
            <w:vMerge/>
            <w:vAlign w:val="center"/>
            <w:hideMark/>
          </w:tcPr>
          <w:p w:rsidRPr="007B7529" w:rsidR="007B7529" w:rsidP="007B7529" w:rsidRDefault="007B7529" w14:paraId="3AF0B49C"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3F4D9692"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POLARIS_ALL_READ</w:t>
            </w:r>
          </w:p>
        </w:tc>
      </w:tr>
      <w:tr w:rsidRPr="007B7529" w:rsidR="005C5273" w:rsidTr="00460A9A" w14:paraId="24C03F89" w14:textId="77777777">
        <w:trPr>
          <w:trHeight w:val="288"/>
        </w:trPr>
        <w:tc>
          <w:tcPr>
            <w:tcW w:w="3227" w:type="dxa"/>
            <w:vMerge/>
            <w:vAlign w:val="center"/>
            <w:hideMark/>
          </w:tcPr>
          <w:p w:rsidRPr="007B7529" w:rsidR="007B7529" w:rsidP="007B7529" w:rsidRDefault="007B7529" w14:paraId="0161E053"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22E776AB"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POLARIS_FINANCIAL</w:t>
            </w:r>
          </w:p>
        </w:tc>
      </w:tr>
      <w:tr w:rsidRPr="007B7529" w:rsidR="005C5273" w:rsidTr="00460A9A" w14:paraId="46737FA2" w14:textId="77777777">
        <w:trPr>
          <w:trHeight w:val="288"/>
        </w:trPr>
        <w:tc>
          <w:tcPr>
            <w:tcW w:w="3227" w:type="dxa"/>
            <w:vMerge/>
            <w:vAlign w:val="center"/>
            <w:hideMark/>
          </w:tcPr>
          <w:p w:rsidRPr="007B7529" w:rsidR="007B7529" w:rsidP="007B7529" w:rsidRDefault="007B7529" w14:paraId="7E523FB3"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34629ED1"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POLARIS_FINANCIAL_U</w:t>
            </w:r>
          </w:p>
        </w:tc>
      </w:tr>
      <w:tr w:rsidRPr="007B7529" w:rsidR="005C5273" w:rsidTr="00460A9A" w14:paraId="36B8635C" w14:textId="77777777">
        <w:trPr>
          <w:trHeight w:val="288"/>
        </w:trPr>
        <w:tc>
          <w:tcPr>
            <w:tcW w:w="3227" w:type="dxa"/>
            <w:vMerge w:val="restart"/>
            <w:shd w:val="clear" w:color="auto" w:fill="auto"/>
            <w:noWrap/>
            <w:vAlign w:val="center"/>
            <w:hideMark/>
          </w:tcPr>
          <w:p w:rsidRPr="007B7529" w:rsidR="007B7529" w:rsidP="007B7529" w:rsidRDefault="007B7529" w14:paraId="57F43D2C" w14:textId="77777777">
            <w:pPr>
              <w:spacing w:after="0" w:line="240" w:lineRule="auto"/>
              <w:jc w:val="center"/>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 MPL Measurement and Proving Support</w:t>
            </w:r>
          </w:p>
        </w:tc>
        <w:tc>
          <w:tcPr>
            <w:tcW w:w="3181" w:type="dxa"/>
            <w:shd w:val="clear" w:color="auto" w:fill="auto"/>
            <w:vAlign w:val="center"/>
            <w:hideMark/>
          </w:tcPr>
          <w:p w:rsidRPr="007B7529" w:rsidR="007B7529" w:rsidP="007B7529" w:rsidRDefault="007B7529" w14:paraId="4FDB9A39"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FDY_USER</w:t>
            </w:r>
          </w:p>
        </w:tc>
      </w:tr>
      <w:tr w:rsidRPr="007B7529" w:rsidR="005C5273" w:rsidTr="00460A9A" w14:paraId="04C1DF03" w14:textId="77777777">
        <w:trPr>
          <w:trHeight w:val="288"/>
        </w:trPr>
        <w:tc>
          <w:tcPr>
            <w:tcW w:w="3227" w:type="dxa"/>
            <w:vMerge/>
            <w:vAlign w:val="center"/>
            <w:hideMark/>
          </w:tcPr>
          <w:p w:rsidRPr="007B7529" w:rsidR="007B7529" w:rsidP="007B7529" w:rsidRDefault="007B7529" w14:paraId="5AC8946A"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5BF29819"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POLARIS_USER</w:t>
            </w:r>
          </w:p>
        </w:tc>
      </w:tr>
      <w:tr w:rsidRPr="007B7529" w:rsidR="005C5273" w:rsidTr="00460A9A" w14:paraId="07BD9655" w14:textId="77777777">
        <w:trPr>
          <w:trHeight w:val="288"/>
        </w:trPr>
        <w:tc>
          <w:tcPr>
            <w:tcW w:w="3227" w:type="dxa"/>
            <w:vMerge/>
            <w:vAlign w:val="center"/>
            <w:hideMark/>
          </w:tcPr>
          <w:p w:rsidRPr="007B7529" w:rsidR="007B7529" w:rsidP="007B7529" w:rsidRDefault="007B7529" w14:paraId="1C952718"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2109959E"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POLARIS_ALL_READ</w:t>
            </w:r>
          </w:p>
        </w:tc>
      </w:tr>
      <w:tr w:rsidRPr="007B7529" w:rsidR="005C5273" w:rsidTr="00460A9A" w14:paraId="1A594C55" w14:textId="77777777">
        <w:trPr>
          <w:trHeight w:val="288"/>
        </w:trPr>
        <w:tc>
          <w:tcPr>
            <w:tcW w:w="3227" w:type="dxa"/>
            <w:vMerge/>
            <w:vAlign w:val="center"/>
            <w:hideMark/>
          </w:tcPr>
          <w:p w:rsidRPr="007B7529" w:rsidR="007B7529" w:rsidP="007B7529" w:rsidRDefault="007B7529" w14:paraId="0F3CFCBF"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31B8D1E7"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POLARIS_MEASURE</w:t>
            </w:r>
          </w:p>
        </w:tc>
      </w:tr>
      <w:tr w:rsidRPr="007B7529" w:rsidR="005C5273" w:rsidTr="00460A9A" w14:paraId="215BA15D" w14:textId="77777777">
        <w:trPr>
          <w:trHeight w:val="288"/>
        </w:trPr>
        <w:tc>
          <w:tcPr>
            <w:tcW w:w="3227" w:type="dxa"/>
            <w:vMerge/>
            <w:vAlign w:val="center"/>
            <w:hideMark/>
          </w:tcPr>
          <w:p w:rsidRPr="007B7529" w:rsidR="007B7529" w:rsidP="007B7529" w:rsidRDefault="007B7529" w14:paraId="6ED2224E"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0E7B0AD7"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POLARIS_MEASURE_U</w:t>
            </w:r>
          </w:p>
        </w:tc>
      </w:tr>
      <w:tr w:rsidRPr="007B7529" w:rsidR="005C5273" w:rsidTr="00460A9A" w14:paraId="18151D0B" w14:textId="77777777">
        <w:trPr>
          <w:trHeight w:val="288"/>
        </w:trPr>
        <w:tc>
          <w:tcPr>
            <w:tcW w:w="3227" w:type="dxa"/>
            <w:vMerge w:val="restart"/>
            <w:shd w:val="clear" w:color="auto" w:fill="auto"/>
            <w:noWrap/>
            <w:vAlign w:val="center"/>
            <w:hideMark/>
          </w:tcPr>
          <w:p w:rsidRPr="007B7529" w:rsidR="007B7529" w:rsidP="007B7529" w:rsidRDefault="007B7529" w14:paraId="534A3CA8" w14:textId="77777777">
            <w:pPr>
              <w:spacing w:after="0" w:line="240" w:lineRule="auto"/>
              <w:jc w:val="center"/>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 MPL Operations Center</w:t>
            </w:r>
          </w:p>
        </w:tc>
        <w:tc>
          <w:tcPr>
            <w:tcW w:w="3181" w:type="dxa"/>
            <w:shd w:val="clear" w:color="auto" w:fill="auto"/>
            <w:vAlign w:val="center"/>
            <w:hideMark/>
          </w:tcPr>
          <w:p w:rsidRPr="007B7529" w:rsidR="007B7529" w:rsidP="007B7529" w:rsidRDefault="007B7529" w14:paraId="6205EAFF"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FDY_USER</w:t>
            </w:r>
          </w:p>
        </w:tc>
      </w:tr>
      <w:tr w:rsidRPr="007B7529" w:rsidR="005C5273" w:rsidTr="00460A9A" w14:paraId="089C14BA" w14:textId="77777777">
        <w:trPr>
          <w:trHeight w:val="288"/>
        </w:trPr>
        <w:tc>
          <w:tcPr>
            <w:tcW w:w="3227" w:type="dxa"/>
            <w:vMerge/>
            <w:vAlign w:val="center"/>
            <w:hideMark/>
          </w:tcPr>
          <w:p w:rsidRPr="007B7529" w:rsidR="007B7529" w:rsidP="007B7529" w:rsidRDefault="007B7529" w14:paraId="7D07F1C1"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34D2733F"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POLARIS_USER</w:t>
            </w:r>
          </w:p>
        </w:tc>
      </w:tr>
      <w:tr w:rsidRPr="007B7529" w:rsidR="005C5273" w:rsidTr="00460A9A" w14:paraId="474D6C58" w14:textId="77777777">
        <w:trPr>
          <w:trHeight w:val="288"/>
        </w:trPr>
        <w:tc>
          <w:tcPr>
            <w:tcW w:w="3227" w:type="dxa"/>
            <w:vMerge/>
            <w:vAlign w:val="center"/>
            <w:hideMark/>
          </w:tcPr>
          <w:p w:rsidRPr="007B7529" w:rsidR="007B7529" w:rsidP="007B7529" w:rsidRDefault="007B7529" w14:paraId="66D3D911"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683B558A"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POLARIS_ALL_READ</w:t>
            </w:r>
          </w:p>
        </w:tc>
      </w:tr>
      <w:tr w:rsidRPr="007B7529" w:rsidR="005C5273" w:rsidTr="00460A9A" w14:paraId="7A57E996" w14:textId="77777777">
        <w:trPr>
          <w:trHeight w:val="288"/>
        </w:trPr>
        <w:tc>
          <w:tcPr>
            <w:tcW w:w="3227" w:type="dxa"/>
            <w:vMerge/>
            <w:vAlign w:val="center"/>
            <w:hideMark/>
          </w:tcPr>
          <w:p w:rsidRPr="007B7529" w:rsidR="007B7529" w:rsidP="007B7529" w:rsidRDefault="007B7529" w14:paraId="00424450"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09436A76"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POLARIS_OC</w:t>
            </w:r>
          </w:p>
        </w:tc>
      </w:tr>
      <w:tr w:rsidRPr="007B7529" w:rsidR="005C5273" w:rsidTr="00460A9A" w14:paraId="46BAA913" w14:textId="77777777">
        <w:trPr>
          <w:trHeight w:val="288"/>
        </w:trPr>
        <w:tc>
          <w:tcPr>
            <w:tcW w:w="3227" w:type="dxa"/>
            <w:vMerge/>
            <w:vAlign w:val="center"/>
            <w:hideMark/>
          </w:tcPr>
          <w:p w:rsidRPr="007B7529" w:rsidR="007B7529" w:rsidP="007B7529" w:rsidRDefault="007B7529" w14:paraId="19A91AF8"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077C4DA0"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POLARIS_OC_U</w:t>
            </w:r>
          </w:p>
        </w:tc>
      </w:tr>
      <w:tr w:rsidRPr="007B7529" w:rsidR="005C5273" w:rsidTr="00460A9A" w14:paraId="7FBF234C" w14:textId="77777777">
        <w:trPr>
          <w:trHeight w:val="288"/>
        </w:trPr>
        <w:tc>
          <w:tcPr>
            <w:tcW w:w="3227" w:type="dxa"/>
            <w:vMerge/>
            <w:vAlign w:val="center"/>
            <w:hideMark/>
          </w:tcPr>
          <w:p w:rsidRPr="007B7529" w:rsidR="007B7529" w:rsidP="007B7529" w:rsidRDefault="007B7529" w14:paraId="01F50F5A"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315AB42E"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SHIFT_ANALYST</w:t>
            </w:r>
          </w:p>
        </w:tc>
      </w:tr>
      <w:tr w:rsidRPr="007B7529" w:rsidR="005C5273" w:rsidTr="00460A9A" w14:paraId="1D8D0EB0" w14:textId="77777777">
        <w:trPr>
          <w:trHeight w:val="288"/>
        </w:trPr>
        <w:tc>
          <w:tcPr>
            <w:tcW w:w="3227" w:type="dxa"/>
            <w:shd w:val="clear" w:color="auto" w:fill="auto"/>
            <w:noWrap/>
            <w:vAlign w:val="center"/>
            <w:hideMark/>
          </w:tcPr>
          <w:p w:rsidRPr="007B7529" w:rsidR="007B7529" w:rsidP="007B7529" w:rsidRDefault="007B7529" w14:paraId="62BA229A"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 MPL Operations Center Admin</w:t>
            </w:r>
          </w:p>
        </w:tc>
        <w:tc>
          <w:tcPr>
            <w:tcW w:w="3181" w:type="dxa"/>
            <w:shd w:val="clear" w:color="auto" w:fill="auto"/>
            <w:vAlign w:val="center"/>
            <w:hideMark/>
          </w:tcPr>
          <w:p w:rsidRPr="007B7529" w:rsidR="007B7529" w:rsidP="007B7529" w:rsidRDefault="007B7529" w14:paraId="19CE61DD"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SHIFT_ADMIN</w:t>
            </w:r>
          </w:p>
        </w:tc>
      </w:tr>
      <w:tr w:rsidRPr="007B7529" w:rsidR="005C5273" w:rsidTr="00460A9A" w14:paraId="68E38D34" w14:textId="77777777">
        <w:trPr>
          <w:trHeight w:val="288"/>
        </w:trPr>
        <w:tc>
          <w:tcPr>
            <w:tcW w:w="3227" w:type="dxa"/>
            <w:shd w:val="clear" w:color="auto" w:fill="auto"/>
            <w:noWrap/>
            <w:vAlign w:val="center"/>
            <w:hideMark/>
          </w:tcPr>
          <w:p w:rsidRPr="007B7529" w:rsidR="007B7529" w:rsidP="007B7529" w:rsidRDefault="007B7529" w14:paraId="477940A4"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 MPL Operations Center Specialist</w:t>
            </w:r>
          </w:p>
        </w:tc>
        <w:tc>
          <w:tcPr>
            <w:tcW w:w="3181" w:type="dxa"/>
            <w:shd w:val="clear" w:color="auto" w:fill="auto"/>
            <w:vAlign w:val="center"/>
            <w:hideMark/>
          </w:tcPr>
          <w:p w:rsidRPr="007B7529" w:rsidR="007B7529" w:rsidP="007B7529" w:rsidRDefault="007B7529" w14:paraId="11B1B117"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SHIFT_SPECIALIST</w:t>
            </w:r>
          </w:p>
        </w:tc>
      </w:tr>
      <w:tr w:rsidRPr="007B7529" w:rsidR="005C5273" w:rsidTr="00460A9A" w14:paraId="3ED22936" w14:textId="77777777">
        <w:trPr>
          <w:trHeight w:val="288"/>
        </w:trPr>
        <w:tc>
          <w:tcPr>
            <w:tcW w:w="3227" w:type="dxa"/>
            <w:vMerge w:val="restart"/>
            <w:shd w:val="clear" w:color="auto" w:fill="auto"/>
            <w:noWrap/>
            <w:vAlign w:val="center"/>
            <w:hideMark/>
          </w:tcPr>
          <w:p w:rsidRPr="007B7529" w:rsidR="007B7529" w:rsidP="007B7529" w:rsidRDefault="007B7529" w14:paraId="7CACF986" w14:textId="77777777">
            <w:pPr>
              <w:spacing w:after="0" w:line="240" w:lineRule="auto"/>
              <w:jc w:val="center"/>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 MPL Operations Process Support</w:t>
            </w:r>
          </w:p>
        </w:tc>
        <w:tc>
          <w:tcPr>
            <w:tcW w:w="3181" w:type="dxa"/>
            <w:shd w:val="clear" w:color="auto" w:fill="auto"/>
            <w:vAlign w:val="center"/>
            <w:hideMark/>
          </w:tcPr>
          <w:p w:rsidRPr="007B7529" w:rsidR="007B7529" w:rsidP="007B7529" w:rsidRDefault="007B7529" w14:paraId="12ED90A1"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FDY_USER</w:t>
            </w:r>
          </w:p>
        </w:tc>
      </w:tr>
      <w:tr w:rsidRPr="007B7529" w:rsidR="005C5273" w:rsidTr="00460A9A" w14:paraId="5BD3D59E" w14:textId="77777777">
        <w:trPr>
          <w:trHeight w:val="288"/>
        </w:trPr>
        <w:tc>
          <w:tcPr>
            <w:tcW w:w="3227" w:type="dxa"/>
            <w:vMerge/>
            <w:vAlign w:val="center"/>
            <w:hideMark/>
          </w:tcPr>
          <w:p w:rsidRPr="007B7529" w:rsidR="007B7529" w:rsidP="007B7529" w:rsidRDefault="007B7529" w14:paraId="1F83C35A"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1CEA1928"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POLARIS_USER</w:t>
            </w:r>
          </w:p>
        </w:tc>
      </w:tr>
      <w:tr w:rsidRPr="007B7529" w:rsidR="005C5273" w:rsidTr="00460A9A" w14:paraId="3690C62E" w14:textId="77777777">
        <w:trPr>
          <w:trHeight w:val="288"/>
        </w:trPr>
        <w:tc>
          <w:tcPr>
            <w:tcW w:w="3227" w:type="dxa"/>
            <w:vMerge/>
            <w:vAlign w:val="center"/>
            <w:hideMark/>
          </w:tcPr>
          <w:p w:rsidRPr="007B7529" w:rsidR="007B7529" w:rsidP="007B7529" w:rsidRDefault="007B7529" w14:paraId="68B6F02D"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4D28F01F"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POLARIS_ALL_READ</w:t>
            </w:r>
          </w:p>
        </w:tc>
      </w:tr>
      <w:tr w:rsidRPr="007B7529" w:rsidR="005C5273" w:rsidTr="00460A9A" w14:paraId="720B75A2" w14:textId="77777777">
        <w:trPr>
          <w:trHeight w:val="288"/>
        </w:trPr>
        <w:tc>
          <w:tcPr>
            <w:tcW w:w="3227" w:type="dxa"/>
            <w:vMerge/>
            <w:vAlign w:val="center"/>
            <w:hideMark/>
          </w:tcPr>
          <w:p w:rsidRPr="007B7529" w:rsidR="007B7529" w:rsidP="007B7529" w:rsidRDefault="007B7529" w14:paraId="6B0FA248"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51D1A09D"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POLARIS_OC</w:t>
            </w:r>
          </w:p>
        </w:tc>
      </w:tr>
      <w:tr w:rsidRPr="007B7529" w:rsidR="005C5273" w:rsidTr="00460A9A" w14:paraId="56FEC18F" w14:textId="77777777">
        <w:trPr>
          <w:trHeight w:val="288"/>
        </w:trPr>
        <w:tc>
          <w:tcPr>
            <w:tcW w:w="3227" w:type="dxa"/>
            <w:vMerge/>
            <w:vAlign w:val="center"/>
            <w:hideMark/>
          </w:tcPr>
          <w:p w:rsidRPr="007B7529" w:rsidR="007B7529" w:rsidP="007B7529" w:rsidRDefault="007B7529" w14:paraId="3CACB672"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48E01126"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POLARIS_OC_U</w:t>
            </w:r>
          </w:p>
        </w:tc>
      </w:tr>
      <w:tr w:rsidRPr="007B7529" w:rsidR="005C5273" w:rsidTr="00460A9A" w14:paraId="7DE006F3" w14:textId="77777777">
        <w:trPr>
          <w:trHeight w:val="288"/>
        </w:trPr>
        <w:tc>
          <w:tcPr>
            <w:tcW w:w="3227" w:type="dxa"/>
            <w:vMerge w:val="restart"/>
            <w:shd w:val="clear" w:color="auto" w:fill="auto"/>
            <w:noWrap/>
            <w:vAlign w:val="center"/>
            <w:hideMark/>
          </w:tcPr>
          <w:p w:rsidRPr="007B7529" w:rsidR="007B7529" w:rsidP="007B7529" w:rsidRDefault="007B7529" w14:paraId="0654743A" w14:textId="77777777">
            <w:pPr>
              <w:spacing w:after="0" w:line="240" w:lineRule="auto"/>
              <w:jc w:val="center"/>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 MPL Product Movement Analyst</w:t>
            </w:r>
          </w:p>
        </w:tc>
        <w:tc>
          <w:tcPr>
            <w:tcW w:w="3181" w:type="dxa"/>
            <w:shd w:val="clear" w:color="auto" w:fill="auto"/>
            <w:vAlign w:val="center"/>
            <w:hideMark/>
          </w:tcPr>
          <w:p w:rsidRPr="007B7529" w:rsidR="007B7529" w:rsidP="007B7529" w:rsidRDefault="007B7529" w14:paraId="70FB9069"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FDY_USER</w:t>
            </w:r>
          </w:p>
        </w:tc>
      </w:tr>
      <w:tr w:rsidRPr="007B7529" w:rsidR="005C5273" w:rsidTr="00460A9A" w14:paraId="2F60BC80" w14:textId="77777777">
        <w:trPr>
          <w:trHeight w:val="288"/>
        </w:trPr>
        <w:tc>
          <w:tcPr>
            <w:tcW w:w="3227" w:type="dxa"/>
            <w:vMerge/>
            <w:shd w:val="clear" w:color="auto" w:fill="auto"/>
            <w:vAlign w:val="center"/>
            <w:hideMark/>
          </w:tcPr>
          <w:p w:rsidRPr="007B7529" w:rsidR="007B7529" w:rsidP="007B7529" w:rsidRDefault="007B7529" w14:paraId="16778D65"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03780B93"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POLARIS_USER</w:t>
            </w:r>
          </w:p>
        </w:tc>
      </w:tr>
      <w:tr w:rsidRPr="007B7529" w:rsidR="005C5273" w:rsidTr="00460A9A" w14:paraId="082A9C18" w14:textId="77777777">
        <w:trPr>
          <w:trHeight w:val="288"/>
        </w:trPr>
        <w:tc>
          <w:tcPr>
            <w:tcW w:w="3227" w:type="dxa"/>
            <w:vMerge/>
            <w:shd w:val="clear" w:color="auto" w:fill="auto"/>
            <w:vAlign w:val="center"/>
            <w:hideMark/>
          </w:tcPr>
          <w:p w:rsidRPr="007B7529" w:rsidR="007B7529" w:rsidP="007B7529" w:rsidRDefault="007B7529" w14:paraId="2D2C59E3"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198115B6"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POLARIS_PRODACCT</w:t>
            </w:r>
          </w:p>
        </w:tc>
      </w:tr>
      <w:tr w:rsidRPr="007B7529" w:rsidR="005C5273" w:rsidTr="00460A9A" w14:paraId="150744A1" w14:textId="77777777">
        <w:trPr>
          <w:trHeight w:val="288"/>
        </w:trPr>
        <w:tc>
          <w:tcPr>
            <w:tcW w:w="3227" w:type="dxa"/>
            <w:vMerge/>
            <w:shd w:val="clear" w:color="auto" w:fill="auto"/>
            <w:vAlign w:val="center"/>
            <w:hideMark/>
          </w:tcPr>
          <w:p w:rsidRPr="007B7529" w:rsidR="007B7529" w:rsidP="007B7529" w:rsidRDefault="007B7529" w14:paraId="65B3084D"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20526C08"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POLARIS_SCHED</w:t>
            </w:r>
          </w:p>
        </w:tc>
      </w:tr>
      <w:tr w:rsidRPr="007B7529" w:rsidR="005C5273" w:rsidTr="00460A9A" w14:paraId="242EA42E" w14:textId="77777777">
        <w:trPr>
          <w:trHeight w:val="288"/>
        </w:trPr>
        <w:tc>
          <w:tcPr>
            <w:tcW w:w="3227" w:type="dxa"/>
            <w:vMerge/>
            <w:shd w:val="clear" w:color="auto" w:fill="auto"/>
            <w:vAlign w:val="center"/>
            <w:hideMark/>
          </w:tcPr>
          <w:p w:rsidRPr="007B7529" w:rsidR="007B7529" w:rsidP="007B7529" w:rsidRDefault="007B7529" w14:paraId="52E0802C"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09A1EDDB"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POLARIS_PRODACCT_U</w:t>
            </w:r>
          </w:p>
        </w:tc>
      </w:tr>
      <w:tr w:rsidRPr="007B7529" w:rsidR="005C5273" w:rsidTr="00460A9A" w14:paraId="326A0A67" w14:textId="77777777">
        <w:trPr>
          <w:trHeight w:val="288"/>
        </w:trPr>
        <w:tc>
          <w:tcPr>
            <w:tcW w:w="3227" w:type="dxa"/>
            <w:vMerge/>
            <w:shd w:val="clear" w:color="auto" w:fill="auto"/>
            <w:vAlign w:val="center"/>
            <w:hideMark/>
          </w:tcPr>
          <w:p w:rsidRPr="007B7529" w:rsidR="007B7529" w:rsidP="007B7529" w:rsidRDefault="007B7529" w14:paraId="2C5D4657"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116031FA"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POLARIS_SCHED_U</w:t>
            </w:r>
          </w:p>
        </w:tc>
      </w:tr>
      <w:tr w:rsidRPr="007B7529" w:rsidR="005C5273" w:rsidTr="00460A9A" w14:paraId="481A53CA" w14:textId="77777777">
        <w:trPr>
          <w:trHeight w:val="288"/>
        </w:trPr>
        <w:tc>
          <w:tcPr>
            <w:tcW w:w="3227" w:type="dxa"/>
            <w:vMerge/>
            <w:shd w:val="clear" w:color="auto" w:fill="auto"/>
            <w:vAlign w:val="center"/>
            <w:hideMark/>
          </w:tcPr>
          <w:p w:rsidRPr="007B7529" w:rsidR="007B7529" w:rsidP="007B7529" w:rsidRDefault="007B7529" w14:paraId="291DEF4E"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7C724DA9"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POLARIS_ALL_READ</w:t>
            </w:r>
          </w:p>
        </w:tc>
      </w:tr>
      <w:tr w:rsidRPr="007B7529" w:rsidR="005C5273" w:rsidTr="00460A9A" w14:paraId="4387BFF2" w14:textId="77777777">
        <w:trPr>
          <w:trHeight w:val="288"/>
        </w:trPr>
        <w:tc>
          <w:tcPr>
            <w:tcW w:w="3227" w:type="dxa"/>
            <w:vMerge w:val="restart"/>
            <w:shd w:val="clear" w:color="auto" w:fill="auto"/>
            <w:noWrap/>
            <w:vAlign w:val="center"/>
            <w:hideMark/>
          </w:tcPr>
          <w:p w:rsidRPr="007B7529" w:rsidR="007B7529" w:rsidP="007B7529" w:rsidRDefault="007B7529" w14:paraId="350D4EEA" w14:textId="77777777">
            <w:pPr>
              <w:spacing w:after="0" w:line="240" w:lineRule="auto"/>
              <w:jc w:val="center"/>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 MPL Product and Crude Movement Scheduling</w:t>
            </w:r>
          </w:p>
        </w:tc>
        <w:tc>
          <w:tcPr>
            <w:tcW w:w="3181" w:type="dxa"/>
            <w:shd w:val="clear" w:color="auto" w:fill="auto"/>
            <w:vAlign w:val="center"/>
            <w:hideMark/>
          </w:tcPr>
          <w:p w:rsidRPr="007B7529" w:rsidR="007B7529" w:rsidP="007B7529" w:rsidRDefault="007B7529" w14:paraId="5A993B60"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FDY_USER</w:t>
            </w:r>
          </w:p>
        </w:tc>
      </w:tr>
      <w:tr w:rsidRPr="007B7529" w:rsidR="005C5273" w:rsidTr="00460A9A" w14:paraId="3C4C24EC" w14:textId="77777777">
        <w:trPr>
          <w:trHeight w:val="288"/>
        </w:trPr>
        <w:tc>
          <w:tcPr>
            <w:tcW w:w="3227" w:type="dxa"/>
            <w:vMerge/>
            <w:vAlign w:val="center"/>
            <w:hideMark/>
          </w:tcPr>
          <w:p w:rsidRPr="007B7529" w:rsidR="007B7529" w:rsidP="007B7529" w:rsidRDefault="007B7529" w14:paraId="49DB7A3C"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03ED290A"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POLARIS_USER</w:t>
            </w:r>
          </w:p>
        </w:tc>
      </w:tr>
      <w:tr w:rsidRPr="007B7529" w:rsidR="005C5273" w:rsidTr="00460A9A" w14:paraId="598D26D2" w14:textId="77777777">
        <w:trPr>
          <w:trHeight w:val="288"/>
        </w:trPr>
        <w:tc>
          <w:tcPr>
            <w:tcW w:w="3227" w:type="dxa"/>
            <w:vMerge/>
            <w:vAlign w:val="center"/>
            <w:hideMark/>
          </w:tcPr>
          <w:p w:rsidRPr="007B7529" w:rsidR="007B7529" w:rsidP="007B7529" w:rsidRDefault="007B7529" w14:paraId="503145BA"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0D4CE22A"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POLARIS_SCHED</w:t>
            </w:r>
          </w:p>
        </w:tc>
      </w:tr>
      <w:tr w:rsidRPr="007B7529" w:rsidR="005C5273" w:rsidTr="00460A9A" w14:paraId="70407D64" w14:textId="77777777">
        <w:trPr>
          <w:trHeight w:val="288"/>
        </w:trPr>
        <w:tc>
          <w:tcPr>
            <w:tcW w:w="3227" w:type="dxa"/>
            <w:vMerge/>
            <w:vAlign w:val="center"/>
            <w:hideMark/>
          </w:tcPr>
          <w:p w:rsidRPr="007B7529" w:rsidR="007B7529" w:rsidP="007B7529" w:rsidRDefault="007B7529" w14:paraId="17171DA9"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6CD987ED"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POLARIS_SCHED_U</w:t>
            </w:r>
          </w:p>
        </w:tc>
      </w:tr>
      <w:tr w:rsidRPr="007B7529" w:rsidR="005C5273" w:rsidTr="00460A9A" w14:paraId="1B9F2F97" w14:textId="77777777">
        <w:trPr>
          <w:trHeight w:val="288"/>
        </w:trPr>
        <w:tc>
          <w:tcPr>
            <w:tcW w:w="3227" w:type="dxa"/>
            <w:vMerge/>
            <w:vAlign w:val="center"/>
            <w:hideMark/>
          </w:tcPr>
          <w:p w:rsidRPr="007B7529" w:rsidR="007B7529" w:rsidP="007B7529" w:rsidRDefault="007B7529" w14:paraId="75174D8D"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1A070D8A"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POLARIS_ALL_READ</w:t>
            </w:r>
          </w:p>
        </w:tc>
      </w:tr>
      <w:tr w:rsidRPr="007B7529" w:rsidR="005C5273" w:rsidTr="00460A9A" w14:paraId="071E596D" w14:textId="77777777">
        <w:trPr>
          <w:trHeight w:val="288"/>
        </w:trPr>
        <w:tc>
          <w:tcPr>
            <w:tcW w:w="3227" w:type="dxa"/>
            <w:vMerge w:val="restart"/>
            <w:shd w:val="clear" w:color="auto" w:fill="auto"/>
            <w:noWrap/>
            <w:vAlign w:val="center"/>
            <w:hideMark/>
          </w:tcPr>
          <w:p w:rsidRPr="007B7529" w:rsidR="007B7529" w:rsidP="007B7529" w:rsidRDefault="007B7529" w14:paraId="44F18022" w14:textId="77777777">
            <w:pPr>
              <w:spacing w:after="0" w:line="240" w:lineRule="auto"/>
              <w:jc w:val="center"/>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 MPL SCADA Analyst</w:t>
            </w:r>
          </w:p>
        </w:tc>
        <w:tc>
          <w:tcPr>
            <w:tcW w:w="3181" w:type="dxa"/>
            <w:shd w:val="clear" w:color="auto" w:fill="auto"/>
            <w:vAlign w:val="center"/>
            <w:hideMark/>
          </w:tcPr>
          <w:p w:rsidRPr="007B7529" w:rsidR="007B7529" w:rsidP="007B7529" w:rsidRDefault="007B7529" w14:paraId="7FCD6EBE"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FDY_USER</w:t>
            </w:r>
          </w:p>
        </w:tc>
      </w:tr>
      <w:tr w:rsidRPr="007B7529" w:rsidR="005C5273" w:rsidTr="00460A9A" w14:paraId="65B98CBA" w14:textId="77777777">
        <w:trPr>
          <w:trHeight w:val="288"/>
        </w:trPr>
        <w:tc>
          <w:tcPr>
            <w:tcW w:w="3227" w:type="dxa"/>
            <w:vMerge/>
            <w:shd w:val="clear" w:color="auto" w:fill="auto"/>
            <w:vAlign w:val="center"/>
            <w:hideMark/>
          </w:tcPr>
          <w:p w:rsidRPr="007B7529" w:rsidR="007B7529" w:rsidP="007B7529" w:rsidRDefault="007B7529" w14:paraId="32595B61"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2913553B"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POLARIS_USER</w:t>
            </w:r>
          </w:p>
        </w:tc>
      </w:tr>
      <w:tr w:rsidRPr="007B7529" w:rsidR="005C5273" w:rsidTr="00460A9A" w14:paraId="30B697F7" w14:textId="77777777">
        <w:trPr>
          <w:trHeight w:val="288"/>
        </w:trPr>
        <w:tc>
          <w:tcPr>
            <w:tcW w:w="3227" w:type="dxa"/>
            <w:vMerge/>
            <w:shd w:val="clear" w:color="auto" w:fill="auto"/>
            <w:vAlign w:val="center"/>
            <w:hideMark/>
          </w:tcPr>
          <w:p w:rsidRPr="007B7529" w:rsidR="007B7529" w:rsidP="007B7529" w:rsidRDefault="007B7529" w14:paraId="1A58A2AD"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556577ED"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POLARIS_ALL_READ</w:t>
            </w:r>
          </w:p>
        </w:tc>
      </w:tr>
      <w:tr w:rsidRPr="007B7529" w:rsidR="005C5273" w:rsidTr="00460A9A" w14:paraId="1429A5A8" w14:textId="77777777">
        <w:trPr>
          <w:trHeight w:val="288"/>
        </w:trPr>
        <w:tc>
          <w:tcPr>
            <w:tcW w:w="3227" w:type="dxa"/>
            <w:vMerge/>
            <w:shd w:val="clear" w:color="auto" w:fill="auto"/>
            <w:vAlign w:val="center"/>
            <w:hideMark/>
          </w:tcPr>
          <w:p w:rsidRPr="007B7529" w:rsidR="007B7529" w:rsidP="007B7529" w:rsidRDefault="007B7529" w14:paraId="67F0A28A"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159870BC"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 xml:space="preserve">POLARIS_SCADA_READ_WRITE </w:t>
            </w:r>
          </w:p>
        </w:tc>
      </w:tr>
      <w:tr w:rsidRPr="007B7529" w:rsidR="005C5273" w:rsidTr="00460A9A" w14:paraId="3E8D35AD" w14:textId="77777777">
        <w:trPr>
          <w:trHeight w:val="288"/>
        </w:trPr>
        <w:tc>
          <w:tcPr>
            <w:tcW w:w="3227" w:type="dxa"/>
            <w:vMerge/>
            <w:shd w:val="clear" w:color="auto" w:fill="auto"/>
            <w:vAlign w:val="center"/>
            <w:hideMark/>
          </w:tcPr>
          <w:p w:rsidRPr="007B7529" w:rsidR="007B7529" w:rsidP="007B7529" w:rsidRDefault="007B7529" w14:paraId="1CC4CAD7"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44A66569"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SHIFT_ADMIN</w:t>
            </w:r>
          </w:p>
        </w:tc>
      </w:tr>
      <w:tr w:rsidRPr="007B7529" w:rsidR="005C5273" w:rsidTr="00460A9A" w14:paraId="463C1FAF" w14:textId="77777777">
        <w:trPr>
          <w:trHeight w:val="1440"/>
        </w:trPr>
        <w:tc>
          <w:tcPr>
            <w:tcW w:w="3227" w:type="dxa"/>
            <w:vMerge w:val="restart"/>
            <w:shd w:val="clear" w:color="auto" w:fill="auto"/>
            <w:noWrap/>
            <w:vAlign w:val="center"/>
            <w:hideMark/>
          </w:tcPr>
          <w:p w:rsidRPr="007B7529" w:rsidR="007B7529" w:rsidP="007B7529" w:rsidRDefault="007B7529" w14:paraId="4A510118" w14:textId="77777777">
            <w:pPr>
              <w:spacing w:after="0" w:line="240" w:lineRule="auto"/>
              <w:jc w:val="center"/>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CM - MDG Approve Customer Change Request for Polaris - MPL</w:t>
            </w:r>
          </w:p>
        </w:tc>
        <w:tc>
          <w:tcPr>
            <w:tcW w:w="3181" w:type="dxa"/>
            <w:shd w:val="clear" w:color="auto" w:fill="auto"/>
            <w:vAlign w:val="center"/>
            <w:hideMark/>
          </w:tcPr>
          <w:p w:rsidRPr="007B7529" w:rsidR="007B7529" w:rsidP="007B7529" w:rsidRDefault="007B7529" w14:paraId="20A3C7FE"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MGroupNetBasic~CN=APG_PRD_MDG_DISPLAY_CUSTOMER,OU=E Portal Role PRD,OU=Delegated,DC=mgroupnet,DC=com</w:t>
            </w:r>
          </w:p>
        </w:tc>
      </w:tr>
      <w:tr w:rsidRPr="007B7529" w:rsidR="005C5273" w:rsidTr="00460A9A" w14:paraId="327E532D" w14:textId="77777777">
        <w:trPr>
          <w:trHeight w:val="864"/>
        </w:trPr>
        <w:tc>
          <w:tcPr>
            <w:tcW w:w="3227" w:type="dxa"/>
            <w:vMerge/>
            <w:vAlign w:val="center"/>
            <w:hideMark/>
          </w:tcPr>
          <w:p w:rsidRPr="007B7529" w:rsidR="007B7529" w:rsidP="007B7529" w:rsidRDefault="007B7529" w14:paraId="0B985033" w14:textId="77777777">
            <w:pPr>
              <w:spacing w:after="0" w:line="240" w:lineRule="auto"/>
              <w:rPr>
                <w:rFonts w:ascii="Calibri" w:hAnsi="Calibri" w:eastAsia="Times New Roman" w:cs="Times New Roman"/>
                <w:color w:val="000000"/>
                <w:lang w:val="en-IN" w:eastAsia="en-IN"/>
              </w:rPr>
            </w:pPr>
          </w:p>
        </w:tc>
        <w:tc>
          <w:tcPr>
            <w:tcW w:w="3181" w:type="dxa"/>
            <w:shd w:val="clear" w:color="auto" w:fill="auto"/>
            <w:vAlign w:val="center"/>
            <w:hideMark/>
          </w:tcPr>
          <w:p w:rsidRPr="007B7529" w:rsidR="007B7529" w:rsidP="007B7529" w:rsidRDefault="007B7529" w14:paraId="6D495CE9"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SAPUM-PRD-MDP~MD: Display customer change requests and details for Polaris - Pipeline</w:t>
            </w:r>
          </w:p>
        </w:tc>
      </w:tr>
      <w:tr w:rsidRPr="007B7529" w:rsidR="005C5273" w:rsidTr="00460A9A" w14:paraId="024AEFB0" w14:textId="77777777">
        <w:trPr>
          <w:trHeight w:val="864"/>
        </w:trPr>
        <w:tc>
          <w:tcPr>
            <w:tcW w:w="3227" w:type="dxa"/>
            <w:shd w:val="clear" w:color="auto" w:fill="auto"/>
            <w:noWrap/>
            <w:vAlign w:val="center"/>
            <w:hideMark/>
          </w:tcPr>
          <w:p w:rsidRPr="007B7529" w:rsidR="007B7529" w:rsidP="007B7529" w:rsidRDefault="007B7529" w14:paraId="3349BAFE"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AR - Display Sensitive Z9AR tables ZTF_POLARIS</w:t>
            </w:r>
          </w:p>
        </w:tc>
        <w:tc>
          <w:tcPr>
            <w:tcW w:w="3181" w:type="dxa"/>
            <w:shd w:val="clear" w:color="auto" w:fill="auto"/>
            <w:vAlign w:val="center"/>
            <w:hideMark/>
          </w:tcPr>
          <w:p w:rsidRPr="007B7529" w:rsidR="007B7529" w:rsidP="007B7529" w:rsidRDefault="007B7529" w14:paraId="2E976D5A" w14:textId="77777777">
            <w:pPr>
              <w:spacing w:after="0" w:line="240" w:lineRule="auto"/>
              <w:rPr>
                <w:rFonts w:ascii="Calibri" w:hAnsi="Calibri" w:eastAsia="Times New Roman" w:cs="Times New Roman"/>
                <w:color w:val="000000"/>
                <w:lang w:val="en-IN" w:eastAsia="en-IN"/>
              </w:rPr>
            </w:pPr>
            <w:r w:rsidRPr="007B7529">
              <w:rPr>
                <w:rFonts w:ascii="Calibri" w:hAnsi="Calibri" w:eastAsia="Times New Roman" w:cs="Times New Roman"/>
                <w:color w:val="000000"/>
                <w:lang w:val="en-IN" w:eastAsia="en-IN"/>
              </w:rPr>
              <w:t>SAPUM-PRD-ECP~Display Sensitive Z9AR tables (ZTF_POLARIS)</w:t>
            </w:r>
          </w:p>
        </w:tc>
      </w:tr>
    </w:tbl>
    <w:p w:rsidRPr="00940D7E" w:rsidR="00A566EA" w:rsidP="00E504C9" w:rsidRDefault="00A566EA" w14:paraId="152C34D7" w14:textId="569125E4">
      <w:pPr>
        <w:pStyle w:val="Heading3"/>
      </w:pPr>
      <w:bookmarkStart w:name="_Toc33292636" w:id="132"/>
      <w:r>
        <w:lastRenderedPageBreak/>
        <w:t>Role request approval workflow</w:t>
      </w:r>
      <w:bookmarkEnd w:id="132"/>
    </w:p>
    <w:p w:rsidRPr="007B7529" w:rsidR="00983552" w:rsidP="00E336A3" w:rsidRDefault="00A566EA" w14:paraId="6A3407A7" w14:textId="26FB40A1">
      <w:r w:rsidR="00A566EA">
        <w:drawing>
          <wp:inline wp14:editId="53443F8F" wp14:anchorId="301555A0">
            <wp:extent cx="5943600" cy="3357245"/>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e008833ab5db4d93">
                      <a:extLst>
                        <a:ext xmlns:a="http://schemas.openxmlformats.org/drawingml/2006/main" uri="{28A0092B-C50C-407E-A947-70E740481C1C}">
                          <a14:useLocalDpi val="0"/>
                        </a:ext>
                      </a:extLst>
                    </a:blip>
                    <a:stretch>
                      <a:fillRect/>
                    </a:stretch>
                  </pic:blipFill>
                  <pic:spPr>
                    <a:xfrm rot="0" flipH="0" flipV="0">
                      <a:off x="0" y="0"/>
                      <a:ext cx="5943600" cy="3357245"/>
                    </a:xfrm>
                    <a:prstGeom prst="rect">
                      <a:avLst/>
                    </a:prstGeom>
                  </pic:spPr>
                </pic:pic>
              </a:graphicData>
            </a:graphic>
          </wp:inline>
        </w:drawing>
      </w:r>
    </w:p>
    <w:p w:rsidR="00E336A3" w:rsidP="004577A2" w:rsidRDefault="0008131C" w14:paraId="13694496" w14:textId="18AC6217">
      <w:pPr>
        <w:pStyle w:val="Heading3"/>
      </w:pPr>
      <w:bookmarkStart w:name="_Toc33292637" w:id="133"/>
      <w:r>
        <w:t>Account provisioning</w:t>
      </w:r>
      <w:bookmarkEnd w:id="133"/>
      <w:r w:rsidR="00E336A3">
        <w:t xml:space="preserve">      </w:t>
      </w:r>
    </w:p>
    <w:p w:rsidR="00D66CAD" w:rsidP="00D66CAD" w:rsidRDefault="00E336A3" w14:paraId="378F6A80" w14:textId="309DDC8E">
      <w:r>
        <w:t xml:space="preserve">The Polaris is a requestable enterprise roles for the end user. </w:t>
      </w:r>
      <w:r w:rsidR="00C05739">
        <w:t xml:space="preserve">Any non-employee or </w:t>
      </w:r>
      <w:r w:rsidR="0037197C">
        <w:t>employee</w:t>
      </w:r>
      <w:r w:rsidDel="00C05739" w:rsidR="0037197C">
        <w:t xml:space="preserve"> </w:t>
      </w:r>
      <w:r w:rsidR="0037197C">
        <w:t>can</w:t>
      </w:r>
      <w:r>
        <w:t xml:space="preserve"> login to </w:t>
      </w:r>
      <w:r w:rsidR="00120727">
        <w:t>Saviynt</w:t>
      </w:r>
      <w:r>
        <w:t xml:space="preserve"> and select enterprise roles and request for Polaris access.</w:t>
      </w:r>
    </w:p>
    <w:p w:rsidR="00D66CAD" w:rsidP="00687D6E" w:rsidRDefault="00D66CAD" w14:paraId="415FEB7C" w14:textId="5E0F9696">
      <w:pPr>
        <w:pStyle w:val="ListParagraph"/>
        <w:numPr>
          <w:ilvl w:val="0"/>
          <w:numId w:val="40"/>
        </w:numPr>
      </w:pPr>
      <w:r>
        <w:t xml:space="preserve">Any employee or contractor can login to </w:t>
      </w:r>
      <w:r w:rsidR="00120727">
        <w:t>Saviynt</w:t>
      </w:r>
      <w:r>
        <w:t xml:space="preserve"> and request for Polaris.</w:t>
      </w:r>
    </w:p>
    <w:p w:rsidR="00D66CAD" w:rsidP="00687D6E" w:rsidRDefault="00D66CAD" w14:paraId="27608939" w14:textId="77777777">
      <w:pPr>
        <w:pStyle w:val="ListParagraph"/>
        <w:numPr>
          <w:ilvl w:val="0"/>
          <w:numId w:val="40"/>
        </w:numPr>
      </w:pPr>
      <w:r>
        <w:t>The requesting users must have AD account assigned to them already.</w:t>
      </w:r>
    </w:p>
    <w:p w:rsidR="00D66CAD" w:rsidP="00687D6E" w:rsidRDefault="00D66CAD" w14:paraId="2A7F79F5" w14:textId="19589B7E">
      <w:pPr>
        <w:pStyle w:val="ListParagraph"/>
        <w:numPr>
          <w:ilvl w:val="0"/>
          <w:numId w:val="40"/>
        </w:numPr>
        <w:tabs>
          <w:tab w:val="left" w:pos="2730"/>
        </w:tabs>
        <w:spacing w:before="120" w:after="120"/>
      </w:pPr>
      <w:r>
        <w:t>The request can be made by self or for others.</w:t>
      </w:r>
    </w:p>
    <w:p w:rsidR="00553DCF" w:rsidP="00687D6E" w:rsidRDefault="00D66CAD" w14:paraId="72C8B5B5" w14:textId="20AB3A73">
      <w:pPr>
        <w:pStyle w:val="ListParagraph"/>
        <w:numPr>
          <w:ilvl w:val="0"/>
          <w:numId w:val="40"/>
        </w:numPr>
        <w:tabs>
          <w:tab w:val="left" w:pos="2730"/>
        </w:tabs>
        <w:spacing w:before="120" w:after="120"/>
      </w:pPr>
      <w:r>
        <w:t xml:space="preserve">Once the request is made the request will go for role owner approval, </w:t>
      </w:r>
      <w:r w:rsidR="00553DCF">
        <w:t xml:space="preserve">A notification will be </w:t>
      </w:r>
      <w:r w:rsidR="00153E07">
        <w:t>triggered</w:t>
      </w:r>
      <w:r w:rsidR="00553DCF">
        <w:t xml:space="preserve"> to the role owners regarding the pending request.</w:t>
      </w:r>
    </w:p>
    <w:p w:rsidR="00D66CAD" w:rsidP="00687D6E" w:rsidRDefault="00153E07" w14:paraId="7751FD92" w14:textId="2D3FBA45">
      <w:pPr>
        <w:pStyle w:val="ListParagraph"/>
        <w:numPr>
          <w:ilvl w:val="0"/>
          <w:numId w:val="40"/>
        </w:numPr>
        <w:tabs>
          <w:tab w:val="left" w:pos="2730"/>
        </w:tabs>
        <w:spacing w:before="120" w:after="120"/>
      </w:pPr>
      <w:r>
        <w:t>A</w:t>
      </w:r>
      <w:r w:rsidR="00D66CAD">
        <w:t xml:space="preserve">fter </w:t>
      </w:r>
      <w:r w:rsidR="00553DCF">
        <w:t xml:space="preserve">approving  the </w:t>
      </w:r>
      <w:r w:rsidR="00D66CAD">
        <w:t xml:space="preserve"> </w:t>
      </w:r>
      <w:r w:rsidR="00553DCF">
        <w:t xml:space="preserve">request </w:t>
      </w:r>
      <w:r w:rsidR="00D66CAD">
        <w:t xml:space="preserve"> </w:t>
      </w:r>
      <w:r w:rsidR="00553DCF">
        <w:t xml:space="preserve">, a notification will be </w:t>
      </w:r>
      <w:r>
        <w:t>triggered</w:t>
      </w:r>
      <w:r w:rsidR="00553DCF">
        <w:t xml:space="preserve"> to  the requester saying the approval is done.</w:t>
      </w:r>
    </w:p>
    <w:p w:rsidR="00553DCF" w:rsidP="00687D6E" w:rsidRDefault="00D80801" w14:paraId="5AAA10C4" w14:textId="3DB29C37">
      <w:pPr>
        <w:pStyle w:val="ListParagraph"/>
        <w:numPr>
          <w:ilvl w:val="0"/>
          <w:numId w:val="40"/>
        </w:numPr>
        <w:tabs>
          <w:tab w:val="left" w:pos="2730"/>
        </w:tabs>
        <w:spacing w:before="120" w:after="120"/>
      </w:pPr>
      <w:r>
        <w:t xml:space="preserve">Then the role is </w:t>
      </w:r>
      <w:r w:rsidR="00494C23">
        <w:t>assigned</w:t>
      </w:r>
      <w:r>
        <w:t xml:space="preserve"> for the user in </w:t>
      </w:r>
      <w:r w:rsidR="00120727">
        <w:t>Saviynt</w:t>
      </w:r>
      <w:r>
        <w:t xml:space="preserve"> and in target the corresponding groups is assigned to the user.</w:t>
      </w:r>
    </w:p>
    <w:tbl>
      <w:tblPr>
        <w:tblW w:w="7934"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480"/>
        <w:gridCol w:w="3454"/>
      </w:tblGrid>
      <w:tr w:rsidRPr="003A5A84" w:rsidR="00553DCF" w:rsidTr="000E6211" w14:paraId="622BF47E" w14:textId="77777777">
        <w:trPr>
          <w:trHeight w:val="300"/>
        </w:trPr>
        <w:tc>
          <w:tcPr>
            <w:tcW w:w="4480" w:type="dxa"/>
            <w:shd w:val="clear" w:color="auto" w:fill="FF0066"/>
            <w:noWrap/>
            <w:vAlign w:val="center"/>
            <w:hideMark/>
          </w:tcPr>
          <w:p w:rsidRPr="003A5A84" w:rsidR="00553DCF" w:rsidP="006C2C8D" w:rsidRDefault="00553DCF" w14:paraId="1AA71453" w14:textId="7EC2161F">
            <w:pPr>
              <w:spacing w:after="0" w:line="240" w:lineRule="auto"/>
              <w:jc w:val="center"/>
              <w:rPr>
                <w:rFonts w:ascii="Calibri" w:hAnsi="Calibri" w:eastAsia="Times New Roman" w:cs="Calibri"/>
                <w:color w:val="FFFFFF" w:themeColor="background1"/>
                <w:lang w:val="en-IN" w:eastAsia="en-IN"/>
              </w:rPr>
            </w:pPr>
            <w:r>
              <w:rPr>
                <w:rFonts w:ascii="Calibri" w:hAnsi="Calibri" w:eastAsia="Times New Roman" w:cs="Calibri"/>
                <w:color w:val="FFFFFF" w:themeColor="background1"/>
                <w:lang w:val="en-IN" w:eastAsia="en-IN"/>
              </w:rPr>
              <w:t>Json operation</w:t>
            </w:r>
          </w:p>
        </w:tc>
        <w:tc>
          <w:tcPr>
            <w:tcW w:w="3454" w:type="dxa"/>
            <w:shd w:val="clear" w:color="auto" w:fill="FF0066"/>
            <w:noWrap/>
            <w:vAlign w:val="center"/>
            <w:hideMark/>
          </w:tcPr>
          <w:p w:rsidRPr="003A5A84" w:rsidR="00553DCF" w:rsidP="006C2C8D" w:rsidRDefault="00553DCF" w14:paraId="16C36CA7" w14:textId="6ECB83E1">
            <w:pPr>
              <w:spacing w:after="0" w:line="240" w:lineRule="auto"/>
              <w:jc w:val="center"/>
              <w:rPr>
                <w:rFonts w:ascii="Calibri" w:hAnsi="Calibri" w:eastAsia="Times New Roman" w:cs="Calibri"/>
                <w:color w:val="FFFFFF" w:themeColor="background1"/>
                <w:lang w:val="en-IN" w:eastAsia="en-IN"/>
              </w:rPr>
            </w:pPr>
            <w:r>
              <w:rPr>
                <w:rFonts w:ascii="Calibri" w:hAnsi="Calibri" w:eastAsia="Times New Roman" w:cs="Calibri"/>
                <w:color w:val="FFFFFF" w:themeColor="background1"/>
                <w:lang w:val="en-IN" w:eastAsia="en-IN"/>
              </w:rPr>
              <w:t>query</w:t>
            </w:r>
          </w:p>
        </w:tc>
      </w:tr>
      <w:tr w:rsidRPr="00147A4E" w:rsidR="00553DCF" w:rsidTr="000E6211" w14:paraId="6D460DDC" w14:textId="77777777">
        <w:trPr>
          <w:trHeight w:val="288"/>
        </w:trPr>
        <w:tc>
          <w:tcPr>
            <w:tcW w:w="4480" w:type="dxa"/>
            <w:shd w:val="clear" w:color="auto" w:fill="auto"/>
            <w:noWrap/>
            <w:vAlign w:val="bottom"/>
            <w:hideMark/>
          </w:tcPr>
          <w:p w:rsidRPr="006416F4" w:rsidR="00553DCF" w:rsidP="000E6211" w:rsidRDefault="00553DCF" w14:paraId="7B29BF05" w14:textId="77777777">
            <w:pPr>
              <w:spacing w:after="0" w:line="240" w:lineRule="auto"/>
              <w:jc w:val="center"/>
              <w:rPr>
                <w:rFonts w:ascii="Calibri" w:hAnsi="Calibri" w:eastAsia="Times New Roman" w:cs="Calibri"/>
                <w:color w:val="000000"/>
                <w:lang w:val="en-IN" w:eastAsia="en-IN"/>
              </w:rPr>
            </w:pPr>
            <w:r w:rsidRPr="006416F4">
              <w:rPr>
                <w:rFonts w:ascii="Calibri" w:hAnsi="Calibri" w:eastAsia="Times New Roman" w:cs="Calibri"/>
                <w:color w:val="000000"/>
                <w:lang w:val="en-IN" w:eastAsia="en-IN"/>
              </w:rPr>
              <w:t>CREATEACCOUNTJSON</w:t>
            </w:r>
          </w:p>
          <w:p w:rsidRPr="00147A4E" w:rsidR="00553DCF" w:rsidP="00993B0B" w:rsidRDefault="00553DCF" w14:paraId="4B4F7DF5" w14:textId="3C311A4D">
            <w:pPr>
              <w:spacing w:after="0" w:line="240" w:lineRule="auto"/>
              <w:jc w:val="both"/>
              <w:rPr>
                <w:rFonts w:ascii="Calibri" w:hAnsi="Calibri" w:eastAsia="Times New Roman" w:cs="Calibri"/>
                <w:color w:val="000000"/>
                <w:lang w:val="en-IN" w:eastAsia="en-IN"/>
              </w:rPr>
            </w:pPr>
          </w:p>
        </w:tc>
        <w:tc>
          <w:tcPr>
            <w:tcW w:w="3454" w:type="dxa"/>
            <w:shd w:val="clear" w:color="auto" w:fill="auto"/>
            <w:noWrap/>
            <w:vAlign w:val="bottom"/>
            <w:hideMark/>
          </w:tcPr>
          <w:p w:rsidRPr="000E6211" w:rsidR="00553DCF" w:rsidP="00993B0B" w:rsidRDefault="00553DCF" w14:paraId="4C0F95A8" w14:textId="77777777">
            <w:pPr>
              <w:spacing w:after="0" w:line="240" w:lineRule="auto"/>
              <w:jc w:val="both"/>
              <w:rPr>
                <w:rFonts w:ascii="Calibri" w:hAnsi="Calibri" w:eastAsia="Times New Roman" w:cs="Calibri"/>
                <w:color w:val="000000"/>
                <w:sz w:val="18"/>
                <w:szCs w:val="18"/>
                <w:lang w:val="en-IN" w:eastAsia="en-IN"/>
              </w:rPr>
            </w:pPr>
            <w:r w:rsidRPr="000E6211">
              <w:rPr>
                <w:rFonts w:ascii="Calibri" w:hAnsi="Calibri" w:eastAsia="Times New Roman" w:cs="Calibri"/>
                <w:color w:val="000000"/>
                <w:sz w:val="18"/>
                <w:szCs w:val="18"/>
                <w:lang w:val="en-IN" w:eastAsia="en-IN"/>
              </w:rPr>
              <w:t>{</w:t>
            </w:r>
          </w:p>
          <w:p w:rsidRPr="000E6211" w:rsidR="00553DCF" w:rsidP="00993B0B" w:rsidRDefault="00553DCF" w14:paraId="0CED1C2F" w14:textId="1EBB89AC">
            <w:pPr>
              <w:spacing w:after="0" w:line="240" w:lineRule="auto"/>
              <w:jc w:val="both"/>
              <w:rPr>
                <w:rFonts w:ascii="Calibri" w:hAnsi="Calibri" w:eastAsia="Times New Roman" w:cs="Calibri"/>
                <w:color w:val="000000"/>
                <w:sz w:val="18"/>
                <w:szCs w:val="18"/>
                <w:lang w:val="en-IN" w:eastAsia="en-IN"/>
              </w:rPr>
            </w:pPr>
            <w:r w:rsidRPr="000E6211">
              <w:rPr>
                <w:rFonts w:ascii="Calibri" w:hAnsi="Calibri" w:eastAsia="Times New Roman" w:cs="Calibri"/>
                <w:color w:val="000000"/>
                <w:sz w:val="18"/>
                <w:szCs w:val="18"/>
                <w:lang w:val="en-IN" w:eastAsia="en-IN"/>
              </w:rPr>
              <w:t>"CreateAccountQry": [</w:t>
            </w:r>
          </w:p>
          <w:p w:rsidRPr="000E6211" w:rsidR="00553DCF" w:rsidP="00993B0B" w:rsidRDefault="00553DCF" w14:paraId="7F5EFBDB" w14:textId="1B9D446F">
            <w:pPr>
              <w:spacing w:after="0" w:line="240" w:lineRule="auto"/>
              <w:jc w:val="both"/>
              <w:rPr>
                <w:rFonts w:ascii="Calibri" w:hAnsi="Calibri" w:eastAsia="Times New Roman" w:cs="Calibri"/>
                <w:color w:val="000000"/>
                <w:sz w:val="18"/>
                <w:szCs w:val="18"/>
                <w:lang w:val="en-IN" w:eastAsia="en-IN"/>
              </w:rPr>
            </w:pPr>
            <w:r w:rsidRPr="000E6211">
              <w:rPr>
                <w:rFonts w:ascii="Calibri" w:hAnsi="Calibri" w:eastAsia="Times New Roman" w:cs="Calibri"/>
                <w:color w:val="000000"/>
                <w:sz w:val="18"/>
                <w:szCs w:val="18"/>
                <w:lang w:val="en-IN" w:eastAsia="en-IN"/>
              </w:rPr>
              <w:t>"Create user ${user.username} IDENTIFIED BY  ${if(user.customproperty2 !=null){'Wel_2M$'+user.customproperty2}}"</w:t>
            </w:r>
          </w:p>
          <w:p w:rsidRPr="000E6211" w:rsidR="00553DCF" w:rsidP="00993B0B" w:rsidRDefault="00553DCF" w14:paraId="79F0F704" w14:textId="7B570B98">
            <w:pPr>
              <w:spacing w:after="0" w:line="240" w:lineRule="auto"/>
              <w:jc w:val="both"/>
              <w:rPr>
                <w:rFonts w:ascii="Calibri" w:hAnsi="Calibri" w:eastAsia="Times New Roman" w:cs="Calibri"/>
                <w:color w:val="000000"/>
                <w:sz w:val="18"/>
                <w:szCs w:val="18"/>
                <w:lang w:val="en-IN" w:eastAsia="en-IN"/>
              </w:rPr>
            </w:pPr>
            <w:r w:rsidRPr="000E6211">
              <w:rPr>
                <w:rFonts w:ascii="Calibri" w:hAnsi="Calibri" w:eastAsia="Times New Roman" w:cs="Calibri"/>
                <w:color w:val="000000"/>
                <w:sz w:val="18"/>
                <w:szCs w:val="18"/>
                <w:lang w:val="en-IN" w:eastAsia="en-IN"/>
              </w:rPr>
              <w:t>]</w:t>
            </w:r>
          </w:p>
          <w:p w:rsidRPr="000E6211" w:rsidR="00553DCF" w:rsidP="00993B0B" w:rsidRDefault="00553DCF" w14:paraId="43A00755" w14:textId="42CAC5C7">
            <w:pPr>
              <w:spacing w:after="0" w:line="240" w:lineRule="auto"/>
              <w:jc w:val="both"/>
              <w:rPr>
                <w:rFonts w:ascii="Calibri" w:hAnsi="Calibri" w:eastAsia="Times New Roman" w:cs="Calibri"/>
                <w:color w:val="000000"/>
                <w:sz w:val="18"/>
                <w:szCs w:val="18"/>
                <w:lang w:val="en-IN" w:eastAsia="en-IN"/>
              </w:rPr>
            </w:pPr>
            <w:r w:rsidRPr="000E6211">
              <w:rPr>
                <w:rFonts w:ascii="Calibri" w:hAnsi="Calibri" w:eastAsia="Times New Roman" w:cs="Calibri"/>
                <w:color w:val="000000"/>
                <w:sz w:val="18"/>
                <w:szCs w:val="18"/>
                <w:lang w:val="en-IN" w:eastAsia="en-IN"/>
              </w:rPr>
              <w:t>}</w:t>
            </w:r>
          </w:p>
        </w:tc>
      </w:tr>
    </w:tbl>
    <w:p w:rsidR="00C05739" w:rsidP="0037197C" w:rsidRDefault="004577A2" w14:paraId="26BE11CA" w14:textId="1AE47037">
      <w:pPr>
        <w:pStyle w:val="Heading3"/>
      </w:pPr>
      <w:bookmarkStart w:name="_Toc33292638" w:id="134"/>
      <w:r>
        <w:lastRenderedPageBreak/>
        <w:t>Account De-provisioning</w:t>
      </w:r>
      <w:bookmarkEnd w:id="134"/>
    </w:p>
    <w:p w:rsidR="00C05739" w:rsidP="00C05739" w:rsidRDefault="00C05739" w14:paraId="745A518F" w14:textId="77FBAA48">
      <w:r>
        <w:t xml:space="preserve">Any non-employee or employee can login to </w:t>
      </w:r>
      <w:r w:rsidR="00120727">
        <w:t>Saviynt</w:t>
      </w:r>
      <w:r>
        <w:t xml:space="preserve"> and navigate to accounts/roles tab and raise removal request   for Polaris access.</w:t>
      </w:r>
    </w:p>
    <w:p w:rsidR="00C05739" w:rsidP="00687D6E" w:rsidRDefault="00C05739" w14:paraId="47F7CE1D" w14:textId="5103A0AF">
      <w:pPr>
        <w:pStyle w:val="ListParagraph"/>
        <w:numPr>
          <w:ilvl w:val="0"/>
          <w:numId w:val="41"/>
        </w:numPr>
      </w:pPr>
      <w:r>
        <w:t xml:space="preserve">Any non-employee or employee can login to </w:t>
      </w:r>
      <w:r w:rsidR="00120727">
        <w:t>Saviynt</w:t>
      </w:r>
      <w:r>
        <w:t xml:space="preserve"> and request for Polaris.</w:t>
      </w:r>
    </w:p>
    <w:p w:rsidR="00C05739" w:rsidP="00687D6E" w:rsidRDefault="00C05739" w14:paraId="257B5064" w14:textId="4C00E4C3">
      <w:pPr>
        <w:pStyle w:val="ListParagraph"/>
        <w:numPr>
          <w:ilvl w:val="0"/>
          <w:numId w:val="41"/>
        </w:numPr>
        <w:tabs>
          <w:tab w:val="left" w:pos="2730"/>
        </w:tabs>
        <w:spacing w:before="120" w:after="120"/>
      </w:pPr>
      <w:r>
        <w:t>The request must be made by self</w:t>
      </w:r>
      <w:r w:rsidR="009A0FB9">
        <w:t>.</w:t>
      </w:r>
    </w:p>
    <w:p w:rsidR="00C05739" w:rsidP="00687D6E" w:rsidRDefault="00C05739" w14:paraId="06C7E1FA" w14:textId="77777777">
      <w:pPr>
        <w:pStyle w:val="ListParagraph"/>
        <w:numPr>
          <w:ilvl w:val="0"/>
          <w:numId w:val="41"/>
        </w:numPr>
        <w:tabs>
          <w:tab w:val="left" w:pos="2730"/>
        </w:tabs>
        <w:spacing w:before="120" w:after="120"/>
      </w:pPr>
      <w:r>
        <w:t>Once the request is made the request will go for role owner approval, A notification will be triggered to the role owners regarding the pending request.</w:t>
      </w:r>
    </w:p>
    <w:p w:rsidR="00C05739" w:rsidP="00687D6E" w:rsidRDefault="00C05739" w14:paraId="3D34D889" w14:textId="38A66BAB">
      <w:pPr>
        <w:pStyle w:val="ListParagraph"/>
        <w:numPr>
          <w:ilvl w:val="0"/>
          <w:numId w:val="41"/>
        </w:numPr>
        <w:tabs>
          <w:tab w:val="left" w:pos="2730"/>
        </w:tabs>
        <w:spacing w:before="120" w:after="120"/>
      </w:pPr>
      <w:r>
        <w:t>After approving   the   request, a notification will be triggered to the requester saying the approval is done.</w:t>
      </w:r>
    </w:p>
    <w:p w:rsidR="00C05739" w:rsidP="00687D6E" w:rsidRDefault="00C05739" w14:paraId="637D4554" w14:textId="6F35CE60">
      <w:pPr>
        <w:pStyle w:val="ListParagraph"/>
        <w:numPr>
          <w:ilvl w:val="0"/>
          <w:numId w:val="41"/>
        </w:numPr>
        <w:tabs>
          <w:tab w:val="left" w:pos="2730"/>
        </w:tabs>
        <w:spacing w:before="120" w:after="120"/>
      </w:pPr>
      <w:r>
        <w:t xml:space="preserve">Then the role is removed for the user in </w:t>
      </w:r>
      <w:r w:rsidR="00120727">
        <w:t>Saviynt</w:t>
      </w:r>
      <w:r w:rsidR="009A0FB9">
        <w:t xml:space="preserve"> and in target the user is deleted and all his roles are dropped.</w:t>
      </w:r>
    </w:p>
    <w:tbl>
      <w:tblPr>
        <w:tblW w:w="736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55"/>
        <w:gridCol w:w="4311"/>
      </w:tblGrid>
      <w:tr w:rsidRPr="003A5A84" w:rsidR="00C05739" w:rsidTr="000E6211" w14:paraId="29843ADD" w14:textId="77777777">
        <w:trPr>
          <w:trHeight w:val="300"/>
          <w:jc w:val="center"/>
        </w:trPr>
        <w:tc>
          <w:tcPr>
            <w:tcW w:w="3055" w:type="dxa"/>
            <w:shd w:val="clear" w:color="auto" w:fill="FF0066"/>
            <w:noWrap/>
            <w:vAlign w:val="center"/>
            <w:hideMark/>
          </w:tcPr>
          <w:p w:rsidRPr="003A5A84" w:rsidR="00C05739" w:rsidP="006C2C8D" w:rsidRDefault="00C05739" w14:paraId="5E844A79" w14:textId="77777777">
            <w:pPr>
              <w:spacing w:after="0" w:line="240" w:lineRule="auto"/>
              <w:jc w:val="center"/>
              <w:rPr>
                <w:rFonts w:ascii="Calibri" w:hAnsi="Calibri" w:eastAsia="Times New Roman" w:cs="Calibri"/>
                <w:color w:val="FFFFFF" w:themeColor="background1"/>
                <w:lang w:val="en-IN" w:eastAsia="en-IN"/>
              </w:rPr>
            </w:pPr>
            <w:r>
              <w:rPr>
                <w:rFonts w:ascii="Calibri" w:hAnsi="Calibri" w:eastAsia="Times New Roman" w:cs="Calibri"/>
                <w:color w:val="FFFFFF" w:themeColor="background1"/>
                <w:lang w:val="en-IN" w:eastAsia="en-IN"/>
              </w:rPr>
              <w:t>Json operation</w:t>
            </w:r>
          </w:p>
        </w:tc>
        <w:tc>
          <w:tcPr>
            <w:tcW w:w="4311" w:type="dxa"/>
            <w:shd w:val="clear" w:color="auto" w:fill="FF0066"/>
            <w:noWrap/>
            <w:vAlign w:val="center"/>
            <w:hideMark/>
          </w:tcPr>
          <w:p w:rsidRPr="003A5A84" w:rsidR="00C05739" w:rsidP="006C2C8D" w:rsidRDefault="00C05739" w14:paraId="1429FAB9" w14:textId="77777777">
            <w:pPr>
              <w:spacing w:after="0" w:line="240" w:lineRule="auto"/>
              <w:jc w:val="center"/>
              <w:rPr>
                <w:rFonts w:ascii="Calibri" w:hAnsi="Calibri" w:eastAsia="Times New Roman" w:cs="Calibri"/>
                <w:color w:val="FFFFFF" w:themeColor="background1"/>
                <w:lang w:val="en-IN" w:eastAsia="en-IN"/>
              </w:rPr>
            </w:pPr>
            <w:r>
              <w:rPr>
                <w:rFonts w:ascii="Calibri" w:hAnsi="Calibri" w:eastAsia="Times New Roman" w:cs="Calibri"/>
                <w:color w:val="FFFFFF" w:themeColor="background1"/>
                <w:lang w:val="en-IN" w:eastAsia="en-IN"/>
              </w:rPr>
              <w:t>query</w:t>
            </w:r>
          </w:p>
        </w:tc>
      </w:tr>
      <w:tr w:rsidRPr="00147A4E" w:rsidR="00C05739" w:rsidTr="000E6211" w14:paraId="2EB57AB0" w14:textId="77777777">
        <w:trPr>
          <w:trHeight w:val="288"/>
          <w:jc w:val="center"/>
        </w:trPr>
        <w:tc>
          <w:tcPr>
            <w:tcW w:w="3055" w:type="dxa"/>
            <w:shd w:val="clear" w:color="auto" w:fill="auto"/>
            <w:noWrap/>
            <w:vAlign w:val="bottom"/>
            <w:hideMark/>
          </w:tcPr>
          <w:p w:rsidRPr="00993B0B" w:rsidR="00C05739" w:rsidP="00993B0B" w:rsidRDefault="00C05739" w14:paraId="332D1BA4" w14:textId="77777777">
            <w:pPr>
              <w:spacing w:after="0" w:line="240" w:lineRule="auto"/>
              <w:jc w:val="both"/>
              <w:rPr>
                <w:rFonts w:ascii="Calibri" w:hAnsi="Calibri" w:eastAsia="Times New Roman" w:cs="Calibri"/>
                <w:color w:val="000000"/>
                <w:lang w:val="en-IN" w:eastAsia="en-IN"/>
              </w:rPr>
            </w:pPr>
            <w:r w:rsidRPr="00993B0B">
              <w:rPr>
                <w:rFonts w:ascii="Calibri" w:hAnsi="Calibri" w:eastAsia="Times New Roman" w:cs="Calibri"/>
                <w:color w:val="000000"/>
                <w:lang w:val="en-IN" w:eastAsia="en-IN"/>
              </w:rPr>
              <w:t xml:space="preserve">DELETEACCOUNTJSON </w:t>
            </w:r>
          </w:p>
          <w:p w:rsidRPr="00147A4E" w:rsidR="00C05739" w:rsidP="006C2C8D" w:rsidRDefault="00C05739" w14:paraId="487ADEDA" w14:textId="77777777">
            <w:pPr>
              <w:spacing w:after="0" w:line="240" w:lineRule="auto"/>
              <w:jc w:val="both"/>
              <w:rPr>
                <w:rFonts w:ascii="Calibri" w:hAnsi="Calibri" w:eastAsia="Times New Roman" w:cs="Calibri"/>
                <w:color w:val="000000"/>
                <w:lang w:val="en-IN" w:eastAsia="en-IN"/>
              </w:rPr>
            </w:pPr>
          </w:p>
        </w:tc>
        <w:tc>
          <w:tcPr>
            <w:tcW w:w="4311" w:type="dxa"/>
            <w:shd w:val="clear" w:color="auto" w:fill="auto"/>
            <w:noWrap/>
            <w:vAlign w:val="bottom"/>
            <w:hideMark/>
          </w:tcPr>
          <w:p w:rsidRPr="00C05739" w:rsidR="00C05739" w:rsidP="00C05739" w:rsidRDefault="00C05739" w14:paraId="1C4EC523" w14:textId="77777777">
            <w:pPr>
              <w:spacing w:after="0" w:line="240" w:lineRule="auto"/>
              <w:jc w:val="both"/>
              <w:rPr>
                <w:rFonts w:ascii="Calibri" w:hAnsi="Calibri" w:eastAsia="Times New Roman" w:cs="Calibri"/>
                <w:color w:val="000000"/>
                <w:lang w:val="en-IN" w:eastAsia="en-IN"/>
              </w:rPr>
            </w:pPr>
            <w:r w:rsidRPr="00C05739">
              <w:rPr>
                <w:rFonts w:ascii="Calibri" w:hAnsi="Calibri" w:eastAsia="Times New Roman" w:cs="Calibri"/>
                <w:color w:val="000000"/>
                <w:lang w:val="en-IN" w:eastAsia="en-IN"/>
              </w:rPr>
              <w:t>{</w:t>
            </w:r>
          </w:p>
          <w:p w:rsidRPr="00C05739" w:rsidR="00C05739" w:rsidP="00C05739" w:rsidRDefault="00C05739" w14:paraId="14ED85D2" w14:textId="77777777">
            <w:pPr>
              <w:spacing w:after="0" w:line="240" w:lineRule="auto"/>
              <w:jc w:val="both"/>
              <w:rPr>
                <w:rFonts w:ascii="Calibri" w:hAnsi="Calibri" w:eastAsia="Times New Roman" w:cs="Calibri"/>
                <w:color w:val="000000"/>
                <w:lang w:val="en-IN" w:eastAsia="en-IN"/>
              </w:rPr>
            </w:pPr>
          </w:p>
          <w:p w:rsidRPr="00C05739" w:rsidR="00C05739" w:rsidP="00C05739" w:rsidRDefault="00C05739" w14:paraId="773372F2" w14:textId="77777777">
            <w:pPr>
              <w:spacing w:after="0" w:line="240" w:lineRule="auto"/>
              <w:jc w:val="both"/>
              <w:rPr>
                <w:rFonts w:ascii="Calibri" w:hAnsi="Calibri" w:eastAsia="Times New Roman" w:cs="Calibri"/>
                <w:color w:val="000000"/>
                <w:lang w:val="en-IN" w:eastAsia="en-IN"/>
              </w:rPr>
            </w:pPr>
            <w:r w:rsidRPr="00C05739">
              <w:rPr>
                <w:rFonts w:ascii="Calibri" w:hAnsi="Calibri" w:eastAsia="Times New Roman" w:cs="Calibri"/>
                <w:color w:val="000000"/>
                <w:lang w:val="en-IN" w:eastAsia="en-IN"/>
              </w:rPr>
              <w:t xml:space="preserve">"DeleteAccountQry" : [ </w:t>
            </w:r>
          </w:p>
          <w:p w:rsidRPr="00C05739" w:rsidR="00C05739" w:rsidP="00C05739" w:rsidRDefault="00C05739" w14:paraId="0BCDADD2" w14:textId="77777777">
            <w:pPr>
              <w:spacing w:after="0" w:line="240" w:lineRule="auto"/>
              <w:jc w:val="both"/>
              <w:rPr>
                <w:rFonts w:ascii="Calibri" w:hAnsi="Calibri" w:eastAsia="Times New Roman" w:cs="Calibri"/>
                <w:color w:val="000000"/>
                <w:lang w:val="en-IN" w:eastAsia="en-IN"/>
              </w:rPr>
            </w:pPr>
            <w:r w:rsidRPr="00C05739">
              <w:rPr>
                <w:rFonts w:ascii="Calibri" w:hAnsi="Calibri" w:eastAsia="Times New Roman" w:cs="Calibri"/>
                <w:color w:val="000000"/>
                <w:lang w:val="en-IN" w:eastAsia="en-IN"/>
              </w:rPr>
              <w:t xml:space="preserve">"Drop user  ${user.username} CASCADE" ] </w:t>
            </w:r>
          </w:p>
          <w:p w:rsidRPr="00147A4E" w:rsidR="00C05739" w:rsidP="00C05739" w:rsidRDefault="00C05739" w14:paraId="7B84BF8D" w14:textId="6C920729">
            <w:pPr>
              <w:spacing w:after="0" w:line="240" w:lineRule="auto"/>
              <w:jc w:val="both"/>
              <w:rPr>
                <w:rFonts w:ascii="Calibri" w:hAnsi="Calibri" w:eastAsia="Times New Roman" w:cs="Calibri"/>
                <w:color w:val="000000"/>
                <w:lang w:val="en-IN" w:eastAsia="en-IN"/>
              </w:rPr>
            </w:pPr>
            <w:r w:rsidRPr="00C05739">
              <w:rPr>
                <w:rFonts w:ascii="Calibri" w:hAnsi="Calibri" w:eastAsia="Times New Roman" w:cs="Calibri"/>
                <w:color w:val="000000"/>
                <w:lang w:val="en-IN" w:eastAsia="en-IN"/>
              </w:rPr>
              <w:t>}</w:t>
            </w:r>
          </w:p>
        </w:tc>
      </w:tr>
    </w:tbl>
    <w:p w:rsidR="00DF5CDC" w:rsidP="00DF5CDC" w:rsidRDefault="4EC71BC1" w14:paraId="15D39F14" w14:textId="38DF7A4E">
      <w:pPr>
        <w:pStyle w:val="Heading1"/>
      </w:pPr>
      <w:bookmarkStart w:name="_Toc33292639" w:id="135"/>
      <w:r>
        <w:t>Role Management - Pooja</w:t>
      </w:r>
      <w:bookmarkEnd w:id="135"/>
    </w:p>
    <w:p w:rsidR="00DF5CDC" w:rsidP="00DF5CDC" w:rsidRDefault="4EC71BC1" w14:paraId="1554525F" w14:textId="19A67440">
      <w:pPr>
        <w:pStyle w:val="Heading2"/>
      </w:pPr>
      <w:bookmarkStart w:name="_Toc33292640" w:id="136"/>
      <w:r>
        <w:t>Enterprise roles:</w:t>
      </w:r>
      <w:bookmarkEnd w:id="136"/>
    </w:p>
    <w:p w:rsidR="0037197C" w:rsidP="0037197C" w:rsidRDefault="0037197C" w14:paraId="21C66C8E" w14:textId="49C025BF">
      <w:r>
        <w:t xml:space="preserve">Role from OIM </w:t>
      </w:r>
      <w:r w:rsidR="00A62063">
        <w:t xml:space="preserve">will be brought in </w:t>
      </w:r>
      <w:r w:rsidR="00120727">
        <w:t>Saviynt</w:t>
      </w:r>
      <w:r w:rsidR="00A62063">
        <w:t xml:space="preserve"> as ‘Enterprise Role’ Role type as part of a onetime Import activity. Since </w:t>
      </w:r>
      <w:r w:rsidR="00120727">
        <w:t>Saviynt</w:t>
      </w:r>
      <w:r w:rsidR="00A62063">
        <w:t xml:space="preserve"> does not have concept of Access Policies, entitlements which are part of Access Policies in OIM will be directly imported inside Enterprise Roles. </w:t>
      </w:r>
    </w:p>
    <w:p w:rsidR="00A62063" w:rsidP="0037197C" w:rsidRDefault="00A62063" w14:paraId="540C9E45" w14:textId="0C57FF9C">
      <w:r>
        <w:t xml:space="preserve">Enterprise Role import will be structured in </w:t>
      </w:r>
      <w:r w:rsidR="00025E65">
        <w:t>three</w:t>
      </w:r>
      <w:r>
        <w:t xml:space="preserve"> parts</w:t>
      </w:r>
    </w:p>
    <w:p w:rsidR="00A62063" w:rsidP="00A62063" w:rsidRDefault="00A62063" w14:paraId="5A8589A6" w14:textId="67B12211">
      <w:pPr>
        <w:pStyle w:val="ListParagraph"/>
        <w:numPr>
          <w:ilvl w:val="0"/>
          <w:numId w:val="57"/>
        </w:numPr>
      </w:pPr>
      <w:r>
        <w:t>Basic Role Definition and Entitlements Import</w:t>
      </w:r>
    </w:p>
    <w:p w:rsidR="00A62063" w:rsidP="00A62063" w:rsidRDefault="00A62063" w14:paraId="34D28682" w14:textId="26F5B56D">
      <w:pPr>
        <w:pStyle w:val="ListParagraph"/>
        <w:numPr>
          <w:ilvl w:val="0"/>
          <w:numId w:val="57"/>
        </w:numPr>
      </w:pPr>
      <w:r>
        <w:t xml:space="preserve">Role Members/User import </w:t>
      </w:r>
    </w:p>
    <w:p w:rsidR="00025E65" w:rsidP="00A62063" w:rsidRDefault="00025E65" w14:paraId="3B3DE174" w14:textId="1218E868">
      <w:pPr>
        <w:pStyle w:val="ListParagraph"/>
        <w:numPr>
          <w:ilvl w:val="0"/>
          <w:numId w:val="57"/>
        </w:numPr>
      </w:pPr>
      <w:r>
        <w:t xml:space="preserve">User Group Import (To replicate Role Approval roles in OIM) </w:t>
      </w:r>
    </w:p>
    <w:p w:rsidR="004D1F0A" w:rsidP="008C2B8B" w:rsidRDefault="008C2B8B" w14:paraId="48C04F14" w14:textId="77777777">
      <w:r>
        <w:t xml:space="preserve">Following attributes have been identified to be Imported for </w:t>
      </w:r>
    </w:p>
    <w:p w:rsidR="008C2B8B" w:rsidP="004D1F0A" w:rsidRDefault="008C2B8B" w14:paraId="141A4BAF" w14:textId="241E37E4">
      <w:pPr>
        <w:pStyle w:val="ListParagraph"/>
        <w:numPr>
          <w:ilvl w:val="0"/>
          <w:numId w:val="58"/>
        </w:numPr>
      </w:pPr>
      <w:r w:rsidRPr="004D1F0A">
        <w:rPr>
          <w:b/>
          <w:bCs/>
        </w:rPr>
        <w:t>Role Definition/Role Structure</w:t>
      </w:r>
      <w:r>
        <w:t xml:space="preserve">. </w:t>
      </w:r>
    </w:p>
    <w:tbl>
      <w:tblPr>
        <w:tblStyle w:val="TableGrid"/>
        <w:tblW w:w="0" w:type="auto"/>
        <w:jc w:val="center"/>
        <w:tblLook w:val="04A0" w:firstRow="1" w:lastRow="0" w:firstColumn="1" w:lastColumn="0" w:noHBand="0" w:noVBand="1"/>
      </w:tblPr>
      <w:tblGrid>
        <w:gridCol w:w="2337"/>
        <w:gridCol w:w="3148"/>
        <w:gridCol w:w="3690"/>
      </w:tblGrid>
      <w:tr w:rsidR="00BC0DBD" w:rsidTr="00864817" w14:paraId="1EEC368A" w14:textId="3E055F39">
        <w:trPr>
          <w:jc w:val="center"/>
        </w:trPr>
        <w:tc>
          <w:tcPr>
            <w:tcW w:w="2337" w:type="dxa"/>
          </w:tcPr>
          <w:p w:rsidRPr="001B1DF7" w:rsidR="00BC0DBD" w:rsidP="008C2B8B" w:rsidRDefault="00BC0DBD" w14:paraId="5314D49E" w14:textId="1C66B1CA">
            <w:pPr>
              <w:rPr>
                <w:b/>
                <w:bCs/>
              </w:rPr>
            </w:pPr>
            <w:r w:rsidRPr="001B1DF7">
              <w:rPr>
                <w:b/>
                <w:bCs/>
              </w:rPr>
              <w:t xml:space="preserve">OIM Role Attribute </w:t>
            </w:r>
          </w:p>
        </w:tc>
        <w:tc>
          <w:tcPr>
            <w:tcW w:w="3148" w:type="dxa"/>
          </w:tcPr>
          <w:p w:rsidRPr="001B1DF7" w:rsidR="00BC0DBD" w:rsidP="008C2B8B" w:rsidRDefault="00120727" w14:paraId="612D8F35" w14:textId="7EC64AB0">
            <w:pPr>
              <w:rPr>
                <w:b/>
                <w:bCs/>
              </w:rPr>
            </w:pPr>
            <w:r>
              <w:rPr>
                <w:b/>
                <w:bCs/>
              </w:rPr>
              <w:t>Saviynt</w:t>
            </w:r>
            <w:r w:rsidRPr="001B1DF7" w:rsidR="00BC0DBD">
              <w:rPr>
                <w:b/>
                <w:bCs/>
              </w:rPr>
              <w:t xml:space="preserve"> Role Attribute</w:t>
            </w:r>
          </w:p>
        </w:tc>
        <w:tc>
          <w:tcPr>
            <w:tcW w:w="3690" w:type="dxa"/>
          </w:tcPr>
          <w:p w:rsidRPr="001B1DF7" w:rsidR="00BC0DBD" w:rsidP="008C2B8B" w:rsidRDefault="00BC0DBD" w14:paraId="6F22EB71" w14:textId="6D477782">
            <w:pPr>
              <w:rPr>
                <w:b/>
                <w:bCs/>
              </w:rPr>
            </w:pPr>
            <w:r>
              <w:rPr>
                <w:b/>
                <w:bCs/>
              </w:rPr>
              <w:t xml:space="preserve">Additional Details </w:t>
            </w:r>
          </w:p>
        </w:tc>
      </w:tr>
      <w:tr w:rsidR="00BC0DBD" w:rsidTr="00864817" w14:paraId="4F9B6112" w14:textId="29AF30CF">
        <w:trPr>
          <w:jc w:val="center"/>
        </w:trPr>
        <w:tc>
          <w:tcPr>
            <w:tcW w:w="2337" w:type="dxa"/>
          </w:tcPr>
          <w:p w:rsidR="00BC0DBD" w:rsidP="001B1DF7" w:rsidRDefault="00BC0DBD" w14:paraId="66F51D0E" w14:textId="33B956F5">
            <w:r>
              <w:rPr>
                <w:rFonts w:ascii="Calibri" w:hAnsi="Calibri"/>
                <w:color w:val="000000"/>
              </w:rPr>
              <w:t>Role Name</w:t>
            </w:r>
          </w:p>
        </w:tc>
        <w:tc>
          <w:tcPr>
            <w:tcW w:w="3148" w:type="dxa"/>
          </w:tcPr>
          <w:p w:rsidR="00BC0DBD" w:rsidP="008C2B8B" w:rsidRDefault="00BC0DBD" w14:paraId="64688284" w14:textId="4CB9C212">
            <w:r>
              <w:t>Role Name</w:t>
            </w:r>
          </w:p>
        </w:tc>
        <w:tc>
          <w:tcPr>
            <w:tcW w:w="3690" w:type="dxa"/>
          </w:tcPr>
          <w:p w:rsidR="00BC0DBD" w:rsidP="008C2B8B" w:rsidRDefault="00BC0DBD" w14:paraId="40F03843" w14:textId="77777777"/>
        </w:tc>
      </w:tr>
      <w:tr w:rsidR="00BC0DBD" w:rsidTr="00864817" w14:paraId="64A4AAAF" w14:textId="5AAB2B9E">
        <w:trPr>
          <w:jc w:val="center"/>
        </w:trPr>
        <w:tc>
          <w:tcPr>
            <w:tcW w:w="2337" w:type="dxa"/>
          </w:tcPr>
          <w:p w:rsidR="00BC0DBD" w:rsidP="001B1DF7" w:rsidRDefault="00BC0DBD" w14:paraId="16E7DEA9" w14:textId="32DA91A8">
            <w:r>
              <w:rPr>
                <w:rFonts w:ascii="Calibri" w:hAnsi="Calibri"/>
                <w:color w:val="000000"/>
              </w:rPr>
              <w:t>Display Name</w:t>
            </w:r>
          </w:p>
        </w:tc>
        <w:tc>
          <w:tcPr>
            <w:tcW w:w="3148" w:type="dxa"/>
          </w:tcPr>
          <w:p w:rsidR="00BC0DBD" w:rsidP="008C2B8B" w:rsidRDefault="00BC0DBD" w14:paraId="5855BB2E" w14:textId="5CBC7E82">
            <w:r>
              <w:rPr>
                <w:rFonts w:ascii="Calibri" w:hAnsi="Calibri"/>
                <w:color w:val="000000"/>
              </w:rPr>
              <w:t>Display Name</w:t>
            </w:r>
          </w:p>
        </w:tc>
        <w:tc>
          <w:tcPr>
            <w:tcW w:w="3690" w:type="dxa"/>
          </w:tcPr>
          <w:p w:rsidR="00BC0DBD" w:rsidP="008C2B8B" w:rsidRDefault="00BC0DBD" w14:paraId="73B53EF6" w14:textId="77777777">
            <w:pPr>
              <w:rPr>
                <w:rFonts w:ascii="Calibri" w:hAnsi="Calibri"/>
                <w:color w:val="000000"/>
              </w:rPr>
            </w:pPr>
          </w:p>
        </w:tc>
      </w:tr>
      <w:tr w:rsidR="00BC0DBD" w:rsidTr="00864817" w14:paraId="0D9F180F" w14:textId="0B3D5928">
        <w:trPr>
          <w:jc w:val="center"/>
        </w:trPr>
        <w:tc>
          <w:tcPr>
            <w:tcW w:w="2337" w:type="dxa"/>
          </w:tcPr>
          <w:p w:rsidR="00BC0DBD" w:rsidP="001B1DF7" w:rsidRDefault="00BC0DBD" w14:paraId="1C34D93D" w14:textId="73CD7B88">
            <w:r>
              <w:rPr>
                <w:rFonts w:ascii="Calibri" w:hAnsi="Calibri"/>
                <w:color w:val="000000"/>
              </w:rPr>
              <w:t>Role Description</w:t>
            </w:r>
          </w:p>
        </w:tc>
        <w:tc>
          <w:tcPr>
            <w:tcW w:w="3148" w:type="dxa"/>
          </w:tcPr>
          <w:p w:rsidR="00BC0DBD" w:rsidP="008C2B8B" w:rsidRDefault="00BC0DBD" w14:paraId="327EAE96" w14:textId="49A50C44">
            <w:r>
              <w:rPr>
                <w:rFonts w:ascii="Calibri" w:hAnsi="Calibri"/>
                <w:color w:val="000000"/>
              </w:rPr>
              <w:t>Role Description</w:t>
            </w:r>
          </w:p>
        </w:tc>
        <w:tc>
          <w:tcPr>
            <w:tcW w:w="3690" w:type="dxa"/>
          </w:tcPr>
          <w:p w:rsidR="00BC0DBD" w:rsidP="008C2B8B" w:rsidRDefault="00BC0DBD" w14:paraId="4B921BB0" w14:textId="77777777">
            <w:pPr>
              <w:rPr>
                <w:rFonts w:ascii="Calibri" w:hAnsi="Calibri"/>
                <w:color w:val="000000"/>
              </w:rPr>
            </w:pPr>
          </w:p>
        </w:tc>
      </w:tr>
      <w:tr w:rsidR="00BC0DBD" w:rsidTr="00864817" w14:paraId="2BCE264D" w14:textId="3F3D05B4">
        <w:trPr>
          <w:jc w:val="center"/>
        </w:trPr>
        <w:tc>
          <w:tcPr>
            <w:tcW w:w="2337" w:type="dxa"/>
          </w:tcPr>
          <w:p w:rsidR="00BC0DBD" w:rsidP="001B1DF7" w:rsidRDefault="00BC0DBD" w14:paraId="610D2CA0" w14:textId="02CD87D5">
            <w:r>
              <w:lastRenderedPageBreak/>
              <w:t>User Defined Tag</w:t>
            </w:r>
          </w:p>
        </w:tc>
        <w:tc>
          <w:tcPr>
            <w:tcW w:w="3148" w:type="dxa"/>
          </w:tcPr>
          <w:p w:rsidR="00BC0DBD" w:rsidP="008C2B8B" w:rsidRDefault="00BC0DBD" w14:paraId="5175DCDA" w14:textId="112EA6A8">
            <w:r>
              <w:t>Custom Property1</w:t>
            </w:r>
          </w:p>
        </w:tc>
        <w:tc>
          <w:tcPr>
            <w:tcW w:w="3690" w:type="dxa"/>
          </w:tcPr>
          <w:p w:rsidR="00BC0DBD" w:rsidP="008C2B8B" w:rsidRDefault="00BC0DBD" w14:paraId="2310B145" w14:textId="77777777"/>
        </w:tc>
      </w:tr>
      <w:tr w:rsidR="00BC0DBD" w:rsidTr="00864817" w14:paraId="24E472FF" w14:textId="526D669A">
        <w:trPr>
          <w:jc w:val="center"/>
        </w:trPr>
        <w:tc>
          <w:tcPr>
            <w:tcW w:w="2337" w:type="dxa"/>
          </w:tcPr>
          <w:p w:rsidR="00BC0DBD" w:rsidP="008C2B8B" w:rsidRDefault="00BC0DBD" w14:paraId="1EA02BD2" w14:textId="2B47FB40">
            <w:r>
              <w:t xml:space="preserve">Risk </w:t>
            </w:r>
          </w:p>
        </w:tc>
        <w:tc>
          <w:tcPr>
            <w:tcW w:w="3148" w:type="dxa"/>
          </w:tcPr>
          <w:p w:rsidR="00BC0DBD" w:rsidP="008C2B8B" w:rsidRDefault="00BC0DBD" w14:paraId="01BDD496" w14:textId="6053AA17">
            <w:r>
              <w:t>Risk</w:t>
            </w:r>
          </w:p>
        </w:tc>
        <w:tc>
          <w:tcPr>
            <w:tcW w:w="3690" w:type="dxa"/>
          </w:tcPr>
          <w:p w:rsidR="00BC0DBD" w:rsidP="008C2B8B" w:rsidRDefault="00BC0DBD" w14:paraId="4A06072C" w14:textId="77777777"/>
        </w:tc>
      </w:tr>
      <w:tr w:rsidR="00BC0DBD" w:rsidTr="00864817" w14:paraId="2DCC7D7C" w14:textId="644E0C08">
        <w:trPr>
          <w:jc w:val="center"/>
        </w:trPr>
        <w:tc>
          <w:tcPr>
            <w:tcW w:w="2337" w:type="dxa"/>
          </w:tcPr>
          <w:p w:rsidR="00BC0DBD" w:rsidP="008C2B8B" w:rsidRDefault="00BC0DBD" w14:paraId="6B1C6259" w14:textId="01DF0D2F">
            <w:r>
              <w:t xml:space="preserve">Category </w:t>
            </w:r>
          </w:p>
        </w:tc>
        <w:tc>
          <w:tcPr>
            <w:tcW w:w="3148" w:type="dxa"/>
          </w:tcPr>
          <w:p w:rsidR="00BC0DBD" w:rsidP="008C2B8B" w:rsidRDefault="00BC0DBD" w14:paraId="3AF5D5A3" w14:textId="04568CF8">
            <w:r>
              <w:t>Role Type</w:t>
            </w:r>
            <w:r>
              <w:br/>
            </w:r>
            <w:r>
              <w:t>Defaulted to ‘Enterprise Role’</w:t>
            </w:r>
          </w:p>
        </w:tc>
        <w:tc>
          <w:tcPr>
            <w:tcW w:w="3690" w:type="dxa"/>
          </w:tcPr>
          <w:p w:rsidR="00BC0DBD" w:rsidP="008C2B8B" w:rsidRDefault="00BC0DBD" w14:paraId="21308213" w14:textId="77777777"/>
        </w:tc>
      </w:tr>
      <w:tr w:rsidR="00BC0DBD" w:rsidTr="00864817" w14:paraId="5CCF41E6" w14:textId="5CFACD58">
        <w:trPr>
          <w:jc w:val="center"/>
        </w:trPr>
        <w:tc>
          <w:tcPr>
            <w:tcW w:w="2337" w:type="dxa"/>
          </w:tcPr>
          <w:p w:rsidR="00BC0DBD" w:rsidP="008C2B8B" w:rsidRDefault="00BC0DBD" w14:paraId="16F15F49" w14:textId="2B264A90">
            <w:r>
              <w:t>Audit Objective</w:t>
            </w:r>
          </w:p>
        </w:tc>
        <w:tc>
          <w:tcPr>
            <w:tcW w:w="3148" w:type="dxa"/>
          </w:tcPr>
          <w:p w:rsidR="00BC0DBD" w:rsidP="008C2B8B" w:rsidRDefault="00BC0DBD" w14:paraId="44E11F5A" w14:textId="77777777"/>
        </w:tc>
        <w:tc>
          <w:tcPr>
            <w:tcW w:w="3690" w:type="dxa"/>
          </w:tcPr>
          <w:p w:rsidR="00BC0DBD" w:rsidP="008C2B8B" w:rsidRDefault="00BC0DBD" w14:paraId="1CA49CE3" w14:textId="77777777"/>
        </w:tc>
      </w:tr>
      <w:tr w:rsidR="00BC0DBD" w:rsidTr="00864817" w14:paraId="0E72872C" w14:textId="722363DD">
        <w:trPr>
          <w:jc w:val="center"/>
        </w:trPr>
        <w:tc>
          <w:tcPr>
            <w:tcW w:w="2337" w:type="dxa"/>
          </w:tcPr>
          <w:p w:rsidR="00BC0DBD" w:rsidP="008C2B8B" w:rsidRDefault="00BC0DBD" w14:paraId="618C624B" w14:textId="17334F9E">
            <w:r>
              <w:t>Risk Level</w:t>
            </w:r>
          </w:p>
        </w:tc>
        <w:tc>
          <w:tcPr>
            <w:tcW w:w="3148" w:type="dxa"/>
          </w:tcPr>
          <w:p w:rsidR="00BC0DBD" w:rsidP="00BC0DBD" w:rsidRDefault="00BC0DBD" w14:paraId="6736F339" w14:textId="59E5E57E">
            <w:r>
              <w:t>Custom Property2</w:t>
            </w:r>
            <w:r>
              <w:br/>
            </w:r>
          </w:p>
          <w:p w:rsidR="00BC0DBD" w:rsidP="008C2B8B" w:rsidRDefault="00BC0DBD" w14:paraId="61A3C517" w14:textId="018C06DD"/>
        </w:tc>
        <w:tc>
          <w:tcPr>
            <w:tcW w:w="3690" w:type="dxa"/>
          </w:tcPr>
          <w:p w:rsidR="00BC0DBD" w:rsidP="00BC0DBD" w:rsidRDefault="00BC0DBD" w14:paraId="63A204BD" w14:textId="77777777">
            <w:r>
              <w:t xml:space="preserve">7 (High - OIM)  </w:t>
            </w:r>
            <w:r>
              <w:rPr>
                <w:rFonts w:ascii="Wingdings" w:hAnsi="Wingdings" w:eastAsia="Wingdings" w:cs="Wingdings"/>
              </w:rPr>
              <w:t></w:t>
            </w:r>
            <w:r>
              <w:t xml:space="preserve"> High</w:t>
            </w:r>
            <w:r>
              <w:br/>
            </w:r>
            <w:r>
              <w:t xml:space="preserve">5 (Medium – OIM) – Medium </w:t>
            </w:r>
          </w:p>
          <w:p w:rsidR="00BC0DBD" w:rsidP="00BC0DBD" w:rsidRDefault="00BC0DBD" w14:paraId="52BB065A" w14:textId="599CAB10">
            <w:r>
              <w:t>3 (Low – OIM) - Low</w:t>
            </w:r>
          </w:p>
        </w:tc>
      </w:tr>
      <w:tr w:rsidR="00BC0DBD" w:rsidTr="00864817" w14:paraId="5087EADE" w14:textId="6BEF8847">
        <w:trPr>
          <w:jc w:val="center"/>
        </w:trPr>
        <w:tc>
          <w:tcPr>
            <w:tcW w:w="2337" w:type="dxa"/>
          </w:tcPr>
          <w:p w:rsidR="00BC0DBD" w:rsidP="008C2B8B" w:rsidRDefault="00BC0DBD" w14:paraId="2DEBE961" w14:textId="7628C8C4">
            <w:r>
              <w:t>Approver Role</w:t>
            </w:r>
          </w:p>
        </w:tc>
        <w:tc>
          <w:tcPr>
            <w:tcW w:w="3148" w:type="dxa"/>
          </w:tcPr>
          <w:p w:rsidR="00BC0DBD" w:rsidP="008C2B8B" w:rsidRDefault="00BC0DBD" w14:paraId="4E6504B4" w14:textId="1BB159D2">
            <w:r>
              <w:t>Custom Property3</w:t>
            </w:r>
          </w:p>
        </w:tc>
        <w:tc>
          <w:tcPr>
            <w:tcW w:w="3690" w:type="dxa"/>
          </w:tcPr>
          <w:p w:rsidR="00BC0DBD" w:rsidP="008C2B8B" w:rsidRDefault="00BC0DBD" w14:paraId="5F4C06F9" w14:textId="77777777"/>
        </w:tc>
      </w:tr>
      <w:tr w:rsidR="00BC0DBD" w:rsidTr="00864817" w14:paraId="5E06EF42" w14:textId="02B46FFA">
        <w:trPr>
          <w:jc w:val="center"/>
        </w:trPr>
        <w:tc>
          <w:tcPr>
            <w:tcW w:w="2337" w:type="dxa"/>
          </w:tcPr>
          <w:p w:rsidR="00BC0DBD" w:rsidP="008C2B8B" w:rsidRDefault="00BC0DBD" w14:paraId="4D7591CD" w14:textId="7DEF7934">
            <w:r>
              <w:t>Approver Role Description Field</w:t>
            </w:r>
          </w:p>
        </w:tc>
        <w:tc>
          <w:tcPr>
            <w:tcW w:w="3148" w:type="dxa"/>
          </w:tcPr>
          <w:p w:rsidR="00BC0DBD" w:rsidP="008C2B8B" w:rsidRDefault="00BC0DBD" w14:paraId="326741EF" w14:textId="61129300">
            <w:r>
              <w:t>Custom Property4</w:t>
            </w:r>
          </w:p>
        </w:tc>
        <w:tc>
          <w:tcPr>
            <w:tcW w:w="3690" w:type="dxa"/>
          </w:tcPr>
          <w:p w:rsidR="00BC0DBD" w:rsidP="008C2B8B" w:rsidRDefault="00BC0DBD" w14:paraId="5F38846A" w14:textId="77777777"/>
        </w:tc>
      </w:tr>
      <w:tr w:rsidR="00BC0DBD" w:rsidTr="00864817" w14:paraId="00E6442F" w14:textId="163CB200">
        <w:trPr>
          <w:jc w:val="center"/>
        </w:trPr>
        <w:tc>
          <w:tcPr>
            <w:tcW w:w="2337" w:type="dxa"/>
          </w:tcPr>
          <w:p w:rsidR="00BC0DBD" w:rsidP="001B1DF7" w:rsidRDefault="00BC0DBD" w14:paraId="54F3949D" w14:textId="58A0FE8B">
            <w:r>
              <w:t>Requestable</w:t>
            </w:r>
          </w:p>
        </w:tc>
        <w:tc>
          <w:tcPr>
            <w:tcW w:w="3148" w:type="dxa"/>
          </w:tcPr>
          <w:p w:rsidR="00BC0DBD" w:rsidP="001B1DF7" w:rsidRDefault="00BC0DBD" w14:paraId="0B99D6B6" w14:textId="77777777">
            <w:r>
              <w:t>Requestable</w:t>
            </w:r>
          </w:p>
          <w:p w:rsidR="00BC0DBD" w:rsidP="001B1DF7" w:rsidRDefault="00BC0DBD" w14:paraId="1F9924F4" w14:textId="20F31611">
            <w:r>
              <w:t xml:space="preserve"> </w:t>
            </w:r>
          </w:p>
        </w:tc>
        <w:tc>
          <w:tcPr>
            <w:tcW w:w="3690" w:type="dxa"/>
          </w:tcPr>
          <w:p w:rsidR="00BC0DBD" w:rsidP="00BC0DBD" w:rsidRDefault="00BC0DBD" w14:paraId="28A2466B" w14:textId="77777777">
            <w:r>
              <w:t xml:space="preserve">1 – True </w:t>
            </w:r>
          </w:p>
          <w:p w:rsidR="00BC0DBD" w:rsidP="00BC0DBD" w:rsidRDefault="00BC0DBD" w14:paraId="31856C2A" w14:textId="74745235">
            <w:r>
              <w:t>0 – False</w:t>
            </w:r>
          </w:p>
        </w:tc>
      </w:tr>
      <w:tr w:rsidR="00BC0DBD" w:rsidTr="00864817" w14:paraId="3F3C55E2" w14:textId="669349A4">
        <w:trPr>
          <w:jc w:val="center"/>
        </w:trPr>
        <w:tc>
          <w:tcPr>
            <w:tcW w:w="2337" w:type="dxa"/>
          </w:tcPr>
          <w:p w:rsidR="00BC0DBD" w:rsidP="001B1DF7" w:rsidRDefault="00BC0DBD" w14:paraId="0B4B9460" w14:textId="1652A507">
            <w:r>
              <w:t xml:space="preserve">No such field in OIM </w:t>
            </w:r>
          </w:p>
        </w:tc>
        <w:tc>
          <w:tcPr>
            <w:tcW w:w="3148" w:type="dxa"/>
          </w:tcPr>
          <w:p w:rsidR="00BC0DBD" w:rsidP="001B1DF7" w:rsidRDefault="00BC0DBD" w14:paraId="6D87E896" w14:textId="589A3008">
            <w:r>
              <w:t xml:space="preserve">Status </w:t>
            </w:r>
          </w:p>
        </w:tc>
        <w:tc>
          <w:tcPr>
            <w:tcW w:w="3690" w:type="dxa"/>
          </w:tcPr>
          <w:p w:rsidR="00BC0DBD" w:rsidP="001B1DF7" w:rsidRDefault="00BC0DBD" w14:paraId="3B7D163C" w14:textId="748AB57A">
            <w:r>
              <w:t xml:space="preserve">Defaulted to 1 </w:t>
            </w:r>
            <w:r>
              <w:br/>
            </w:r>
            <w:r>
              <w:t>1 depicts Active Role</w:t>
            </w:r>
            <w:r w:rsidR="0012020A">
              <w:t xml:space="preserve"> in </w:t>
            </w:r>
            <w:r w:rsidR="00120727">
              <w:t>Saviynt</w:t>
            </w:r>
          </w:p>
        </w:tc>
      </w:tr>
      <w:tr w:rsidR="00965C63" w:rsidTr="00864817" w14:paraId="0CB0398D" w14:textId="77777777">
        <w:trPr>
          <w:jc w:val="center"/>
        </w:trPr>
        <w:tc>
          <w:tcPr>
            <w:tcW w:w="2337" w:type="dxa"/>
          </w:tcPr>
          <w:p w:rsidR="00965C63" w:rsidP="001B1DF7" w:rsidRDefault="00965C63" w14:paraId="005DBCD5" w14:textId="28D7BC88"/>
        </w:tc>
        <w:tc>
          <w:tcPr>
            <w:tcW w:w="3148" w:type="dxa"/>
          </w:tcPr>
          <w:p w:rsidR="00965C63" w:rsidP="001B1DF7" w:rsidRDefault="00965C63" w14:paraId="2721E1B7" w14:textId="5518E00C">
            <w:r>
              <w:t>Role Owner</w:t>
            </w:r>
            <w:r>
              <w:br/>
            </w:r>
            <w:r>
              <w:t>This Tab will carry the Role Owner user information (First entry from Approval Role Description)</w:t>
            </w:r>
          </w:p>
        </w:tc>
        <w:tc>
          <w:tcPr>
            <w:tcW w:w="3690" w:type="dxa"/>
          </w:tcPr>
          <w:p w:rsidR="00965C63" w:rsidP="001B1DF7" w:rsidRDefault="00965C63" w14:paraId="59DCF502" w14:textId="4F327AFD">
            <w:r>
              <w:t xml:space="preserve">Role Owner is currently maintained in the description field of </w:t>
            </w:r>
          </w:p>
        </w:tc>
      </w:tr>
    </w:tbl>
    <w:p w:rsidR="008C2B8B" w:rsidP="008C2B8B" w:rsidRDefault="008C2B8B" w14:paraId="5DBD52EA" w14:textId="7ECD9327"/>
    <w:p w:rsidRPr="004D1F0A" w:rsidR="004D1F0A" w:rsidP="004D1F0A" w:rsidRDefault="00357DE6" w14:paraId="2F9341EB" w14:textId="07A551D1">
      <w:pPr>
        <w:pStyle w:val="ListParagraph"/>
        <w:numPr>
          <w:ilvl w:val="0"/>
          <w:numId w:val="58"/>
        </w:numPr>
        <w:rPr>
          <w:b/>
          <w:bCs/>
        </w:rPr>
      </w:pPr>
      <w:r>
        <w:rPr>
          <w:b/>
          <w:bCs/>
        </w:rPr>
        <w:t xml:space="preserve">Role - </w:t>
      </w:r>
      <w:r w:rsidRPr="004D1F0A" w:rsidR="004D1F0A">
        <w:rPr>
          <w:b/>
          <w:bCs/>
        </w:rPr>
        <w:t xml:space="preserve">Entitlements </w:t>
      </w:r>
    </w:p>
    <w:tbl>
      <w:tblPr>
        <w:tblStyle w:val="TableGrid"/>
        <w:tblW w:w="9625" w:type="dxa"/>
        <w:tblLook w:val="04A0" w:firstRow="1" w:lastRow="0" w:firstColumn="1" w:lastColumn="0" w:noHBand="0" w:noVBand="1"/>
      </w:tblPr>
      <w:tblGrid>
        <w:gridCol w:w="2065"/>
        <w:gridCol w:w="3420"/>
        <w:gridCol w:w="4140"/>
      </w:tblGrid>
      <w:tr w:rsidRPr="001B1DF7" w:rsidR="00BC0DBD" w:rsidTr="00686E0B" w14:paraId="27285B89" w14:textId="0084F986">
        <w:tc>
          <w:tcPr>
            <w:tcW w:w="2065" w:type="dxa"/>
          </w:tcPr>
          <w:p w:rsidRPr="001B1DF7" w:rsidR="00BC0DBD" w:rsidP="00120727" w:rsidRDefault="00BC0DBD" w14:paraId="15D886AB" w14:textId="48BABC8B">
            <w:pPr>
              <w:rPr>
                <w:b/>
                <w:bCs/>
              </w:rPr>
            </w:pPr>
            <w:r w:rsidRPr="001B1DF7">
              <w:rPr>
                <w:b/>
                <w:bCs/>
              </w:rPr>
              <w:t xml:space="preserve">OIM </w:t>
            </w:r>
            <w:r>
              <w:rPr>
                <w:b/>
                <w:bCs/>
              </w:rPr>
              <w:t>Role-Entitlement</w:t>
            </w:r>
            <w:r w:rsidRPr="001B1DF7">
              <w:rPr>
                <w:b/>
                <w:bCs/>
              </w:rPr>
              <w:t xml:space="preserve"> Attribute </w:t>
            </w:r>
          </w:p>
        </w:tc>
        <w:tc>
          <w:tcPr>
            <w:tcW w:w="3420" w:type="dxa"/>
          </w:tcPr>
          <w:p w:rsidRPr="001B1DF7" w:rsidR="00BC0DBD" w:rsidP="00120727" w:rsidRDefault="00120727" w14:paraId="2EB3148E" w14:textId="0DEDC90C">
            <w:pPr>
              <w:rPr>
                <w:b/>
                <w:bCs/>
              </w:rPr>
            </w:pPr>
            <w:r>
              <w:rPr>
                <w:b/>
                <w:bCs/>
              </w:rPr>
              <w:t>Saviynt</w:t>
            </w:r>
            <w:r w:rsidRPr="001B1DF7" w:rsidR="00BC0DBD">
              <w:rPr>
                <w:b/>
                <w:bCs/>
              </w:rPr>
              <w:t xml:space="preserve"> </w:t>
            </w:r>
            <w:r w:rsidR="00BC0DBD">
              <w:rPr>
                <w:b/>
                <w:bCs/>
              </w:rPr>
              <w:t>Role- Entitlement</w:t>
            </w:r>
            <w:r w:rsidRPr="001B1DF7" w:rsidR="00BC0DBD">
              <w:rPr>
                <w:b/>
                <w:bCs/>
              </w:rPr>
              <w:t xml:space="preserve"> Attribute</w:t>
            </w:r>
          </w:p>
        </w:tc>
        <w:tc>
          <w:tcPr>
            <w:tcW w:w="4140" w:type="dxa"/>
          </w:tcPr>
          <w:p w:rsidRPr="001B1DF7" w:rsidR="00BC0DBD" w:rsidP="00120727" w:rsidRDefault="00BC0DBD" w14:paraId="08653EF5" w14:textId="724F1A15">
            <w:pPr>
              <w:rPr>
                <w:b/>
                <w:bCs/>
              </w:rPr>
            </w:pPr>
            <w:r>
              <w:rPr>
                <w:b/>
                <w:bCs/>
              </w:rPr>
              <w:t xml:space="preserve">Additional Details </w:t>
            </w:r>
          </w:p>
        </w:tc>
      </w:tr>
      <w:tr w:rsidR="00BC0DBD" w:rsidTr="00686E0B" w14:paraId="2AB203F7" w14:textId="2F2CF61A">
        <w:tc>
          <w:tcPr>
            <w:tcW w:w="2065" w:type="dxa"/>
          </w:tcPr>
          <w:p w:rsidR="00BC0DBD" w:rsidP="00120727" w:rsidRDefault="00BC0DBD" w14:paraId="524C6957" w14:textId="77777777">
            <w:r>
              <w:rPr>
                <w:rFonts w:ascii="Calibri" w:hAnsi="Calibri"/>
                <w:color w:val="000000"/>
              </w:rPr>
              <w:t>Role Name</w:t>
            </w:r>
          </w:p>
        </w:tc>
        <w:tc>
          <w:tcPr>
            <w:tcW w:w="3420" w:type="dxa"/>
          </w:tcPr>
          <w:p w:rsidR="00BC0DBD" w:rsidP="00120727" w:rsidRDefault="00BC0DBD" w14:paraId="58720EE3" w14:textId="77777777">
            <w:r>
              <w:t>Role Name</w:t>
            </w:r>
          </w:p>
        </w:tc>
        <w:tc>
          <w:tcPr>
            <w:tcW w:w="4140" w:type="dxa"/>
          </w:tcPr>
          <w:p w:rsidR="00BC0DBD" w:rsidP="00120727" w:rsidRDefault="00BC0DBD" w14:paraId="6AEA1228" w14:textId="77777777"/>
        </w:tc>
      </w:tr>
      <w:tr w:rsidR="00BC0DBD" w:rsidTr="00686E0B" w14:paraId="681B6B80" w14:textId="30C76E66">
        <w:tc>
          <w:tcPr>
            <w:tcW w:w="2065" w:type="dxa"/>
          </w:tcPr>
          <w:p w:rsidR="00BC0DBD" w:rsidP="00120727" w:rsidRDefault="00BC0DBD" w14:paraId="0A4EEAFB" w14:textId="5A4C2A30">
            <w:r>
              <w:rPr>
                <w:rFonts w:ascii="Calibri" w:hAnsi="Calibri"/>
                <w:color w:val="000000"/>
              </w:rPr>
              <w:t xml:space="preserve">Entitlement Value </w:t>
            </w:r>
            <w:r>
              <w:rPr>
                <w:rFonts w:ascii="Calibri" w:hAnsi="Calibri"/>
                <w:color w:val="000000"/>
              </w:rPr>
              <w:br/>
            </w:r>
            <w:r>
              <w:t>POC_FIELD_VALUE</w:t>
            </w:r>
          </w:p>
        </w:tc>
        <w:tc>
          <w:tcPr>
            <w:tcW w:w="3420" w:type="dxa"/>
          </w:tcPr>
          <w:p w:rsidR="00BC0DBD" w:rsidP="00120727" w:rsidRDefault="00BC0DBD" w14:paraId="10996745" w14:textId="051F9720">
            <w:r>
              <w:t>Entitlement Value</w:t>
            </w:r>
          </w:p>
        </w:tc>
        <w:tc>
          <w:tcPr>
            <w:tcW w:w="4140" w:type="dxa"/>
          </w:tcPr>
          <w:p w:rsidR="00BC0DBD" w:rsidP="00120727" w:rsidRDefault="00BC0DBD" w14:paraId="6DE30376" w14:textId="77777777"/>
        </w:tc>
      </w:tr>
      <w:tr w:rsidR="00BC0DBD" w:rsidTr="00686E0B" w14:paraId="7E2A2437" w14:textId="3908BFDA">
        <w:tc>
          <w:tcPr>
            <w:tcW w:w="2065" w:type="dxa"/>
          </w:tcPr>
          <w:p w:rsidR="00CF52F6" w:rsidP="00120727" w:rsidRDefault="00CF52F6" w14:paraId="16839D27" w14:textId="65D322CE"/>
          <w:p w:rsidR="00BC0DBD" w:rsidP="00120727" w:rsidRDefault="00BC0DBD" w14:paraId="7EF7F87E" w14:textId="545686F1">
            <w:r>
              <w:t>POC_FIELD_NAME</w:t>
            </w:r>
          </w:p>
        </w:tc>
        <w:tc>
          <w:tcPr>
            <w:tcW w:w="3420" w:type="dxa"/>
          </w:tcPr>
          <w:p w:rsidR="00BC0DBD" w:rsidP="00120727" w:rsidRDefault="00BC0DBD" w14:paraId="0A0508AA" w14:textId="2ECE77F5">
            <w:r>
              <w:t>Entitlement Type</w:t>
            </w:r>
          </w:p>
        </w:tc>
        <w:tc>
          <w:tcPr>
            <w:tcW w:w="4140" w:type="dxa"/>
          </w:tcPr>
          <w:p w:rsidRPr="00114FC2" w:rsidR="00114FC2" w:rsidP="00114FC2" w:rsidRDefault="00114FC2" w14:paraId="767F55D5" w14:textId="69AC97EF">
            <w:pPr>
              <w:rPr>
                <w:b/>
                <w:bCs/>
              </w:rPr>
            </w:pPr>
            <w:r w:rsidRPr="00114FC2">
              <w:rPr>
                <w:b/>
                <w:bCs/>
              </w:rPr>
              <w:t xml:space="preserve">OIM POC Field Name             </w:t>
            </w:r>
          </w:p>
          <w:p w:rsidR="00114FC2" w:rsidP="00114FC2" w:rsidRDefault="00114FC2" w14:paraId="273386AE" w14:textId="38C84802">
            <w:r>
              <w:t xml:space="preserve">'UD_ECPSAPRL_USERROLE' </w:t>
            </w:r>
          </w:p>
          <w:p w:rsidR="00114FC2" w:rsidP="00114FC2" w:rsidRDefault="00114FC2" w14:paraId="7EC2828B" w14:textId="0BF47337">
            <w:r>
              <w:t xml:space="preserve">'UD_BWPSAPRL_USERROLE' </w:t>
            </w:r>
          </w:p>
          <w:p w:rsidR="00114FC2" w:rsidP="00114FC2" w:rsidRDefault="00114FC2" w14:paraId="07171DB0" w14:textId="264D29E0">
            <w:r>
              <w:t xml:space="preserve">'UD_MGPSAPRL_USERROLE' </w:t>
            </w:r>
          </w:p>
          <w:p w:rsidR="00114FC2" w:rsidP="00114FC2" w:rsidRDefault="00114FC2" w14:paraId="1CDAA0E9" w14:textId="53066E74">
            <w:r>
              <w:t xml:space="preserve">'UD_SRPSAPRL_USERROLE' </w:t>
            </w:r>
          </w:p>
          <w:p w:rsidR="00114FC2" w:rsidP="00114FC2" w:rsidRDefault="00114FC2" w14:paraId="0A5BD86C" w14:textId="672A0B75">
            <w:r>
              <w:t xml:space="preserve">'UD_GRPSAPRL_USERROLE' </w:t>
            </w:r>
          </w:p>
          <w:p w:rsidR="00BC0DBD" w:rsidP="00114FC2" w:rsidRDefault="00114FC2" w14:paraId="42979639" w14:textId="49D81608">
            <w:r>
              <w:t>'UD_MDPSAPRL_USERROLE'</w:t>
            </w:r>
          </w:p>
          <w:p w:rsidR="00114FC2" w:rsidP="00114FC2" w:rsidRDefault="00114FC2" w14:paraId="01D20E0C" w14:textId="0C2BE2DB">
            <w:r>
              <w:t xml:space="preserve"> are equivalent to ‘saprole’ in </w:t>
            </w:r>
            <w:r w:rsidR="00120727">
              <w:t>Saviynt</w:t>
            </w:r>
          </w:p>
          <w:p w:rsidR="00FA2D46" w:rsidP="00114FC2" w:rsidRDefault="00FA2D46" w14:paraId="2CCD2A54" w14:textId="55DDA684"/>
          <w:p w:rsidRPr="00CF52F6" w:rsidR="00FA2D46" w:rsidP="00CF52F6" w:rsidRDefault="00CF52F6" w14:paraId="3349F32A" w14:textId="0629396B">
            <w:pPr>
              <w:rPr>
                <w:b/>
                <w:bCs/>
              </w:rPr>
            </w:pPr>
            <w:r w:rsidRPr="00CF52F6">
              <w:rPr>
                <w:b/>
                <w:bCs/>
              </w:rPr>
              <w:t xml:space="preserve">*Polaris and AD </w:t>
            </w:r>
            <w:r>
              <w:rPr>
                <w:b/>
                <w:bCs/>
              </w:rPr>
              <w:t>ent. type</w:t>
            </w:r>
            <w:r w:rsidRPr="00CF52F6">
              <w:rPr>
                <w:b/>
                <w:bCs/>
              </w:rPr>
              <w:t xml:space="preserve"> to be added </w:t>
            </w:r>
          </w:p>
          <w:p w:rsidR="00114FC2" w:rsidP="00114FC2" w:rsidRDefault="00114FC2" w14:paraId="1FB4DCF2" w14:textId="0FF192F3"/>
        </w:tc>
      </w:tr>
      <w:tr w:rsidR="00BC0DBD" w:rsidTr="00686E0B" w14:paraId="69E8C517" w14:textId="788D0614">
        <w:tc>
          <w:tcPr>
            <w:tcW w:w="2065" w:type="dxa"/>
          </w:tcPr>
          <w:p w:rsidR="00134129" w:rsidP="00120727" w:rsidRDefault="00134129" w14:paraId="1F92B717" w14:textId="2713214F">
            <w:pPr>
              <w:rPr>
                <w:rFonts w:ascii="Calibri" w:hAnsi="Calibri"/>
                <w:color w:val="000000"/>
              </w:rPr>
            </w:pPr>
            <w:r>
              <w:rPr>
                <w:rFonts w:ascii="Calibri" w:hAnsi="Calibri"/>
                <w:color w:val="000000"/>
              </w:rPr>
              <w:t>Resource Name</w:t>
            </w:r>
          </w:p>
          <w:p w:rsidR="00BC0DBD" w:rsidP="00120727" w:rsidRDefault="00CF52F6" w14:paraId="75A11A3D" w14:textId="71F35863">
            <w:pPr>
              <w:rPr>
                <w:rFonts w:ascii="Calibri" w:hAnsi="Calibri"/>
                <w:color w:val="000000"/>
              </w:rPr>
            </w:pPr>
            <w:r>
              <w:rPr>
                <w:rFonts w:ascii="Calibri" w:hAnsi="Calibri"/>
                <w:color w:val="000000"/>
              </w:rPr>
              <w:t xml:space="preserve">OBJ_Name </w:t>
            </w:r>
          </w:p>
        </w:tc>
        <w:tc>
          <w:tcPr>
            <w:tcW w:w="3420" w:type="dxa"/>
          </w:tcPr>
          <w:p w:rsidR="00BC0DBD" w:rsidP="00120727" w:rsidRDefault="001F01E0" w14:paraId="4078808F" w14:textId="4C743857">
            <w:pPr>
              <w:rPr>
                <w:rFonts w:ascii="Calibri" w:hAnsi="Calibri"/>
                <w:color w:val="000000"/>
              </w:rPr>
            </w:pPr>
            <w:r>
              <w:t>Security System</w:t>
            </w:r>
          </w:p>
        </w:tc>
        <w:tc>
          <w:tcPr>
            <w:tcW w:w="4140" w:type="dxa"/>
          </w:tcPr>
          <w:p w:rsidR="00CF52F6" w:rsidP="00CF52F6" w:rsidRDefault="00CF52F6" w14:paraId="1F58AC6A" w14:textId="05E0A1A9">
            <w:r>
              <w:t xml:space="preserve">OIM                                          </w:t>
            </w:r>
            <w:r>
              <w:rPr>
                <w:rFonts w:ascii="Wingdings" w:hAnsi="Wingdings" w:eastAsia="Wingdings" w:cs="Wingdings"/>
              </w:rPr>
              <w:t></w:t>
            </w:r>
            <w:r>
              <w:t xml:space="preserve"> SAP </w:t>
            </w:r>
          </w:p>
          <w:p w:rsidR="00CF52F6" w:rsidP="00CF52F6" w:rsidRDefault="00CF52F6" w14:paraId="15A6799C" w14:textId="27138D36">
            <w:r>
              <w:t>-------------------------------------------------------</w:t>
            </w:r>
          </w:p>
          <w:p w:rsidR="00CF52F6" w:rsidP="00CF52F6" w:rsidRDefault="00CF52F6" w14:paraId="3F8B91E3" w14:textId="32C3FA0D">
            <w:r>
              <w:lastRenderedPageBreak/>
              <w:t xml:space="preserve">  SRP SAP Resource Object </w:t>
            </w:r>
            <w:r>
              <w:rPr>
                <w:rFonts w:ascii="Wingdings" w:hAnsi="Wingdings" w:eastAsia="Wingdings" w:cs="Wingdings"/>
              </w:rPr>
              <w:t></w:t>
            </w:r>
            <w:r>
              <w:t xml:space="preserve">SAP SRD </w:t>
            </w:r>
          </w:p>
          <w:p w:rsidR="00CF52F6" w:rsidP="00CF52F6" w:rsidRDefault="00CF52F6" w14:paraId="6868853C" w14:textId="7E981FB5">
            <w:r>
              <w:t>   MGP SAP Resource Object</w:t>
            </w:r>
            <w:r>
              <w:rPr>
                <w:rFonts w:ascii="Wingdings" w:hAnsi="Wingdings" w:eastAsia="Wingdings" w:cs="Wingdings"/>
              </w:rPr>
              <w:t></w:t>
            </w:r>
            <w:r>
              <w:t xml:space="preserve"> SAP MGD</w:t>
            </w:r>
          </w:p>
          <w:p w:rsidR="00CF52F6" w:rsidP="00CF52F6" w:rsidRDefault="00CF52F6" w14:paraId="0CCC2B7D" w14:textId="77EF2FEA">
            <w:r>
              <w:t xml:space="preserve">   GRP SAP Resource Object </w:t>
            </w:r>
            <w:r>
              <w:rPr>
                <w:rFonts w:ascii="Wingdings" w:hAnsi="Wingdings" w:eastAsia="Wingdings" w:cs="Wingdings"/>
              </w:rPr>
              <w:t></w:t>
            </w:r>
            <w:r>
              <w:t>SAP GRD</w:t>
            </w:r>
          </w:p>
          <w:p w:rsidR="00CF52F6" w:rsidP="00CF52F6" w:rsidRDefault="00CF52F6" w14:paraId="0FAD01FA" w14:textId="10EDEA25">
            <w:r>
              <w:t xml:space="preserve">   BWP SAP Resource Object </w:t>
            </w:r>
            <w:r>
              <w:rPr>
                <w:rFonts w:ascii="Wingdings" w:hAnsi="Wingdings" w:eastAsia="Wingdings" w:cs="Wingdings"/>
              </w:rPr>
              <w:t></w:t>
            </w:r>
            <w:r>
              <w:t>SAP BW2</w:t>
            </w:r>
          </w:p>
          <w:p w:rsidR="00CF52F6" w:rsidP="00CF52F6" w:rsidRDefault="00CF52F6" w14:paraId="7B3183B2" w14:textId="243B3625">
            <w:r>
              <w:t xml:space="preserve">   MDP SAP Resource Object </w:t>
            </w:r>
            <w:r>
              <w:rPr>
                <w:rFonts w:ascii="Wingdings" w:hAnsi="Wingdings" w:eastAsia="Wingdings" w:cs="Wingdings"/>
              </w:rPr>
              <w:t></w:t>
            </w:r>
            <w:r>
              <w:t>SAP MDD</w:t>
            </w:r>
          </w:p>
          <w:p w:rsidR="00CF52F6" w:rsidP="00CF52F6" w:rsidRDefault="00CF52F6" w14:paraId="3596467D" w14:textId="70F6E786">
            <w:r>
              <w:t xml:space="preserve">   ECP SAP Resource Object </w:t>
            </w:r>
            <w:r>
              <w:rPr>
                <w:rFonts w:ascii="Wingdings" w:hAnsi="Wingdings" w:eastAsia="Wingdings" w:cs="Wingdings"/>
              </w:rPr>
              <w:t></w:t>
            </w:r>
            <w:r>
              <w:t>SAP EC2</w:t>
            </w:r>
          </w:p>
          <w:p w:rsidR="00BC0DBD" w:rsidP="00120727" w:rsidRDefault="00BC0DBD" w14:paraId="552F291F" w14:textId="77777777">
            <w:pPr>
              <w:rPr>
                <w:rFonts w:ascii="Calibri" w:hAnsi="Calibri"/>
                <w:color w:val="000000"/>
              </w:rPr>
            </w:pPr>
          </w:p>
        </w:tc>
      </w:tr>
      <w:tr w:rsidR="001F01E0" w:rsidTr="00686E0B" w14:paraId="11AEEE12" w14:textId="0D496DD8">
        <w:tc>
          <w:tcPr>
            <w:tcW w:w="2065" w:type="dxa"/>
          </w:tcPr>
          <w:p w:rsidR="00134129" w:rsidP="001F01E0" w:rsidRDefault="00134129" w14:paraId="06D278E2" w14:textId="16C9E5C1">
            <w:pPr>
              <w:rPr>
                <w:rFonts w:ascii="Calibri" w:hAnsi="Calibri"/>
                <w:color w:val="000000"/>
              </w:rPr>
            </w:pPr>
            <w:r>
              <w:rPr>
                <w:rFonts w:ascii="Calibri" w:hAnsi="Calibri"/>
                <w:color w:val="000000"/>
              </w:rPr>
              <w:lastRenderedPageBreak/>
              <w:t xml:space="preserve">Resource Name </w:t>
            </w:r>
          </w:p>
          <w:p w:rsidR="001F01E0" w:rsidP="001F01E0" w:rsidRDefault="001F01E0" w14:paraId="31BC569B" w14:textId="23F19AF5">
            <w:r>
              <w:rPr>
                <w:rFonts w:ascii="Calibri" w:hAnsi="Calibri"/>
                <w:color w:val="000000"/>
              </w:rPr>
              <w:t xml:space="preserve">OBJ_Name </w:t>
            </w:r>
          </w:p>
        </w:tc>
        <w:tc>
          <w:tcPr>
            <w:tcW w:w="3420" w:type="dxa"/>
          </w:tcPr>
          <w:p w:rsidR="001F01E0" w:rsidP="001F01E0" w:rsidRDefault="00A16092" w14:paraId="52A54551" w14:textId="77777777">
            <w:r>
              <w:t xml:space="preserve">End Point </w:t>
            </w:r>
          </w:p>
          <w:p w:rsidR="00A16092" w:rsidP="001F01E0" w:rsidRDefault="00A16092" w14:paraId="0E8674AF" w14:textId="77777777"/>
          <w:p w:rsidR="00A16092" w:rsidP="00A16092" w:rsidRDefault="00A16092" w14:paraId="21533F45" w14:textId="19C77C44"/>
        </w:tc>
        <w:tc>
          <w:tcPr>
            <w:tcW w:w="4140" w:type="dxa"/>
          </w:tcPr>
          <w:p w:rsidR="001F01E0" w:rsidP="001F01E0" w:rsidRDefault="001F01E0" w14:paraId="1545E9DC" w14:textId="77777777">
            <w:r>
              <w:t xml:space="preserve">OIM                                          </w:t>
            </w:r>
            <w:r>
              <w:rPr>
                <w:rFonts w:ascii="Wingdings" w:hAnsi="Wingdings" w:eastAsia="Wingdings" w:cs="Wingdings"/>
              </w:rPr>
              <w:t></w:t>
            </w:r>
            <w:r>
              <w:t xml:space="preserve"> SAP </w:t>
            </w:r>
          </w:p>
          <w:p w:rsidR="001F01E0" w:rsidP="001F01E0" w:rsidRDefault="001F01E0" w14:paraId="362948E8" w14:textId="77777777">
            <w:r>
              <w:t>-------------------------------------------------------</w:t>
            </w:r>
          </w:p>
          <w:p w:rsidR="001F01E0" w:rsidP="001F01E0" w:rsidRDefault="001F01E0" w14:paraId="68DEB7A8" w14:textId="34BDA03A">
            <w:r>
              <w:t xml:space="preserve">SRP SAP Resource Object </w:t>
            </w:r>
            <w:r>
              <w:rPr>
                <w:rFonts w:ascii="Wingdings" w:hAnsi="Wingdings" w:eastAsia="Wingdings" w:cs="Wingdings"/>
              </w:rPr>
              <w:t></w:t>
            </w:r>
            <w:r w:rsidR="00A16092">
              <w:t xml:space="preserve"> SRDCLNT100</w:t>
            </w:r>
          </w:p>
          <w:p w:rsidR="00A16092" w:rsidP="001F01E0" w:rsidRDefault="001F01E0" w14:paraId="326C916D" w14:textId="77777777">
            <w:r>
              <w:t>MGP SAP Resource Object</w:t>
            </w:r>
            <w:r>
              <w:rPr>
                <w:rFonts w:ascii="Wingdings" w:hAnsi="Wingdings" w:eastAsia="Wingdings" w:cs="Wingdings"/>
              </w:rPr>
              <w:t></w:t>
            </w:r>
            <w:r w:rsidR="00A16092">
              <w:t xml:space="preserve"> MGDCLNT100</w:t>
            </w:r>
          </w:p>
          <w:p w:rsidR="001F01E0" w:rsidP="001F01E0" w:rsidRDefault="001F01E0" w14:paraId="6E0E2950" w14:textId="7D048B9A">
            <w:r>
              <w:t xml:space="preserve">GRP SAP Resource Object </w:t>
            </w:r>
            <w:r>
              <w:rPr>
                <w:rFonts w:ascii="Wingdings" w:hAnsi="Wingdings" w:eastAsia="Wingdings" w:cs="Wingdings"/>
              </w:rPr>
              <w:t></w:t>
            </w:r>
            <w:r w:rsidR="00A16092">
              <w:t>GRDCLNT100</w:t>
            </w:r>
          </w:p>
          <w:p w:rsidR="001F01E0" w:rsidP="001F01E0" w:rsidRDefault="001F01E0" w14:paraId="3053DB13" w14:textId="70941455">
            <w:r>
              <w:t xml:space="preserve">BWP SAP Resource Object </w:t>
            </w:r>
            <w:r>
              <w:rPr>
                <w:rFonts w:ascii="Wingdings" w:hAnsi="Wingdings" w:eastAsia="Wingdings" w:cs="Wingdings"/>
              </w:rPr>
              <w:t></w:t>
            </w:r>
            <w:r w:rsidR="00A16092">
              <w:t xml:space="preserve"> BW2CLNT100</w:t>
            </w:r>
          </w:p>
          <w:p w:rsidR="001F01E0" w:rsidP="001F01E0" w:rsidRDefault="001F01E0" w14:paraId="001492A3" w14:textId="12AAC295">
            <w:r>
              <w:t xml:space="preserve">MDP SAP Resource Object </w:t>
            </w:r>
            <w:r>
              <w:rPr>
                <w:rFonts w:ascii="Wingdings" w:hAnsi="Wingdings" w:eastAsia="Wingdings" w:cs="Wingdings"/>
              </w:rPr>
              <w:t></w:t>
            </w:r>
            <w:r w:rsidR="00A16092">
              <w:t>MDDCLNT100</w:t>
            </w:r>
            <w:r>
              <w:t xml:space="preserve">  ECP SAP Resource Object </w:t>
            </w:r>
            <w:r>
              <w:rPr>
                <w:rFonts w:ascii="Wingdings" w:hAnsi="Wingdings" w:eastAsia="Wingdings" w:cs="Wingdings"/>
              </w:rPr>
              <w:t></w:t>
            </w:r>
            <w:r w:rsidR="00A16092">
              <w:t>EC2CLNT100</w:t>
            </w:r>
          </w:p>
          <w:p w:rsidR="001F01E0" w:rsidP="001F01E0" w:rsidRDefault="001F01E0" w14:paraId="5507BA4E" w14:textId="77777777"/>
        </w:tc>
      </w:tr>
    </w:tbl>
    <w:p w:rsidR="004D1F0A" w:rsidP="008C2B8B" w:rsidRDefault="004D1F0A" w14:paraId="1E132F02" w14:textId="3F4C61F4"/>
    <w:p w:rsidR="00357DE6" w:rsidP="00357DE6" w:rsidRDefault="00357DE6" w14:paraId="7056AE12" w14:textId="7588469F">
      <w:pPr>
        <w:pStyle w:val="ListParagraph"/>
        <w:numPr>
          <w:ilvl w:val="0"/>
          <w:numId w:val="58"/>
        </w:numPr>
        <w:rPr>
          <w:b/>
          <w:bCs/>
        </w:rPr>
      </w:pPr>
      <w:r w:rsidRPr="00357DE6">
        <w:rPr>
          <w:b/>
          <w:bCs/>
        </w:rPr>
        <w:t>Role-Users/Members</w:t>
      </w:r>
    </w:p>
    <w:tbl>
      <w:tblPr>
        <w:tblStyle w:val="TableGrid"/>
        <w:tblW w:w="9625" w:type="dxa"/>
        <w:tblLook w:val="04A0" w:firstRow="1" w:lastRow="0" w:firstColumn="1" w:lastColumn="0" w:noHBand="0" w:noVBand="1"/>
      </w:tblPr>
      <w:tblGrid>
        <w:gridCol w:w="2335"/>
        <w:gridCol w:w="3150"/>
        <w:gridCol w:w="4140"/>
      </w:tblGrid>
      <w:tr w:rsidRPr="001B1DF7" w:rsidR="00686E0B" w:rsidTr="00965C63" w14:paraId="73EDBF79" w14:textId="77777777">
        <w:tc>
          <w:tcPr>
            <w:tcW w:w="2335" w:type="dxa"/>
          </w:tcPr>
          <w:p w:rsidRPr="001B1DF7" w:rsidR="00686E0B" w:rsidP="00120727" w:rsidRDefault="00686E0B" w14:paraId="3D5E5A72" w14:textId="63DA2459">
            <w:pPr>
              <w:rPr>
                <w:b/>
                <w:bCs/>
              </w:rPr>
            </w:pPr>
            <w:r w:rsidRPr="001B1DF7">
              <w:rPr>
                <w:b/>
                <w:bCs/>
              </w:rPr>
              <w:t xml:space="preserve">OIM </w:t>
            </w:r>
            <w:r>
              <w:rPr>
                <w:b/>
                <w:bCs/>
              </w:rPr>
              <w:t>Role-User</w:t>
            </w:r>
            <w:r w:rsidRPr="001B1DF7">
              <w:rPr>
                <w:b/>
                <w:bCs/>
              </w:rPr>
              <w:t xml:space="preserve"> </w:t>
            </w:r>
            <w:r>
              <w:rPr>
                <w:b/>
                <w:bCs/>
              </w:rPr>
              <w:t>Import</w:t>
            </w:r>
            <w:r w:rsidRPr="001B1DF7">
              <w:rPr>
                <w:b/>
                <w:bCs/>
              </w:rPr>
              <w:t xml:space="preserve"> </w:t>
            </w:r>
          </w:p>
        </w:tc>
        <w:tc>
          <w:tcPr>
            <w:tcW w:w="3150" w:type="dxa"/>
          </w:tcPr>
          <w:p w:rsidRPr="001B1DF7" w:rsidR="00686E0B" w:rsidP="00120727" w:rsidRDefault="00120727" w14:paraId="67C0AB24" w14:textId="4E1FB3E4">
            <w:pPr>
              <w:rPr>
                <w:b/>
                <w:bCs/>
              </w:rPr>
            </w:pPr>
            <w:r>
              <w:rPr>
                <w:b/>
                <w:bCs/>
              </w:rPr>
              <w:t>Saviynt</w:t>
            </w:r>
            <w:r w:rsidRPr="001B1DF7" w:rsidR="00686E0B">
              <w:rPr>
                <w:b/>
                <w:bCs/>
              </w:rPr>
              <w:t xml:space="preserve"> </w:t>
            </w:r>
            <w:r w:rsidR="00686E0B">
              <w:rPr>
                <w:b/>
                <w:bCs/>
              </w:rPr>
              <w:t>Role- User</w:t>
            </w:r>
            <w:r w:rsidRPr="001B1DF7" w:rsidR="00686E0B">
              <w:rPr>
                <w:b/>
                <w:bCs/>
              </w:rPr>
              <w:t xml:space="preserve"> </w:t>
            </w:r>
            <w:r w:rsidR="00965C63">
              <w:rPr>
                <w:b/>
                <w:bCs/>
              </w:rPr>
              <w:t>Import</w:t>
            </w:r>
          </w:p>
        </w:tc>
        <w:tc>
          <w:tcPr>
            <w:tcW w:w="4140" w:type="dxa"/>
          </w:tcPr>
          <w:p w:rsidRPr="001B1DF7" w:rsidR="00686E0B" w:rsidP="00120727" w:rsidRDefault="00686E0B" w14:paraId="65727B36" w14:textId="77777777">
            <w:pPr>
              <w:rPr>
                <w:b/>
                <w:bCs/>
              </w:rPr>
            </w:pPr>
            <w:r>
              <w:rPr>
                <w:b/>
                <w:bCs/>
              </w:rPr>
              <w:t xml:space="preserve">Additional Details </w:t>
            </w:r>
          </w:p>
        </w:tc>
      </w:tr>
      <w:tr w:rsidR="00686E0B" w:rsidTr="00965C63" w14:paraId="5A1FC2FC" w14:textId="77777777">
        <w:tc>
          <w:tcPr>
            <w:tcW w:w="2335" w:type="dxa"/>
          </w:tcPr>
          <w:p w:rsidR="00686E0B" w:rsidP="00120727" w:rsidRDefault="00686E0B" w14:paraId="02D784A4" w14:textId="77777777">
            <w:r>
              <w:rPr>
                <w:rFonts w:ascii="Calibri" w:hAnsi="Calibri"/>
                <w:color w:val="000000"/>
              </w:rPr>
              <w:t>Role Name</w:t>
            </w:r>
          </w:p>
        </w:tc>
        <w:tc>
          <w:tcPr>
            <w:tcW w:w="3150" w:type="dxa"/>
          </w:tcPr>
          <w:p w:rsidR="00686E0B" w:rsidP="00120727" w:rsidRDefault="00686E0B" w14:paraId="21082879" w14:textId="77777777">
            <w:r>
              <w:t>Role Name</w:t>
            </w:r>
          </w:p>
        </w:tc>
        <w:tc>
          <w:tcPr>
            <w:tcW w:w="4140" w:type="dxa"/>
          </w:tcPr>
          <w:p w:rsidR="00686E0B" w:rsidP="00120727" w:rsidRDefault="00686E0B" w14:paraId="510579D5" w14:textId="77777777"/>
        </w:tc>
      </w:tr>
      <w:tr w:rsidR="00686E0B" w:rsidTr="00965C63" w14:paraId="22AA4CAB" w14:textId="77777777">
        <w:tc>
          <w:tcPr>
            <w:tcW w:w="2335" w:type="dxa"/>
          </w:tcPr>
          <w:p w:rsidR="00686E0B" w:rsidP="00120727" w:rsidRDefault="00965C63" w14:paraId="0F8818E3" w14:textId="751B22C5">
            <w:r>
              <w:rPr>
                <w:rFonts w:ascii="Calibri" w:hAnsi="Calibri"/>
                <w:color w:val="000000"/>
              </w:rPr>
              <w:t>Members</w:t>
            </w:r>
          </w:p>
        </w:tc>
        <w:tc>
          <w:tcPr>
            <w:tcW w:w="3150" w:type="dxa"/>
          </w:tcPr>
          <w:p w:rsidR="00686E0B" w:rsidP="00120727" w:rsidRDefault="00965C63" w14:paraId="732F800C" w14:textId="60F058DC">
            <w:r>
              <w:t>Users</w:t>
            </w:r>
          </w:p>
        </w:tc>
        <w:tc>
          <w:tcPr>
            <w:tcW w:w="4140" w:type="dxa"/>
          </w:tcPr>
          <w:p w:rsidR="00686E0B" w:rsidP="00120727" w:rsidRDefault="00686E0B" w14:paraId="0050466C" w14:textId="77777777"/>
        </w:tc>
      </w:tr>
    </w:tbl>
    <w:p w:rsidR="00965C63" w:rsidP="008C2B8B" w:rsidRDefault="00DC575A" w14:paraId="0056E05F" w14:textId="42A80BDA">
      <w:r w:rsidRPr="00DC575A">
        <w:rPr>
          <w:b/>
          <w:bCs/>
        </w:rPr>
        <w:t>Note</w:t>
      </w:r>
      <w:r w:rsidR="00965C63">
        <w:rPr>
          <w:b/>
          <w:bCs/>
        </w:rPr>
        <w:t>s</w:t>
      </w:r>
      <w:r w:rsidRPr="00DC575A">
        <w:rPr>
          <w:b/>
          <w:bCs/>
        </w:rPr>
        <w:t>:</w:t>
      </w:r>
      <w:r>
        <w:t xml:space="preserve"> </w:t>
      </w:r>
    </w:p>
    <w:p w:rsidR="00DC575A" w:rsidP="00E8255E" w:rsidRDefault="00DC575A" w14:paraId="0A456816" w14:textId="43DB884E">
      <w:pPr>
        <w:pStyle w:val="ListParagraph"/>
        <w:numPr>
          <w:ilvl w:val="0"/>
          <w:numId w:val="51"/>
        </w:numPr>
        <w:ind w:left="792"/>
      </w:pPr>
      <w:r>
        <w:t xml:space="preserve">While Import Test/Obsolete/Deleted Roles does not need an import. List of </w:t>
      </w:r>
      <w:r w:rsidR="00965C63">
        <w:t>roles</w:t>
      </w:r>
      <w:r>
        <w:t xml:space="preserve"> to be reviewed with MPC. </w:t>
      </w:r>
    </w:p>
    <w:p w:rsidR="00965C63" w:rsidP="00E8255E" w:rsidRDefault="00965C63" w14:paraId="5808F792" w14:textId="4075F573">
      <w:pPr>
        <w:pStyle w:val="ListParagraph"/>
        <w:numPr>
          <w:ilvl w:val="0"/>
          <w:numId w:val="51"/>
        </w:numPr>
        <w:ind w:left="792"/>
      </w:pPr>
      <w:r>
        <w:t xml:space="preserve">RA – Approval roles information will be imported in </w:t>
      </w:r>
      <w:r w:rsidR="00120727">
        <w:t>Saviynt</w:t>
      </w:r>
      <w:r>
        <w:t xml:space="preserve"> for approval </w:t>
      </w:r>
      <w:r w:rsidR="00E80C0D">
        <w:t>purpose,</w:t>
      </w:r>
      <w:r>
        <w:t xml:space="preserve"> but these roles will not be imported as such.</w:t>
      </w:r>
    </w:p>
    <w:p w:rsidRPr="00E80C0D" w:rsidR="00DC575A" w:rsidP="008C2B8B" w:rsidRDefault="00E80C0D" w14:paraId="33FE3010" w14:textId="1ADFEB21">
      <w:pPr>
        <w:rPr>
          <w:b/>
          <w:bCs/>
        </w:rPr>
      </w:pPr>
      <w:r w:rsidRPr="00E80C0D">
        <w:rPr>
          <w:b/>
          <w:bCs/>
        </w:rPr>
        <w:t xml:space="preserve">Role </w:t>
      </w:r>
      <w:r>
        <w:rPr>
          <w:b/>
          <w:bCs/>
        </w:rPr>
        <w:t xml:space="preserve">Modification </w:t>
      </w:r>
    </w:p>
    <w:p w:rsidR="00E80C0D" w:rsidP="008C2B8B" w:rsidRDefault="00D84A24" w14:paraId="03856C41" w14:textId="662ABB64">
      <w:r>
        <w:t xml:space="preserve">Role Modification will be auto approved if the Requestor is same as Role Owner, if not Approval Request will go Role Owner for Approval. </w:t>
      </w:r>
    </w:p>
    <w:p w:rsidR="00D84A24" w:rsidP="008C2B8B" w:rsidRDefault="00D84A24" w14:paraId="1063E444" w14:textId="28442EAF">
      <w:pPr>
        <w:rPr>
          <w:b/>
          <w:bCs/>
        </w:rPr>
      </w:pPr>
      <w:r w:rsidRPr="00D84A24">
        <w:rPr>
          <w:b/>
          <w:bCs/>
        </w:rPr>
        <w:t xml:space="preserve">Role Access Request </w:t>
      </w:r>
    </w:p>
    <w:p w:rsidRPr="00D84A24" w:rsidR="00D84A24" w:rsidP="008C2B8B" w:rsidRDefault="00D84A24" w14:paraId="5ABFBFAC" w14:textId="68D9C6A3">
      <w:r w:rsidRPr="00D84A24">
        <w:t xml:space="preserve">Role Request will be initiated </w:t>
      </w:r>
      <w:r>
        <w:t xml:space="preserve">through </w:t>
      </w:r>
      <w:r w:rsidR="00120727">
        <w:t>Saviynt</w:t>
      </w:r>
      <w:r>
        <w:t xml:space="preserve"> ARS Module and will go to all the Approvers of the Roles – Including Role Owner (Rank1) and Other approvers (Rank2). Upon Approval Tasks will be initiated for the users for fulfillment action. </w:t>
      </w:r>
    </w:p>
    <w:p w:rsidR="00D84A24" w:rsidP="008C2B8B" w:rsidRDefault="00D84A24" w14:paraId="12F5C344" w14:textId="77777777"/>
    <w:p w:rsidR="00554D3F" w:rsidP="00554D3F" w:rsidRDefault="4EC71BC1" w14:paraId="4A507771" w14:textId="766FFA7C">
      <w:pPr>
        <w:pStyle w:val="Heading2"/>
        <w:spacing w:line="240" w:lineRule="auto"/>
      </w:pPr>
      <w:bookmarkStart w:name="_Toc33292641" w:id="137"/>
      <w:r>
        <w:lastRenderedPageBreak/>
        <w:t>Application roles</w:t>
      </w:r>
      <w:bookmarkEnd w:id="137"/>
      <w:r w:rsidR="0037197C">
        <w:t xml:space="preserve"> </w:t>
      </w:r>
    </w:p>
    <w:p w:rsidRPr="00554D3F" w:rsidR="00DF5CDC" w:rsidP="00554D3F" w:rsidRDefault="0037197C" w14:paraId="223984D1" w14:textId="7D62973A">
      <w:pPr>
        <w:pStyle w:val="Heading2"/>
        <w:numPr>
          <w:ilvl w:val="0"/>
          <w:numId w:val="0"/>
        </w:numPr>
        <w:rPr>
          <w:rFonts w:asciiTheme="minorHAnsi" w:hAnsiTheme="minorHAnsi" w:eastAsiaTheme="minorHAnsi" w:cstheme="minorBidi"/>
          <w:b w:val="0"/>
          <w:bCs w:val="0"/>
          <w:color w:val="auto"/>
          <w:sz w:val="22"/>
          <w:szCs w:val="22"/>
        </w:rPr>
      </w:pPr>
      <w:r w:rsidRPr="00554D3F">
        <w:rPr>
          <w:rFonts w:asciiTheme="minorHAnsi" w:hAnsiTheme="minorHAnsi" w:eastAsiaTheme="minorHAnsi" w:cstheme="minorBidi"/>
          <w:b w:val="0"/>
          <w:bCs w:val="0"/>
          <w:color w:val="auto"/>
          <w:sz w:val="22"/>
          <w:szCs w:val="22"/>
        </w:rPr>
        <w:t xml:space="preserve">We are treating all roles as Enterprise roles. </w:t>
      </w:r>
    </w:p>
    <w:p w:rsidR="007F4C16" w:rsidP="00584ACF" w:rsidRDefault="4EC71BC1" w14:paraId="497405FA" w14:textId="21EB70CD">
      <w:pPr>
        <w:pStyle w:val="Heading1"/>
        <w:spacing w:before="200"/>
      </w:pPr>
      <w:bookmarkStart w:name="_Toc33292642" w:id="138"/>
      <w:r>
        <w:t>Data Migration</w:t>
      </w:r>
      <w:bookmarkEnd w:id="138"/>
    </w:p>
    <w:p w:rsidRPr="00DB6593" w:rsidR="00DB6593" w:rsidP="00DB6593" w:rsidRDefault="00DB6593" w14:paraId="7E2D0836" w14:textId="59B1EDAE">
      <w:r>
        <w:t xml:space="preserve">Simeio has performed through analysis on SAV vs UI Import option including testing these with the Sample OIM data. After analysis and issues encountered Simeio has decided to go with UI import option to import OIM Roles data to </w:t>
      </w:r>
      <w:r w:rsidR="00120727">
        <w:t>Saviynt</w:t>
      </w:r>
      <w:r>
        <w:t xml:space="preserve">. </w:t>
      </w:r>
    </w:p>
    <w:p w:rsidR="007F4C16" w:rsidP="007F4C16" w:rsidRDefault="4EC71BC1" w14:paraId="1A2BD77C" w14:textId="0D35B536">
      <w:pPr>
        <w:pStyle w:val="Heading2"/>
      </w:pPr>
      <w:bookmarkStart w:name="_Toc33292643" w:id="139"/>
      <w:r>
        <w:t>Users</w:t>
      </w:r>
      <w:bookmarkEnd w:id="139"/>
    </w:p>
    <w:p w:rsidR="00DB6593" w:rsidP="00DB6593" w:rsidRDefault="00DB6593" w14:paraId="0B144044" w14:textId="5D7F9633">
      <w:r>
        <w:t xml:space="preserve">Feed file for User data will comprise of Role Name and User/Member PIK ID. </w:t>
      </w:r>
      <w:r w:rsidR="00620032">
        <w:t xml:space="preserve">Upload Role Association Option will be used from </w:t>
      </w:r>
      <w:r w:rsidR="00120727">
        <w:t>Saviynt</w:t>
      </w:r>
      <w:r w:rsidR="00620032">
        <w:t xml:space="preserve"> SSM UI. </w:t>
      </w:r>
    </w:p>
    <w:p w:rsidR="00620032" w:rsidP="00DB6593" w:rsidRDefault="00620032" w14:paraId="37ABD772" w14:textId="5E447C44">
      <w:r>
        <w:t xml:space="preserve">Sample Feed File Screenshot </w:t>
      </w:r>
    </w:p>
    <w:p w:rsidR="00620032" w:rsidP="00DB6593" w:rsidRDefault="00620032" w14:paraId="046017F8" w14:textId="460D3EF7">
      <w:r w:rsidR="00620032">
        <w:drawing>
          <wp:inline wp14:editId="0686D571" wp14:anchorId="183A58EF">
            <wp:extent cx="5943600" cy="830580"/>
            <wp:effectExtent l="0" t="0" r="0" b="7620"/>
            <wp:docPr id="53" name="Picture 53" title=""/>
            <wp:cNvGraphicFramePr>
              <a:graphicFrameLocks noChangeAspect="1"/>
            </wp:cNvGraphicFramePr>
            <a:graphic>
              <a:graphicData uri="http://schemas.openxmlformats.org/drawingml/2006/picture">
                <pic:pic>
                  <pic:nvPicPr>
                    <pic:cNvPr id="0" name="Picture 53"/>
                    <pic:cNvPicPr/>
                  </pic:nvPicPr>
                  <pic:blipFill>
                    <a:blip r:embed="R7986404ec8954baf">
                      <a:extLst>
                        <a:ext xmlns:a="http://schemas.openxmlformats.org/drawingml/2006/main" uri="{28A0092B-C50C-407E-A947-70E740481C1C}">
                          <a14:useLocalDpi val="0"/>
                        </a:ext>
                      </a:extLst>
                    </a:blip>
                    <a:stretch>
                      <a:fillRect/>
                    </a:stretch>
                  </pic:blipFill>
                  <pic:spPr>
                    <a:xfrm rot="0" flipH="0" flipV="0">
                      <a:off x="0" y="0"/>
                      <a:ext cx="5943600" cy="830580"/>
                    </a:xfrm>
                    <a:prstGeom prst="rect">
                      <a:avLst/>
                    </a:prstGeom>
                  </pic:spPr>
                </pic:pic>
              </a:graphicData>
            </a:graphic>
          </wp:inline>
        </w:drawing>
      </w:r>
    </w:p>
    <w:p w:rsidR="007F4C16" w:rsidP="007F4C16" w:rsidRDefault="4EC71BC1" w14:paraId="08F6B0B4" w14:textId="0C822E47">
      <w:pPr>
        <w:pStyle w:val="Heading2"/>
      </w:pPr>
      <w:bookmarkStart w:name="_Toc33292644" w:id="140"/>
      <w:r>
        <w:t>Access</w:t>
      </w:r>
      <w:bookmarkEnd w:id="140"/>
    </w:p>
    <w:p w:rsidR="00620032" w:rsidP="00620032" w:rsidRDefault="00620032" w14:paraId="79360493" w14:textId="2F56713A">
      <w:r>
        <w:t xml:space="preserve">Access information – which lists the entitlements </w:t>
      </w:r>
      <w:r w:rsidR="003008C4">
        <w:t>and</w:t>
      </w:r>
      <w:r>
        <w:t xml:space="preserve"> are part of the Role will be imported along with the Role Basic Structure. </w:t>
      </w:r>
    </w:p>
    <w:p w:rsidR="00620032" w:rsidP="00620032" w:rsidRDefault="003008C4" w14:paraId="05732E7A" w14:textId="085734F3">
      <w:r w:rsidR="003008C4">
        <w:drawing>
          <wp:inline wp14:editId="46E89E21" wp14:anchorId="1496F864">
            <wp:extent cx="5943600" cy="591185"/>
            <wp:effectExtent l="0" t="0" r="0" b="0"/>
            <wp:docPr id="55" name="Picture 55" title=""/>
            <wp:cNvGraphicFramePr>
              <a:graphicFrameLocks noChangeAspect="1"/>
            </wp:cNvGraphicFramePr>
            <a:graphic>
              <a:graphicData uri="http://schemas.openxmlformats.org/drawingml/2006/picture">
                <pic:pic>
                  <pic:nvPicPr>
                    <pic:cNvPr id="0" name="Picture 55"/>
                    <pic:cNvPicPr/>
                  </pic:nvPicPr>
                  <pic:blipFill>
                    <a:blip r:embed="R39dca0078eb5445f">
                      <a:extLst>
                        <a:ext xmlns:a="http://schemas.openxmlformats.org/drawingml/2006/main" uri="{28A0092B-C50C-407E-A947-70E740481C1C}">
                          <a14:useLocalDpi val="0"/>
                        </a:ext>
                      </a:extLst>
                    </a:blip>
                    <a:stretch>
                      <a:fillRect/>
                    </a:stretch>
                  </pic:blipFill>
                  <pic:spPr>
                    <a:xfrm rot="0" flipH="0" flipV="0">
                      <a:off x="0" y="0"/>
                      <a:ext cx="5943600" cy="591185"/>
                    </a:xfrm>
                    <a:prstGeom prst="rect">
                      <a:avLst/>
                    </a:prstGeom>
                  </pic:spPr>
                </pic:pic>
              </a:graphicData>
            </a:graphic>
          </wp:inline>
        </w:drawing>
      </w:r>
    </w:p>
    <w:p w:rsidR="00620032" w:rsidP="00620032" w:rsidRDefault="003008C4" w14:paraId="30A3EDE2" w14:textId="0472CE10">
      <w:r>
        <w:t xml:space="preserve">Role access can be requested via ARS module in </w:t>
      </w:r>
      <w:r w:rsidR="00120727">
        <w:t>Saviynt</w:t>
      </w:r>
      <w:r>
        <w:t>.</w:t>
      </w:r>
    </w:p>
    <w:p w:rsidR="007F4C16" w:rsidP="007F4C16" w:rsidRDefault="4EC71BC1" w14:paraId="425DE015" w14:textId="14D2AC0B">
      <w:pPr>
        <w:pStyle w:val="Heading2"/>
      </w:pPr>
      <w:bookmarkStart w:name="_Toc33292645" w:id="141"/>
      <w:r>
        <w:t>Roles</w:t>
      </w:r>
      <w:bookmarkEnd w:id="141"/>
    </w:p>
    <w:p w:rsidR="004E6003" w:rsidP="004E6003" w:rsidRDefault="004E6003" w14:paraId="0C09DA3B" w14:textId="1D562BA4">
      <w:r>
        <w:t xml:space="preserve">Role Definition which includes the OIM Role Screen - Attributes and Catalog Attributes (Listed in Section 6) will be imported leveraging UI Upload Option in </w:t>
      </w:r>
      <w:r w:rsidR="00120727">
        <w:t>Saviynt</w:t>
      </w:r>
      <w:r>
        <w:t xml:space="preserve"> </w:t>
      </w:r>
    </w:p>
    <w:p w:rsidR="004E6003" w:rsidP="004E6003" w:rsidRDefault="004E6003" w14:paraId="45812591" w14:textId="77777777">
      <w:r w:rsidR="004E6003">
        <w:drawing>
          <wp:inline wp14:editId="3D20FADE" wp14:anchorId="040C057E">
            <wp:extent cx="5943600" cy="534035"/>
            <wp:effectExtent l="0" t="0" r="0" b="0"/>
            <wp:docPr id="57" name="Picture 57" title=""/>
            <wp:cNvGraphicFramePr>
              <a:graphicFrameLocks noChangeAspect="1"/>
            </wp:cNvGraphicFramePr>
            <a:graphic>
              <a:graphicData uri="http://schemas.openxmlformats.org/drawingml/2006/picture">
                <pic:pic>
                  <pic:nvPicPr>
                    <pic:cNvPr id="0" name="Picture 57"/>
                    <pic:cNvPicPr/>
                  </pic:nvPicPr>
                  <pic:blipFill>
                    <a:blip r:embed="R3ee297a742b84223">
                      <a:extLst>
                        <a:ext xmlns:a="http://schemas.openxmlformats.org/drawingml/2006/main" uri="{28A0092B-C50C-407E-A947-70E740481C1C}">
                          <a14:useLocalDpi val="0"/>
                        </a:ext>
                      </a:extLst>
                    </a:blip>
                    <a:stretch>
                      <a:fillRect/>
                    </a:stretch>
                  </pic:blipFill>
                  <pic:spPr>
                    <a:xfrm rot="0" flipH="0" flipV="0">
                      <a:off x="0" y="0"/>
                      <a:ext cx="5943600" cy="534035"/>
                    </a:xfrm>
                    <a:prstGeom prst="rect">
                      <a:avLst/>
                    </a:prstGeom>
                  </pic:spPr>
                </pic:pic>
              </a:graphicData>
            </a:graphic>
          </wp:inline>
        </w:drawing>
      </w:r>
    </w:p>
    <w:p w:rsidR="007862B2" w:rsidP="004E6003" w:rsidRDefault="004E6003" w14:paraId="7F0935F9" w14:textId="77777777">
      <w:r w:rsidR="004E6003">
        <w:drawing>
          <wp:inline wp14:editId="7F6EF9B5" wp14:anchorId="1EA6D8C1">
            <wp:extent cx="5943600" cy="415290"/>
            <wp:effectExtent l="0" t="0" r="0" b="3810"/>
            <wp:docPr id="58" name="Picture 58" title=""/>
            <wp:cNvGraphicFramePr>
              <a:graphicFrameLocks noChangeAspect="1"/>
            </wp:cNvGraphicFramePr>
            <a:graphic>
              <a:graphicData uri="http://schemas.openxmlformats.org/drawingml/2006/picture">
                <pic:pic>
                  <pic:nvPicPr>
                    <pic:cNvPr id="0" name="Picture 58"/>
                    <pic:cNvPicPr/>
                  </pic:nvPicPr>
                  <pic:blipFill>
                    <a:blip r:embed="R3cdf42cdfa1d44ac">
                      <a:extLst>
                        <a:ext xmlns:a="http://schemas.openxmlformats.org/drawingml/2006/main" uri="{28A0092B-C50C-407E-A947-70E740481C1C}">
                          <a14:useLocalDpi val="0"/>
                        </a:ext>
                      </a:extLst>
                    </a:blip>
                    <a:stretch>
                      <a:fillRect/>
                    </a:stretch>
                  </pic:blipFill>
                  <pic:spPr>
                    <a:xfrm rot="0" flipH="0" flipV="0">
                      <a:off x="0" y="0"/>
                      <a:ext cx="5943600" cy="415290"/>
                    </a:xfrm>
                    <a:prstGeom prst="rect">
                      <a:avLst/>
                    </a:prstGeom>
                  </pic:spPr>
                </pic:pic>
              </a:graphicData>
            </a:graphic>
          </wp:inline>
        </w:drawing>
      </w:r>
    </w:p>
    <w:p w:rsidR="007862B2" w:rsidP="004E6003" w:rsidRDefault="007862B2" w14:paraId="0872770A" w14:textId="7B1DADF2">
      <w:r w:rsidRPr="007862B2">
        <w:rPr>
          <w:b/>
          <w:bCs/>
        </w:rPr>
        <w:lastRenderedPageBreak/>
        <w:t>Note:</w:t>
      </w:r>
      <w:r>
        <w:t xml:space="preserve"> Data Massaging will be performed on Entitlement Value before it is imported into </w:t>
      </w:r>
      <w:r w:rsidR="00120727">
        <w:t>Saviynt</w:t>
      </w:r>
      <w:r>
        <w:t xml:space="preserve"> so that the data is compatible with </w:t>
      </w:r>
      <w:r w:rsidR="00120727">
        <w:t>Saviynt</w:t>
      </w:r>
      <w:r>
        <w:t xml:space="preserve"> Import </w:t>
      </w:r>
    </w:p>
    <w:p w:rsidR="007862B2" w:rsidP="004E6003" w:rsidRDefault="007862B2" w14:paraId="0B32B8E1" w14:textId="5439B64B">
      <w:r>
        <w:t>Once the Import is complete – Role will be created in system; Entitlements and Users will be mapped to existing Users and Entitlements already imported in system.</w:t>
      </w:r>
    </w:p>
    <w:p w:rsidR="004E6003" w:rsidP="007862B2" w:rsidRDefault="007862B2" w14:paraId="32A13E72" w14:textId="28BACF68">
      <w:pPr>
        <w:pStyle w:val="Heading2"/>
      </w:pPr>
      <w:r w:rsidRPr="007862B2">
        <w:t>User Group Import</w:t>
      </w:r>
    </w:p>
    <w:p w:rsidR="00083DD1" w:rsidP="00083DD1" w:rsidRDefault="00083DD1" w14:paraId="29CC360D" w14:textId="6F79F7A5">
      <w:bookmarkStart w:name="_GoBack" w:id="142"/>
      <w:bookmarkEnd w:id="142"/>
      <w:r>
        <w:t xml:space="preserve">User Group will be used to replace the Approval Role functionality in </w:t>
      </w:r>
      <w:r w:rsidR="00120727">
        <w:t>Saviynt</w:t>
      </w:r>
      <w:r>
        <w:t xml:space="preserve">. User Group members will be Role Owners and other approvers. </w:t>
      </w:r>
    </w:p>
    <w:p w:rsidR="00083DD1" w:rsidP="00083DD1" w:rsidRDefault="00AF7AF5" w14:paraId="082C2369" w14:textId="095E704A">
      <w:r>
        <w:t xml:space="preserve">Sample Import file: </w:t>
      </w:r>
    </w:p>
    <w:p w:rsidR="001677F0" w:rsidP="00083DD1" w:rsidRDefault="00595B51" w14:paraId="07067C29" w14:textId="58245C30">
      <w:r w:rsidR="00595B51">
        <w:drawing>
          <wp:inline wp14:editId="04A5A2E9" wp14:anchorId="05F1703D">
            <wp:extent cx="5943600" cy="770255"/>
            <wp:effectExtent l="0" t="0" r="0" b="0"/>
            <wp:docPr id="60" name="Picture 60" title=""/>
            <wp:cNvGraphicFramePr>
              <a:graphicFrameLocks noChangeAspect="1"/>
            </wp:cNvGraphicFramePr>
            <a:graphic>
              <a:graphicData uri="http://schemas.openxmlformats.org/drawingml/2006/picture">
                <pic:pic>
                  <pic:nvPicPr>
                    <pic:cNvPr id="0" name="Picture 60"/>
                    <pic:cNvPicPr/>
                  </pic:nvPicPr>
                  <pic:blipFill>
                    <a:blip r:embed="Rc5f19ea33a87416e">
                      <a:extLst>
                        <a:ext xmlns:a="http://schemas.openxmlformats.org/drawingml/2006/main" uri="{28A0092B-C50C-407E-A947-70E740481C1C}">
                          <a14:useLocalDpi val="0"/>
                        </a:ext>
                      </a:extLst>
                    </a:blip>
                    <a:stretch>
                      <a:fillRect/>
                    </a:stretch>
                  </pic:blipFill>
                  <pic:spPr>
                    <a:xfrm rot="0" flipH="0" flipV="0">
                      <a:off x="0" y="0"/>
                      <a:ext cx="5943600" cy="770255"/>
                    </a:xfrm>
                    <a:prstGeom prst="rect">
                      <a:avLst/>
                    </a:prstGeom>
                  </pic:spPr>
                </pic:pic>
              </a:graphicData>
            </a:graphic>
          </wp:inline>
        </w:drawing>
      </w:r>
    </w:p>
    <w:p w:rsidRPr="00083DD1" w:rsidR="00083DD1" w:rsidP="00083DD1" w:rsidRDefault="00083DD1" w14:paraId="494680E2" w14:textId="77777777"/>
    <w:p w:rsidRPr="007F4C16" w:rsidR="007F4C16" w:rsidP="007F4C16" w:rsidRDefault="007F4C16" w14:paraId="7F8E5F98" w14:textId="77777777"/>
    <w:p w:rsidRPr="00DF5CDC" w:rsidR="007F4C16" w:rsidP="00DF5CDC" w:rsidRDefault="007F4C16" w14:paraId="1ACD1A3B" w14:textId="77777777"/>
    <w:p w:rsidRPr="00DF5CDC" w:rsidR="00DF5CDC" w:rsidP="00DF5CDC" w:rsidRDefault="00DF5CDC" w14:paraId="59651496" w14:textId="77777777"/>
    <w:p w:rsidRPr="00507A77" w:rsidR="00FB0799" w:rsidP="00507A77" w:rsidRDefault="00FB0799" w14:paraId="7B766929" w14:textId="77777777"/>
    <w:sectPr w:rsidRPr="00507A77" w:rsidR="00FB0799" w:rsidSect="00987E82">
      <w:headerReference w:type="default" r:id="rId55"/>
      <w:footerReference w:type="default" r:id="rId56"/>
      <w:pgSz w:w="12240" w:h="15840" w:orient="portrait"/>
      <w:pgMar w:top="1440" w:right="1440" w:bottom="1440" w:left="1440" w:header="737"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MLK" w:author="Myers, Linda K." w:date="2020-02-28T15:52:00Z" w:id="9">
    <w:p w:rsidR="00A464DE" w:rsidRDefault="00A464DE" w14:paraId="5CF1E956" w14:textId="2822A7DB">
      <w:pPr>
        <w:pStyle w:val="CommentText"/>
      </w:pPr>
      <w:r>
        <w:rPr>
          <w:rStyle w:val="CommentReference"/>
        </w:rPr>
        <w:annotationRef/>
      </w:r>
      <w:r w:rsidR="00186FC8">
        <w:t>Section need to follow the table of content (s/b 1.1 not 2.1 and thu</w:t>
      </w:r>
      <w:r w:rsidR="00633E8B">
        <w:t>s</w:t>
      </w:r>
      <w:r w:rsidR="00186FC8">
        <w:t>)</w:t>
      </w:r>
    </w:p>
  </w:comment>
  <w:comment w:initials="MLK" w:author="Myers, Linda K." w:date="2020-02-28T16:03:00Z" w:id="18">
    <w:p w:rsidR="00D14718" w:rsidRDefault="00D14718" w14:paraId="0973F7AA" w14:textId="4DA31549">
      <w:pPr>
        <w:pStyle w:val="CommentText"/>
      </w:pPr>
      <w:r>
        <w:rPr>
          <w:rStyle w:val="CommentReference"/>
        </w:rPr>
        <w:annotationRef/>
      </w:r>
      <w:r>
        <w:t>Do we want embedded docs?</w:t>
      </w:r>
    </w:p>
  </w:comment>
  <w:comment w:initials="MLK" w:author="Myers, Linda K." w:date="2020-03-04T10:07:00Z" w:id="27">
    <w:p w:rsidR="00475339" w:rsidRDefault="00475339" w14:paraId="08E56B2E" w14:textId="20A57C42">
      <w:pPr>
        <w:pStyle w:val="CommentText"/>
      </w:pPr>
      <w:r>
        <w:rPr>
          <w:rStyle w:val="CommentReference"/>
        </w:rPr>
        <w:annotationRef/>
      </w:r>
      <w:r w:rsidR="00AF606B">
        <w:t>Where is screenshot of Utility.properties file as stated?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F1E956" w15:done="0"/>
  <w15:commentEx w15:paraId="0973F7AA" w15:done="0"/>
  <w15:commentEx w15:paraId="08E56B2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F1E956" w16cid:durableId="2203B5C4"/>
  <w16cid:commentId w16cid:paraId="0973F7AA" w16cid:durableId="2203B842"/>
  <w16cid:commentId w16cid:paraId="08E56B2E" w16cid:durableId="2209FC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5782" w:rsidP="001F4E6E" w:rsidRDefault="00375782" w14:paraId="5775EA35" w14:textId="77777777">
      <w:pPr>
        <w:spacing w:after="0" w:line="240" w:lineRule="auto"/>
      </w:pPr>
      <w:r>
        <w:separator/>
      </w:r>
    </w:p>
  </w:endnote>
  <w:endnote w:type="continuationSeparator" w:id="0">
    <w:p w:rsidR="00375782" w:rsidP="001F4E6E" w:rsidRDefault="00375782" w14:paraId="571123A6" w14:textId="77777777">
      <w:pPr>
        <w:spacing w:after="0" w:line="240" w:lineRule="auto"/>
      </w:pPr>
      <w:r>
        <w:continuationSeparator/>
      </w:r>
    </w:p>
  </w:endnote>
  <w:endnote w:type="continuationNotice" w:id="1">
    <w:p w:rsidR="00375782" w:rsidRDefault="00375782" w14:paraId="32D95CA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old">
    <w:panose1 w:val="020B07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altName w:val="Cambria"/>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4192"/>
      <w:docPartObj>
        <w:docPartGallery w:val="Page Numbers (Bottom of Page)"/>
        <w:docPartUnique/>
      </w:docPartObj>
    </w:sdtPr>
    <w:sdtEndPr/>
    <w:sdtContent>
      <w:p w:rsidR="00120727" w:rsidRDefault="00120727" w14:paraId="1335A411" w14:textId="633424B7">
        <w:pPr>
          <w:pStyle w:val="Footer"/>
          <w:jc w:val="right"/>
        </w:pPr>
        <w:r>
          <w:fldChar w:fldCharType="begin"/>
        </w:r>
        <w:r>
          <w:instrText xml:space="preserve"> PAGE   \* MERGEFORMAT </w:instrText>
        </w:r>
        <w:r>
          <w:fldChar w:fldCharType="separate"/>
        </w:r>
        <w:r>
          <w:rPr>
            <w:noProof/>
          </w:rPr>
          <w:t>51</w:t>
        </w:r>
        <w:r>
          <w:rPr>
            <w:noProof/>
          </w:rPr>
          <w:fldChar w:fldCharType="end"/>
        </w:r>
      </w:p>
      <w:p w:rsidR="00120727" w:rsidP="009108E6" w:rsidRDefault="00120727" w14:paraId="0BE3E2B7" w14:textId="77777777">
        <w:pPr>
          <w:pStyle w:val="Footer"/>
          <w:jc w:val="center"/>
        </w:pPr>
        <w:r w:rsidRPr="00846A2A">
          <w:t>Simeio Solutions - Proprietary and Confidential</w:t>
        </w:r>
      </w:p>
    </w:sdtContent>
  </w:sdt>
  <w:p w:rsidR="00120727" w:rsidRDefault="00120727" w14:paraId="407D50D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5782" w:rsidP="001F4E6E" w:rsidRDefault="00375782" w14:paraId="626C1303" w14:textId="77777777">
      <w:pPr>
        <w:spacing w:after="0" w:line="240" w:lineRule="auto"/>
      </w:pPr>
      <w:r>
        <w:separator/>
      </w:r>
    </w:p>
  </w:footnote>
  <w:footnote w:type="continuationSeparator" w:id="0">
    <w:p w:rsidR="00375782" w:rsidP="001F4E6E" w:rsidRDefault="00375782" w14:paraId="278513BF" w14:textId="77777777">
      <w:pPr>
        <w:spacing w:after="0" w:line="240" w:lineRule="auto"/>
      </w:pPr>
      <w:r>
        <w:continuationSeparator/>
      </w:r>
    </w:p>
  </w:footnote>
  <w:footnote w:type="continuationNotice" w:id="1">
    <w:p w:rsidR="00375782" w:rsidRDefault="00375782" w14:paraId="100D776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Pr="00086377" w:rsidR="00120727" w:rsidP="00086377" w:rsidRDefault="00120727" w14:paraId="79AA6224" w14:textId="77777777">
    <w:pPr>
      <w:pStyle w:val="Header"/>
      <w:ind w:left="567" w:hanging="567"/>
      <w:rPr>
        <w:b/>
        <w:color w:val="365F91" w:themeColor="accent1" w:themeShade="BF"/>
        <w:sz w:val="24"/>
      </w:rPr>
    </w:pPr>
    <w:r>
      <w:rPr>
        <w:noProof/>
        <w:lang w:val="en-IN" w:eastAsia="en-IN"/>
      </w:rPr>
      <w:drawing>
        <wp:inline distT="0" distB="0" distL="0" distR="0" wp14:anchorId="0791D98C" wp14:editId="0153837D">
          <wp:extent cx="1057275" cy="800100"/>
          <wp:effectExtent l="0" t="0" r="9525" b="0"/>
          <wp:docPr id="2" name="Picture 2" descr="cid:image001.png@01D54135.21A34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54135.21A34D0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057275" cy="800100"/>
                  </a:xfrm>
                  <a:prstGeom prst="rect">
                    <a:avLst/>
                  </a:prstGeom>
                  <a:noFill/>
                  <a:ln>
                    <a:noFill/>
                  </a:ln>
                </pic:spPr>
              </pic:pic>
            </a:graphicData>
          </a:graphic>
        </wp:inline>
      </w:drawing>
    </w:r>
    <w:r w:rsidRPr="3695C03D" w:rsidR="59E65F10">
      <w:rPr>
        <w:b w:val="1"/>
        <w:bCs w:val="1"/>
        <w:color w:val="365F91" w:themeColor="accent1" w:themeShade="BF"/>
        <w:sz w:val="24"/>
        <w:szCs w:val="24"/>
      </w:rPr>
      <w:t xml:space="preserve">                                                                                                     </w:t>
    </w:r>
    <w:r w:rsidRPr="00153BD3">
      <w:rPr>
        <w:noProof/>
        <w:lang w:val="en-IN" w:eastAsia="en-IN"/>
      </w:rPr>
      <w:drawing>
        <wp:inline distT="0" distB="0" distL="0" distR="0" wp14:anchorId="7BE80BA7" wp14:editId="1013FD2F">
          <wp:extent cx="1362075" cy="561975"/>
          <wp:effectExtent l="19050" t="0" r="9525" b="0"/>
          <wp:docPr id="13" name="Picture 1" descr="C:\Users\Simeio\Desktop\Fwd  Anshuman C - Jefferies Letter - akumar@simeiosolutions.com - Simeio Solutions Mail_fil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eio\Desktop\Fwd  Anshuman C - Jefferies Letter - akumar@simeiosolutions.com - Simeio Solutions Mail_files\logo.png"/>
                  <pic:cNvPicPr>
                    <a:picLocks noChangeAspect="1" noChangeArrowheads="1"/>
                  </pic:cNvPicPr>
                </pic:nvPicPr>
                <pic:blipFill>
                  <a:blip r:embed="rId3"/>
                  <a:srcRect/>
                  <a:stretch>
                    <a:fillRect/>
                  </a:stretch>
                </pic:blipFill>
                <pic:spPr bwMode="auto">
                  <a:xfrm>
                    <a:off x="0" y="0"/>
                    <a:ext cx="1362075" cy="561975"/>
                  </a:xfrm>
                  <a:prstGeom prst="rect">
                    <a:avLst/>
                  </a:prstGeom>
                  <a:noFill/>
                  <a:ln w="9525">
                    <a:noFill/>
                    <a:miter lim="800000"/>
                    <a:headEnd/>
                    <a:tailEnd/>
                  </a:ln>
                </pic:spPr>
              </pic:pic>
            </a:graphicData>
          </a:graphic>
        </wp:inline>
      </w:drawing>
    </w:r>
  </w:p>
  <w:p w:rsidR="00120727" w:rsidP="00E24AED" w:rsidRDefault="00120727" w14:paraId="1883F684" w14:textId="77777777">
    <w:pPr>
      <w:pStyle w:val="Header"/>
    </w:pPr>
  </w:p>
  <w:p w:rsidR="00120727" w:rsidRDefault="00120727" w14:paraId="1994EE1D"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7F5A"/>
    <w:multiLevelType w:val="hybridMultilevel"/>
    <w:tmpl w:val="0B541A0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1EB373D"/>
    <w:multiLevelType w:val="hybridMultilevel"/>
    <w:tmpl w:val="07E6862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4C7059C"/>
    <w:multiLevelType w:val="hybridMultilevel"/>
    <w:tmpl w:val="46A0DC82"/>
    <w:lvl w:ilvl="0" w:tplc="FFFFFFFF">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68F4345"/>
    <w:multiLevelType w:val="hybridMultilevel"/>
    <w:tmpl w:val="BAA6F3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AD57F2"/>
    <w:multiLevelType w:val="hybridMultilevel"/>
    <w:tmpl w:val="8A80D256"/>
    <w:lvl w:ilvl="0" w:tplc="0409000B">
      <w:start w:val="1"/>
      <w:numFmt w:val="bullet"/>
      <w:lvlText w:val=""/>
      <w:lvlJc w:val="left"/>
      <w:pPr>
        <w:ind w:left="2160" w:hanging="360"/>
      </w:pPr>
      <w:rPr>
        <w:rFonts w:hint="default" w:ascii="Wingdings" w:hAnsi="Wingdings"/>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5" w15:restartNumberingAfterBreak="0">
    <w:nsid w:val="06B87FC2"/>
    <w:multiLevelType w:val="hybridMultilevel"/>
    <w:tmpl w:val="16DC3D44"/>
    <w:lvl w:ilvl="0" w:tplc="C4E066AA">
      <w:start w:val="1"/>
      <w:numFmt w:val="bullet"/>
      <w:lvlText w:val=""/>
      <w:lvlJc w:val="left"/>
      <w:pPr>
        <w:ind w:left="720" w:hanging="360"/>
      </w:pPr>
      <w:rPr>
        <w:rFonts w:hint="default" w:ascii="Symbol" w:hAnsi="Symbol"/>
      </w:rPr>
    </w:lvl>
    <w:lvl w:ilvl="1" w:tplc="2886FD8E">
      <w:start w:val="1"/>
      <w:numFmt w:val="bullet"/>
      <w:lvlText w:val=""/>
      <w:lvlJc w:val="left"/>
      <w:pPr>
        <w:ind w:left="1440" w:hanging="360"/>
      </w:pPr>
      <w:rPr>
        <w:rFonts w:hint="default" w:ascii="Symbol" w:hAnsi="Symbol"/>
      </w:rPr>
    </w:lvl>
    <w:lvl w:ilvl="2" w:tplc="C776986A">
      <w:start w:val="1"/>
      <w:numFmt w:val="bullet"/>
      <w:lvlText w:val=""/>
      <w:lvlJc w:val="left"/>
      <w:pPr>
        <w:ind w:left="2160" w:hanging="360"/>
      </w:pPr>
      <w:rPr>
        <w:rFonts w:hint="default" w:ascii="Wingdings" w:hAnsi="Wingdings"/>
      </w:rPr>
    </w:lvl>
    <w:lvl w:ilvl="3" w:tplc="88F0E318">
      <w:start w:val="1"/>
      <w:numFmt w:val="bullet"/>
      <w:lvlText w:val=""/>
      <w:lvlJc w:val="left"/>
      <w:pPr>
        <w:ind w:left="2880" w:hanging="360"/>
      </w:pPr>
      <w:rPr>
        <w:rFonts w:hint="default" w:ascii="Symbol" w:hAnsi="Symbol"/>
      </w:rPr>
    </w:lvl>
    <w:lvl w:ilvl="4" w:tplc="BD98F194">
      <w:start w:val="1"/>
      <w:numFmt w:val="bullet"/>
      <w:lvlText w:val="o"/>
      <w:lvlJc w:val="left"/>
      <w:pPr>
        <w:ind w:left="3600" w:hanging="360"/>
      </w:pPr>
      <w:rPr>
        <w:rFonts w:hint="default" w:ascii="Courier New" w:hAnsi="Courier New"/>
      </w:rPr>
    </w:lvl>
    <w:lvl w:ilvl="5" w:tplc="6896E482">
      <w:start w:val="1"/>
      <w:numFmt w:val="bullet"/>
      <w:lvlText w:val=""/>
      <w:lvlJc w:val="left"/>
      <w:pPr>
        <w:ind w:left="4320" w:hanging="360"/>
      </w:pPr>
      <w:rPr>
        <w:rFonts w:hint="default" w:ascii="Wingdings" w:hAnsi="Wingdings"/>
      </w:rPr>
    </w:lvl>
    <w:lvl w:ilvl="6" w:tplc="0492910E">
      <w:start w:val="1"/>
      <w:numFmt w:val="bullet"/>
      <w:lvlText w:val=""/>
      <w:lvlJc w:val="left"/>
      <w:pPr>
        <w:ind w:left="5040" w:hanging="360"/>
      </w:pPr>
      <w:rPr>
        <w:rFonts w:hint="default" w:ascii="Symbol" w:hAnsi="Symbol"/>
      </w:rPr>
    </w:lvl>
    <w:lvl w:ilvl="7" w:tplc="616CDC68">
      <w:start w:val="1"/>
      <w:numFmt w:val="bullet"/>
      <w:lvlText w:val="o"/>
      <w:lvlJc w:val="left"/>
      <w:pPr>
        <w:ind w:left="5760" w:hanging="360"/>
      </w:pPr>
      <w:rPr>
        <w:rFonts w:hint="default" w:ascii="Courier New" w:hAnsi="Courier New"/>
      </w:rPr>
    </w:lvl>
    <w:lvl w:ilvl="8" w:tplc="30A235B4">
      <w:start w:val="1"/>
      <w:numFmt w:val="bullet"/>
      <w:lvlText w:val=""/>
      <w:lvlJc w:val="left"/>
      <w:pPr>
        <w:ind w:left="6480" w:hanging="360"/>
      </w:pPr>
      <w:rPr>
        <w:rFonts w:hint="default" w:ascii="Wingdings" w:hAnsi="Wingdings"/>
      </w:rPr>
    </w:lvl>
  </w:abstractNum>
  <w:abstractNum w:abstractNumId="6" w15:restartNumberingAfterBreak="0">
    <w:nsid w:val="077A0B70"/>
    <w:multiLevelType w:val="hybridMultilevel"/>
    <w:tmpl w:val="0B24E9EC"/>
    <w:lvl w:ilvl="0" w:tplc="FFFFFFFF">
      <w:start w:val="1"/>
      <w:numFmt w:val="decimal"/>
      <w:lvlText w:val="%1."/>
      <w:lvlJc w:val="left"/>
      <w:pPr>
        <w:ind w:left="720" w:hanging="360"/>
      </w:pPr>
    </w:lvl>
    <w:lvl w:ilvl="1" w:tplc="FB1E6FA8">
      <w:start w:val="1"/>
      <w:numFmt w:val="lowerLetter"/>
      <w:lvlText w:val="%2."/>
      <w:lvlJc w:val="left"/>
      <w:pPr>
        <w:ind w:left="1440" w:hanging="360"/>
      </w:pPr>
    </w:lvl>
    <w:lvl w:ilvl="2" w:tplc="EC4E28DC">
      <w:start w:val="1"/>
      <w:numFmt w:val="lowerRoman"/>
      <w:lvlText w:val="%3."/>
      <w:lvlJc w:val="right"/>
      <w:pPr>
        <w:ind w:left="2160" w:hanging="180"/>
      </w:pPr>
    </w:lvl>
    <w:lvl w:ilvl="3" w:tplc="CC12529E">
      <w:start w:val="1"/>
      <w:numFmt w:val="decimal"/>
      <w:lvlText w:val="%4."/>
      <w:lvlJc w:val="left"/>
      <w:pPr>
        <w:ind w:left="2880" w:hanging="360"/>
      </w:pPr>
    </w:lvl>
    <w:lvl w:ilvl="4" w:tplc="DB840376">
      <w:start w:val="1"/>
      <w:numFmt w:val="lowerLetter"/>
      <w:lvlText w:val="%5."/>
      <w:lvlJc w:val="left"/>
      <w:pPr>
        <w:ind w:left="3600" w:hanging="360"/>
      </w:pPr>
    </w:lvl>
    <w:lvl w:ilvl="5" w:tplc="02A242AE">
      <w:start w:val="1"/>
      <w:numFmt w:val="lowerRoman"/>
      <w:lvlText w:val="%6."/>
      <w:lvlJc w:val="right"/>
      <w:pPr>
        <w:ind w:left="4320" w:hanging="180"/>
      </w:pPr>
    </w:lvl>
    <w:lvl w:ilvl="6" w:tplc="95C88990">
      <w:start w:val="1"/>
      <w:numFmt w:val="decimal"/>
      <w:lvlText w:val="%7."/>
      <w:lvlJc w:val="left"/>
      <w:pPr>
        <w:ind w:left="5040" w:hanging="360"/>
      </w:pPr>
    </w:lvl>
    <w:lvl w:ilvl="7" w:tplc="D11829C6">
      <w:start w:val="1"/>
      <w:numFmt w:val="lowerLetter"/>
      <w:lvlText w:val="%8."/>
      <w:lvlJc w:val="left"/>
      <w:pPr>
        <w:ind w:left="5760" w:hanging="360"/>
      </w:pPr>
    </w:lvl>
    <w:lvl w:ilvl="8" w:tplc="194010C8">
      <w:start w:val="1"/>
      <w:numFmt w:val="lowerRoman"/>
      <w:lvlText w:val="%9."/>
      <w:lvlJc w:val="right"/>
      <w:pPr>
        <w:ind w:left="6480" w:hanging="180"/>
      </w:pPr>
    </w:lvl>
  </w:abstractNum>
  <w:abstractNum w:abstractNumId="7" w15:restartNumberingAfterBreak="0">
    <w:nsid w:val="082C3D0C"/>
    <w:multiLevelType w:val="hybridMultilevel"/>
    <w:tmpl w:val="8B9A39C8"/>
    <w:lvl w:ilvl="0" w:tplc="C78E3E1C">
      <w:start w:val="1"/>
      <w:numFmt w:val="bullet"/>
      <w:pStyle w:val="BulletedList1"/>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cs="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cs="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8" w15:restartNumberingAfterBreak="0">
    <w:nsid w:val="0CF54E3C"/>
    <w:multiLevelType w:val="hybridMultilevel"/>
    <w:tmpl w:val="447A5CB6"/>
    <w:lvl w:ilvl="0" w:tplc="3C003528">
      <w:start w:val="1"/>
      <w:numFmt w:val="bullet"/>
      <w:lvlText w:val=""/>
      <w:lvlJc w:val="left"/>
      <w:pPr>
        <w:ind w:left="720" w:hanging="360"/>
      </w:pPr>
      <w:rPr>
        <w:rFonts w:hint="default" w:ascii="Symbol" w:hAnsi="Symbol"/>
      </w:rPr>
    </w:lvl>
    <w:lvl w:ilvl="1" w:tplc="8A00B9EE">
      <w:start w:val="1"/>
      <w:numFmt w:val="bullet"/>
      <w:lvlText w:val="o"/>
      <w:lvlJc w:val="left"/>
      <w:pPr>
        <w:ind w:left="1440" w:hanging="360"/>
      </w:pPr>
      <w:rPr>
        <w:rFonts w:hint="default" w:ascii="Courier New" w:hAnsi="Courier New"/>
      </w:rPr>
    </w:lvl>
    <w:lvl w:ilvl="2" w:tplc="581A3646">
      <w:start w:val="1"/>
      <w:numFmt w:val="bullet"/>
      <w:lvlText w:val=""/>
      <w:lvlJc w:val="left"/>
      <w:pPr>
        <w:ind w:left="2160" w:hanging="360"/>
      </w:pPr>
      <w:rPr>
        <w:rFonts w:hint="default" w:ascii="Wingdings" w:hAnsi="Wingdings"/>
      </w:rPr>
    </w:lvl>
    <w:lvl w:ilvl="3" w:tplc="7090BCD0">
      <w:start w:val="1"/>
      <w:numFmt w:val="bullet"/>
      <w:lvlText w:val=""/>
      <w:lvlJc w:val="left"/>
      <w:pPr>
        <w:ind w:left="2880" w:hanging="360"/>
      </w:pPr>
      <w:rPr>
        <w:rFonts w:hint="default" w:ascii="Symbol" w:hAnsi="Symbol"/>
      </w:rPr>
    </w:lvl>
    <w:lvl w:ilvl="4" w:tplc="0158D5F4">
      <w:start w:val="1"/>
      <w:numFmt w:val="bullet"/>
      <w:lvlText w:val="o"/>
      <w:lvlJc w:val="left"/>
      <w:pPr>
        <w:ind w:left="3600" w:hanging="360"/>
      </w:pPr>
      <w:rPr>
        <w:rFonts w:hint="default" w:ascii="Courier New" w:hAnsi="Courier New"/>
      </w:rPr>
    </w:lvl>
    <w:lvl w:ilvl="5" w:tplc="953A4EB0">
      <w:start w:val="1"/>
      <w:numFmt w:val="bullet"/>
      <w:lvlText w:val=""/>
      <w:lvlJc w:val="left"/>
      <w:pPr>
        <w:ind w:left="4320" w:hanging="360"/>
      </w:pPr>
      <w:rPr>
        <w:rFonts w:hint="default" w:ascii="Wingdings" w:hAnsi="Wingdings"/>
      </w:rPr>
    </w:lvl>
    <w:lvl w:ilvl="6" w:tplc="404AD0C8">
      <w:start w:val="1"/>
      <w:numFmt w:val="bullet"/>
      <w:lvlText w:val=""/>
      <w:lvlJc w:val="left"/>
      <w:pPr>
        <w:ind w:left="5040" w:hanging="360"/>
      </w:pPr>
      <w:rPr>
        <w:rFonts w:hint="default" w:ascii="Symbol" w:hAnsi="Symbol"/>
      </w:rPr>
    </w:lvl>
    <w:lvl w:ilvl="7" w:tplc="37E817EC">
      <w:start w:val="1"/>
      <w:numFmt w:val="bullet"/>
      <w:lvlText w:val="o"/>
      <w:lvlJc w:val="left"/>
      <w:pPr>
        <w:ind w:left="5760" w:hanging="360"/>
      </w:pPr>
      <w:rPr>
        <w:rFonts w:hint="default" w:ascii="Courier New" w:hAnsi="Courier New"/>
      </w:rPr>
    </w:lvl>
    <w:lvl w:ilvl="8" w:tplc="FE4AEA6C">
      <w:start w:val="1"/>
      <w:numFmt w:val="bullet"/>
      <w:lvlText w:val=""/>
      <w:lvlJc w:val="left"/>
      <w:pPr>
        <w:ind w:left="6480" w:hanging="360"/>
      </w:pPr>
      <w:rPr>
        <w:rFonts w:hint="default" w:ascii="Wingdings" w:hAnsi="Wingdings"/>
      </w:rPr>
    </w:lvl>
  </w:abstractNum>
  <w:abstractNum w:abstractNumId="9" w15:restartNumberingAfterBreak="0">
    <w:nsid w:val="0ECB3A31"/>
    <w:multiLevelType w:val="hybridMultilevel"/>
    <w:tmpl w:val="3184F944"/>
    <w:lvl w:ilvl="0" w:tplc="50E24804">
      <w:start w:val="1"/>
      <w:numFmt w:val="bullet"/>
      <w:lvlText w:val=""/>
      <w:lvlJc w:val="left"/>
      <w:pPr>
        <w:ind w:left="720" w:hanging="360"/>
      </w:pPr>
      <w:rPr>
        <w:rFonts w:hint="default" w:ascii="Symbol" w:hAnsi="Symbol"/>
      </w:rPr>
    </w:lvl>
    <w:lvl w:ilvl="1" w:tplc="1780E0B6">
      <w:start w:val="1"/>
      <w:numFmt w:val="bullet"/>
      <w:lvlText w:val="o"/>
      <w:lvlJc w:val="left"/>
      <w:pPr>
        <w:ind w:left="1440" w:hanging="360"/>
      </w:pPr>
      <w:rPr>
        <w:rFonts w:hint="default" w:ascii="Courier New" w:hAnsi="Courier New"/>
      </w:rPr>
    </w:lvl>
    <w:lvl w:ilvl="2" w:tplc="477A7DBA">
      <w:start w:val="1"/>
      <w:numFmt w:val="bullet"/>
      <w:lvlText w:val=""/>
      <w:lvlJc w:val="left"/>
      <w:pPr>
        <w:ind w:left="2160" w:hanging="360"/>
      </w:pPr>
      <w:rPr>
        <w:rFonts w:hint="default" w:ascii="Wingdings" w:hAnsi="Wingdings"/>
      </w:rPr>
    </w:lvl>
    <w:lvl w:ilvl="3" w:tplc="D4B48ADC">
      <w:start w:val="1"/>
      <w:numFmt w:val="bullet"/>
      <w:lvlText w:val=""/>
      <w:lvlJc w:val="left"/>
      <w:pPr>
        <w:ind w:left="2880" w:hanging="360"/>
      </w:pPr>
      <w:rPr>
        <w:rFonts w:hint="default" w:ascii="Symbol" w:hAnsi="Symbol"/>
      </w:rPr>
    </w:lvl>
    <w:lvl w:ilvl="4" w:tplc="7EFA995A">
      <w:start w:val="1"/>
      <w:numFmt w:val="bullet"/>
      <w:lvlText w:val="o"/>
      <w:lvlJc w:val="left"/>
      <w:pPr>
        <w:ind w:left="3600" w:hanging="360"/>
      </w:pPr>
      <w:rPr>
        <w:rFonts w:hint="default" w:ascii="Courier New" w:hAnsi="Courier New"/>
      </w:rPr>
    </w:lvl>
    <w:lvl w:ilvl="5" w:tplc="8C2E627C">
      <w:start w:val="1"/>
      <w:numFmt w:val="bullet"/>
      <w:lvlText w:val=""/>
      <w:lvlJc w:val="left"/>
      <w:pPr>
        <w:ind w:left="4320" w:hanging="360"/>
      </w:pPr>
      <w:rPr>
        <w:rFonts w:hint="default" w:ascii="Wingdings" w:hAnsi="Wingdings"/>
      </w:rPr>
    </w:lvl>
    <w:lvl w:ilvl="6" w:tplc="9936314A">
      <w:start w:val="1"/>
      <w:numFmt w:val="bullet"/>
      <w:lvlText w:val=""/>
      <w:lvlJc w:val="left"/>
      <w:pPr>
        <w:ind w:left="5040" w:hanging="360"/>
      </w:pPr>
      <w:rPr>
        <w:rFonts w:hint="default" w:ascii="Symbol" w:hAnsi="Symbol"/>
      </w:rPr>
    </w:lvl>
    <w:lvl w:ilvl="7" w:tplc="4EBABF66">
      <w:start w:val="1"/>
      <w:numFmt w:val="bullet"/>
      <w:lvlText w:val="o"/>
      <w:lvlJc w:val="left"/>
      <w:pPr>
        <w:ind w:left="5760" w:hanging="360"/>
      </w:pPr>
      <w:rPr>
        <w:rFonts w:hint="default" w:ascii="Courier New" w:hAnsi="Courier New"/>
      </w:rPr>
    </w:lvl>
    <w:lvl w:ilvl="8" w:tplc="3B244CDE">
      <w:start w:val="1"/>
      <w:numFmt w:val="bullet"/>
      <w:lvlText w:val=""/>
      <w:lvlJc w:val="left"/>
      <w:pPr>
        <w:ind w:left="6480" w:hanging="360"/>
      </w:pPr>
      <w:rPr>
        <w:rFonts w:hint="default" w:ascii="Wingdings" w:hAnsi="Wingdings"/>
      </w:rPr>
    </w:lvl>
  </w:abstractNum>
  <w:abstractNum w:abstractNumId="10" w15:restartNumberingAfterBreak="0">
    <w:nsid w:val="10596A70"/>
    <w:multiLevelType w:val="hybridMultilevel"/>
    <w:tmpl w:val="07E6862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471556E"/>
    <w:multiLevelType w:val="hybridMultilevel"/>
    <w:tmpl w:val="9DE0034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1AC22BFB"/>
    <w:multiLevelType w:val="hybridMultilevel"/>
    <w:tmpl w:val="0B24B194"/>
    <w:lvl w:ilvl="0" w:tplc="0D50F9C2">
      <w:start w:val="1"/>
      <w:numFmt w:val="bullet"/>
      <w:lvlText w:val=""/>
      <w:lvlJc w:val="left"/>
      <w:pPr>
        <w:ind w:left="720" w:hanging="360"/>
      </w:pPr>
      <w:rPr>
        <w:rFonts w:hint="default" w:ascii="Symbol" w:hAnsi="Symbol"/>
      </w:rPr>
    </w:lvl>
    <w:lvl w:ilvl="1" w:tplc="1BE47D5C">
      <w:start w:val="1"/>
      <w:numFmt w:val="bullet"/>
      <w:lvlText w:val="o"/>
      <w:lvlJc w:val="left"/>
      <w:pPr>
        <w:ind w:left="1440" w:hanging="360"/>
      </w:pPr>
      <w:rPr>
        <w:rFonts w:hint="default" w:ascii="Courier New" w:hAnsi="Courier New"/>
      </w:rPr>
    </w:lvl>
    <w:lvl w:ilvl="2" w:tplc="B7942B30">
      <w:start w:val="1"/>
      <w:numFmt w:val="bullet"/>
      <w:lvlText w:val=""/>
      <w:lvlJc w:val="left"/>
      <w:pPr>
        <w:ind w:left="2160" w:hanging="360"/>
      </w:pPr>
      <w:rPr>
        <w:rFonts w:hint="default" w:ascii="Wingdings" w:hAnsi="Wingdings"/>
      </w:rPr>
    </w:lvl>
    <w:lvl w:ilvl="3" w:tplc="3A46E81C">
      <w:start w:val="1"/>
      <w:numFmt w:val="bullet"/>
      <w:lvlText w:val=""/>
      <w:lvlJc w:val="left"/>
      <w:pPr>
        <w:ind w:left="2880" w:hanging="360"/>
      </w:pPr>
      <w:rPr>
        <w:rFonts w:hint="default" w:ascii="Symbol" w:hAnsi="Symbol"/>
      </w:rPr>
    </w:lvl>
    <w:lvl w:ilvl="4" w:tplc="09F425D6">
      <w:start w:val="1"/>
      <w:numFmt w:val="bullet"/>
      <w:lvlText w:val="o"/>
      <w:lvlJc w:val="left"/>
      <w:pPr>
        <w:ind w:left="3600" w:hanging="360"/>
      </w:pPr>
      <w:rPr>
        <w:rFonts w:hint="default" w:ascii="Courier New" w:hAnsi="Courier New"/>
      </w:rPr>
    </w:lvl>
    <w:lvl w:ilvl="5" w:tplc="01D0F04A">
      <w:start w:val="1"/>
      <w:numFmt w:val="bullet"/>
      <w:lvlText w:val=""/>
      <w:lvlJc w:val="left"/>
      <w:pPr>
        <w:ind w:left="4320" w:hanging="360"/>
      </w:pPr>
      <w:rPr>
        <w:rFonts w:hint="default" w:ascii="Wingdings" w:hAnsi="Wingdings"/>
      </w:rPr>
    </w:lvl>
    <w:lvl w:ilvl="6" w:tplc="0902D674">
      <w:start w:val="1"/>
      <w:numFmt w:val="bullet"/>
      <w:lvlText w:val=""/>
      <w:lvlJc w:val="left"/>
      <w:pPr>
        <w:ind w:left="5040" w:hanging="360"/>
      </w:pPr>
      <w:rPr>
        <w:rFonts w:hint="default" w:ascii="Symbol" w:hAnsi="Symbol"/>
      </w:rPr>
    </w:lvl>
    <w:lvl w:ilvl="7" w:tplc="B184AAAA">
      <w:start w:val="1"/>
      <w:numFmt w:val="bullet"/>
      <w:lvlText w:val="o"/>
      <w:lvlJc w:val="left"/>
      <w:pPr>
        <w:ind w:left="5760" w:hanging="360"/>
      </w:pPr>
      <w:rPr>
        <w:rFonts w:hint="default" w:ascii="Courier New" w:hAnsi="Courier New"/>
      </w:rPr>
    </w:lvl>
    <w:lvl w:ilvl="8" w:tplc="C128CC3E">
      <w:start w:val="1"/>
      <w:numFmt w:val="bullet"/>
      <w:lvlText w:val=""/>
      <w:lvlJc w:val="left"/>
      <w:pPr>
        <w:ind w:left="6480" w:hanging="360"/>
      </w:pPr>
      <w:rPr>
        <w:rFonts w:hint="default" w:ascii="Wingdings" w:hAnsi="Wingdings"/>
      </w:rPr>
    </w:lvl>
  </w:abstractNum>
  <w:abstractNum w:abstractNumId="13" w15:restartNumberingAfterBreak="0">
    <w:nsid w:val="1AEC0717"/>
    <w:multiLevelType w:val="hybridMultilevel"/>
    <w:tmpl w:val="60AC30E8"/>
    <w:lvl w:ilvl="0" w:tplc="FFFFFFFF">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15:restartNumberingAfterBreak="0">
    <w:nsid w:val="2989146C"/>
    <w:multiLevelType w:val="hybridMultilevel"/>
    <w:tmpl w:val="35AC6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AEF405C"/>
    <w:multiLevelType w:val="multilevel"/>
    <w:tmpl w:val="911C6818"/>
    <w:lvl w:ilvl="0" w:tplc="D87C983E">
      <w:start w:val="1"/>
      <w:numFmt w:val="bullet"/>
      <w:lvlText w:val=""/>
      <w:lvlJc w:val="left"/>
      <w:pPr>
        <w:ind w:left="720" w:hanging="360"/>
      </w:pPr>
      <w:rPr>
        <w:rFonts w:hint="default" w:ascii="Symbol" w:hAnsi="Symbol"/>
      </w:rPr>
    </w:lvl>
    <w:lvl w:ilvl="1" w:tplc="3210E004">
      <w:start w:val="1"/>
      <w:numFmt w:val="bullet"/>
      <w:lvlText w:val="o"/>
      <w:lvlJc w:val="left"/>
      <w:pPr>
        <w:ind w:left="1440" w:hanging="360"/>
      </w:pPr>
      <w:rPr>
        <w:rFonts w:hint="default" w:ascii="Courier New" w:hAnsi="Courier New"/>
      </w:rPr>
    </w:lvl>
    <w:lvl w:ilvl="2" w:tplc="AE78CDE8">
      <w:start w:val="1"/>
      <w:numFmt w:val="bullet"/>
      <w:lvlText w:val=""/>
      <w:lvlJc w:val="left"/>
      <w:pPr>
        <w:ind w:left="2160" w:hanging="360"/>
      </w:pPr>
      <w:rPr>
        <w:rFonts w:hint="default" w:ascii="Wingdings" w:hAnsi="Wingdings"/>
      </w:rPr>
    </w:lvl>
    <w:lvl w:ilvl="3" w:tplc="FB28B8EC">
      <w:start w:val="1"/>
      <w:numFmt w:val="bullet"/>
      <w:lvlText w:val=""/>
      <w:lvlJc w:val="left"/>
      <w:pPr>
        <w:ind w:left="2880" w:hanging="360"/>
      </w:pPr>
      <w:rPr>
        <w:rFonts w:hint="default" w:ascii="Symbol" w:hAnsi="Symbol"/>
      </w:rPr>
    </w:lvl>
    <w:lvl w:ilvl="4" w:tplc="B8485ADE">
      <w:start w:val="1"/>
      <w:numFmt w:val="bullet"/>
      <w:lvlText w:val="o"/>
      <w:lvlJc w:val="left"/>
      <w:pPr>
        <w:ind w:left="3600" w:hanging="360"/>
      </w:pPr>
      <w:rPr>
        <w:rFonts w:hint="default" w:ascii="Courier New" w:hAnsi="Courier New"/>
      </w:rPr>
    </w:lvl>
    <w:lvl w:ilvl="5" w:tplc="6AEE9460">
      <w:start w:val="1"/>
      <w:numFmt w:val="bullet"/>
      <w:lvlText w:val=""/>
      <w:lvlJc w:val="left"/>
      <w:pPr>
        <w:ind w:left="4320" w:hanging="360"/>
      </w:pPr>
      <w:rPr>
        <w:rFonts w:hint="default" w:ascii="Wingdings" w:hAnsi="Wingdings"/>
      </w:rPr>
    </w:lvl>
    <w:lvl w:ilvl="6" w:tplc="AD2E52BE">
      <w:start w:val="1"/>
      <w:numFmt w:val="bullet"/>
      <w:lvlText w:val=""/>
      <w:lvlJc w:val="left"/>
      <w:pPr>
        <w:ind w:left="5040" w:hanging="360"/>
      </w:pPr>
      <w:rPr>
        <w:rFonts w:hint="default" w:ascii="Symbol" w:hAnsi="Symbol"/>
      </w:rPr>
    </w:lvl>
    <w:lvl w:ilvl="7" w:tplc="BEE294E8">
      <w:start w:val="1"/>
      <w:numFmt w:val="bullet"/>
      <w:lvlText w:val="o"/>
      <w:lvlJc w:val="left"/>
      <w:pPr>
        <w:ind w:left="5760" w:hanging="360"/>
      </w:pPr>
      <w:rPr>
        <w:rFonts w:hint="default" w:ascii="Courier New" w:hAnsi="Courier New"/>
      </w:rPr>
    </w:lvl>
    <w:lvl w:ilvl="8" w:tplc="F356EB82">
      <w:start w:val="1"/>
      <w:numFmt w:val="bullet"/>
      <w:lvlText w:val=""/>
      <w:lvlJc w:val="left"/>
      <w:pPr>
        <w:ind w:left="6480" w:hanging="360"/>
      </w:pPr>
      <w:rPr>
        <w:rFonts w:hint="default" w:ascii="Wingdings" w:hAnsi="Wingdings"/>
      </w:rPr>
    </w:lvl>
  </w:abstractNum>
  <w:abstractNum w:abstractNumId="16" w15:restartNumberingAfterBreak="0">
    <w:nsid w:val="2C782032"/>
    <w:multiLevelType w:val="hybridMultilevel"/>
    <w:tmpl w:val="FCD635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CFA2141"/>
    <w:multiLevelType w:val="multilevel"/>
    <w:tmpl w:val="BAA6F3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F6324A5"/>
    <w:multiLevelType w:val="hybridMultilevel"/>
    <w:tmpl w:val="4C4EC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205F85"/>
    <w:multiLevelType w:val="hybridMultilevel"/>
    <w:tmpl w:val="76AC2B62"/>
    <w:lvl w:ilvl="0" w:tplc="B8AE73C8">
      <w:start w:val="1"/>
      <w:numFmt w:val="decimal"/>
      <w:lvlText w:val="%1."/>
      <w:lvlJc w:val="left"/>
      <w:pPr>
        <w:ind w:left="720" w:hanging="360"/>
      </w:pPr>
    </w:lvl>
    <w:lvl w:ilvl="1" w:tplc="2C4A6804">
      <w:start w:val="1"/>
      <w:numFmt w:val="lowerLetter"/>
      <w:lvlText w:val="%2."/>
      <w:lvlJc w:val="left"/>
      <w:pPr>
        <w:ind w:left="1440" w:hanging="360"/>
      </w:pPr>
    </w:lvl>
    <w:lvl w:ilvl="2" w:tplc="F4F27CA4">
      <w:start w:val="1"/>
      <w:numFmt w:val="lowerRoman"/>
      <w:lvlText w:val="%3."/>
      <w:lvlJc w:val="right"/>
      <w:pPr>
        <w:ind w:left="2160" w:hanging="180"/>
      </w:pPr>
    </w:lvl>
    <w:lvl w:ilvl="3" w:tplc="43DA8560">
      <w:start w:val="1"/>
      <w:numFmt w:val="decimal"/>
      <w:lvlText w:val="%4."/>
      <w:lvlJc w:val="left"/>
      <w:pPr>
        <w:ind w:left="2880" w:hanging="360"/>
      </w:pPr>
    </w:lvl>
    <w:lvl w:ilvl="4" w:tplc="2E7A8336">
      <w:start w:val="1"/>
      <w:numFmt w:val="lowerLetter"/>
      <w:lvlText w:val="%5."/>
      <w:lvlJc w:val="left"/>
      <w:pPr>
        <w:ind w:left="3600" w:hanging="360"/>
      </w:pPr>
    </w:lvl>
    <w:lvl w:ilvl="5" w:tplc="364EAA02">
      <w:start w:val="1"/>
      <w:numFmt w:val="lowerRoman"/>
      <w:lvlText w:val="%6."/>
      <w:lvlJc w:val="right"/>
      <w:pPr>
        <w:ind w:left="4320" w:hanging="180"/>
      </w:pPr>
    </w:lvl>
    <w:lvl w:ilvl="6" w:tplc="7A6AC844">
      <w:start w:val="1"/>
      <w:numFmt w:val="decimal"/>
      <w:lvlText w:val="%7."/>
      <w:lvlJc w:val="left"/>
      <w:pPr>
        <w:ind w:left="5040" w:hanging="360"/>
      </w:pPr>
    </w:lvl>
    <w:lvl w:ilvl="7" w:tplc="6756E556">
      <w:start w:val="1"/>
      <w:numFmt w:val="lowerLetter"/>
      <w:lvlText w:val="%8."/>
      <w:lvlJc w:val="left"/>
      <w:pPr>
        <w:ind w:left="5760" w:hanging="360"/>
      </w:pPr>
    </w:lvl>
    <w:lvl w:ilvl="8" w:tplc="B9BABDC4">
      <w:start w:val="1"/>
      <w:numFmt w:val="lowerRoman"/>
      <w:lvlText w:val="%9."/>
      <w:lvlJc w:val="right"/>
      <w:pPr>
        <w:ind w:left="6480" w:hanging="180"/>
      </w:pPr>
    </w:lvl>
  </w:abstractNum>
  <w:abstractNum w:abstractNumId="20" w15:restartNumberingAfterBreak="0">
    <w:nsid w:val="33C00D9F"/>
    <w:multiLevelType w:val="hybridMultilevel"/>
    <w:tmpl w:val="A2668C1A"/>
    <w:lvl w:ilvl="0" w:tplc="0409000F">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21" w15:restartNumberingAfterBreak="0">
    <w:nsid w:val="365225A3"/>
    <w:multiLevelType w:val="hybridMultilevel"/>
    <w:tmpl w:val="0A4C750C"/>
    <w:lvl w:ilvl="0" w:tplc="2E5A904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1030C1"/>
    <w:multiLevelType w:val="hybridMultilevel"/>
    <w:tmpl w:val="4C4EC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7E5C48"/>
    <w:multiLevelType w:val="hybridMultilevel"/>
    <w:tmpl w:val="BA3AF486"/>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4" w15:restartNumberingAfterBreak="0">
    <w:nsid w:val="39DE36C0"/>
    <w:multiLevelType w:val="hybridMultilevel"/>
    <w:tmpl w:val="68E8F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1837BB"/>
    <w:multiLevelType w:val="hybridMultilevel"/>
    <w:tmpl w:val="6846A86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40360785"/>
    <w:multiLevelType w:val="hybridMultilevel"/>
    <w:tmpl w:val="3D02E606"/>
    <w:lvl w:ilvl="0" w:tplc="F4C025FC">
      <w:start w:val="1"/>
      <w:numFmt w:val="bullet"/>
      <w:lvlText w:val=""/>
      <w:lvlJc w:val="left"/>
      <w:pPr>
        <w:ind w:left="720" w:hanging="360"/>
      </w:pPr>
      <w:rPr>
        <w:rFonts w:hint="default" w:ascii="Symbol" w:hAnsi="Symbol"/>
      </w:rPr>
    </w:lvl>
    <w:lvl w:ilvl="1" w:tplc="A6B86F08">
      <w:start w:val="1"/>
      <w:numFmt w:val="bullet"/>
      <w:lvlText w:val="o"/>
      <w:lvlJc w:val="left"/>
      <w:pPr>
        <w:ind w:left="1440" w:hanging="360"/>
      </w:pPr>
      <w:rPr>
        <w:rFonts w:hint="default" w:ascii="Courier New" w:hAnsi="Courier New"/>
      </w:rPr>
    </w:lvl>
    <w:lvl w:ilvl="2" w:tplc="DEC6169C">
      <w:start w:val="1"/>
      <w:numFmt w:val="bullet"/>
      <w:lvlText w:val=""/>
      <w:lvlJc w:val="left"/>
      <w:pPr>
        <w:ind w:left="2160" w:hanging="360"/>
      </w:pPr>
      <w:rPr>
        <w:rFonts w:hint="default" w:ascii="Wingdings" w:hAnsi="Wingdings"/>
      </w:rPr>
    </w:lvl>
    <w:lvl w:ilvl="3" w:tplc="B950A1CC">
      <w:start w:val="1"/>
      <w:numFmt w:val="bullet"/>
      <w:lvlText w:val=""/>
      <w:lvlJc w:val="left"/>
      <w:pPr>
        <w:ind w:left="2880" w:hanging="360"/>
      </w:pPr>
      <w:rPr>
        <w:rFonts w:hint="default" w:ascii="Symbol" w:hAnsi="Symbol"/>
      </w:rPr>
    </w:lvl>
    <w:lvl w:ilvl="4" w:tplc="ABB82296">
      <w:start w:val="1"/>
      <w:numFmt w:val="bullet"/>
      <w:lvlText w:val="o"/>
      <w:lvlJc w:val="left"/>
      <w:pPr>
        <w:ind w:left="3600" w:hanging="360"/>
      </w:pPr>
      <w:rPr>
        <w:rFonts w:hint="default" w:ascii="Courier New" w:hAnsi="Courier New"/>
      </w:rPr>
    </w:lvl>
    <w:lvl w:ilvl="5" w:tplc="44D4F0DA">
      <w:start w:val="1"/>
      <w:numFmt w:val="bullet"/>
      <w:lvlText w:val=""/>
      <w:lvlJc w:val="left"/>
      <w:pPr>
        <w:ind w:left="4320" w:hanging="360"/>
      </w:pPr>
      <w:rPr>
        <w:rFonts w:hint="default" w:ascii="Wingdings" w:hAnsi="Wingdings"/>
      </w:rPr>
    </w:lvl>
    <w:lvl w:ilvl="6" w:tplc="895AC578">
      <w:start w:val="1"/>
      <w:numFmt w:val="bullet"/>
      <w:lvlText w:val=""/>
      <w:lvlJc w:val="left"/>
      <w:pPr>
        <w:ind w:left="5040" w:hanging="360"/>
      </w:pPr>
      <w:rPr>
        <w:rFonts w:hint="default" w:ascii="Symbol" w:hAnsi="Symbol"/>
      </w:rPr>
    </w:lvl>
    <w:lvl w:ilvl="7" w:tplc="2244035A">
      <w:start w:val="1"/>
      <w:numFmt w:val="bullet"/>
      <w:lvlText w:val="o"/>
      <w:lvlJc w:val="left"/>
      <w:pPr>
        <w:ind w:left="5760" w:hanging="360"/>
      </w:pPr>
      <w:rPr>
        <w:rFonts w:hint="default" w:ascii="Courier New" w:hAnsi="Courier New"/>
      </w:rPr>
    </w:lvl>
    <w:lvl w:ilvl="8" w:tplc="0E149BD0">
      <w:start w:val="1"/>
      <w:numFmt w:val="bullet"/>
      <w:lvlText w:val=""/>
      <w:lvlJc w:val="left"/>
      <w:pPr>
        <w:ind w:left="6480" w:hanging="360"/>
      </w:pPr>
      <w:rPr>
        <w:rFonts w:hint="default" w:ascii="Wingdings" w:hAnsi="Wingdings"/>
      </w:rPr>
    </w:lvl>
  </w:abstractNum>
  <w:abstractNum w:abstractNumId="27" w15:restartNumberingAfterBreak="0">
    <w:nsid w:val="407F1B8C"/>
    <w:multiLevelType w:val="hybridMultilevel"/>
    <w:tmpl w:val="1B781328"/>
    <w:lvl w:ilvl="0" w:tplc="6DC0EA46">
      <w:start w:val="1"/>
      <w:numFmt w:val="bullet"/>
      <w:lvlText w:val=""/>
      <w:lvlJc w:val="left"/>
      <w:pPr>
        <w:ind w:left="720" w:hanging="360"/>
      </w:pPr>
      <w:rPr>
        <w:rFonts w:hint="default" w:ascii="Symbol" w:hAnsi="Symbol"/>
      </w:rPr>
    </w:lvl>
    <w:lvl w:ilvl="1" w:tplc="3C1EDB52">
      <w:start w:val="1"/>
      <w:numFmt w:val="bullet"/>
      <w:lvlText w:val="o"/>
      <w:lvlJc w:val="left"/>
      <w:pPr>
        <w:ind w:left="1440" w:hanging="360"/>
      </w:pPr>
      <w:rPr>
        <w:rFonts w:hint="default" w:ascii="Courier New" w:hAnsi="Courier New"/>
      </w:rPr>
    </w:lvl>
    <w:lvl w:ilvl="2" w:tplc="8A66E28E">
      <w:start w:val="1"/>
      <w:numFmt w:val="bullet"/>
      <w:lvlText w:val=""/>
      <w:lvlJc w:val="left"/>
      <w:pPr>
        <w:ind w:left="2160" w:hanging="360"/>
      </w:pPr>
      <w:rPr>
        <w:rFonts w:hint="default" w:ascii="Wingdings" w:hAnsi="Wingdings"/>
      </w:rPr>
    </w:lvl>
    <w:lvl w:ilvl="3" w:tplc="1E74934A">
      <w:start w:val="1"/>
      <w:numFmt w:val="bullet"/>
      <w:lvlText w:val=""/>
      <w:lvlJc w:val="left"/>
      <w:pPr>
        <w:ind w:left="2880" w:hanging="360"/>
      </w:pPr>
      <w:rPr>
        <w:rFonts w:hint="default" w:ascii="Symbol" w:hAnsi="Symbol"/>
      </w:rPr>
    </w:lvl>
    <w:lvl w:ilvl="4" w:tplc="1B38B306">
      <w:start w:val="1"/>
      <w:numFmt w:val="bullet"/>
      <w:lvlText w:val="o"/>
      <w:lvlJc w:val="left"/>
      <w:pPr>
        <w:ind w:left="3600" w:hanging="360"/>
      </w:pPr>
      <w:rPr>
        <w:rFonts w:hint="default" w:ascii="Courier New" w:hAnsi="Courier New"/>
      </w:rPr>
    </w:lvl>
    <w:lvl w:ilvl="5" w:tplc="5F280B68">
      <w:start w:val="1"/>
      <w:numFmt w:val="bullet"/>
      <w:lvlText w:val=""/>
      <w:lvlJc w:val="left"/>
      <w:pPr>
        <w:ind w:left="4320" w:hanging="360"/>
      </w:pPr>
      <w:rPr>
        <w:rFonts w:hint="default" w:ascii="Wingdings" w:hAnsi="Wingdings"/>
      </w:rPr>
    </w:lvl>
    <w:lvl w:ilvl="6" w:tplc="F7007916">
      <w:start w:val="1"/>
      <w:numFmt w:val="bullet"/>
      <w:lvlText w:val=""/>
      <w:lvlJc w:val="left"/>
      <w:pPr>
        <w:ind w:left="5040" w:hanging="360"/>
      </w:pPr>
      <w:rPr>
        <w:rFonts w:hint="default" w:ascii="Symbol" w:hAnsi="Symbol"/>
      </w:rPr>
    </w:lvl>
    <w:lvl w:ilvl="7" w:tplc="9C2A6EEE">
      <w:start w:val="1"/>
      <w:numFmt w:val="bullet"/>
      <w:lvlText w:val="o"/>
      <w:lvlJc w:val="left"/>
      <w:pPr>
        <w:ind w:left="5760" w:hanging="360"/>
      </w:pPr>
      <w:rPr>
        <w:rFonts w:hint="default" w:ascii="Courier New" w:hAnsi="Courier New"/>
      </w:rPr>
    </w:lvl>
    <w:lvl w:ilvl="8" w:tplc="FFFCFEA2">
      <w:start w:val="1"/>
      <w:numFmt w:val="bullet"/>
      <w:lvlText w:val=""/>
      <w:lvlJc w:val="left"/>
      <w:pPr>
        <w:ind w:left="6480" w:hanging="360"/>
      </w:pPr>
      <w:rPr>
        <w:rFonts w:hint="default" w:ascii="Wingdings" w:hAnsi="Wingdings"/>
      </w:rPr>
    </w:lvl>
  </w:abstractNum>
  <w:abstractNum w:abstractNumId="28" w15:restartNumberingAfterBreak="0">
    <w:nsid w:val="484E0CE1"/>
    <w:multiLevelType w:val="hybridMultilevel"/>
    <w:tmpl w:val="ABD0F76A"/>
    <w:lvl w:ilvl="0" w:tplc="FFFFFFFF">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48971A9B"/>
    <w:multiLevelType w:val="hybridMultilevel"/>
    <w:tmpl w:val="BFAA7E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8D55B79"/>
    <w:multiLevelType w:val="hybridMultilevel"/>
    <w:tmpl w:val="F6B04324"/>
    <w:lvl w:ilvl="0" w:tplc="332A6450">
      <w:start w:val="1"/>
      <w:numFmt w:val="bullet"/>
      <w:lvlText w:val=""/>
      <w:lvlJc w:val="left"/>
      <w:pPr>
        <w:ind w:left="720" w:hanging="360"/>
      </w:pPr>
      <w:rPr>
        <w:rFonts w:hint="default" w:ascii="Symbol" w:hAnsi="Symbol"/>
      </w:rPr>
    </w:lvl>
    <w:lvl w:ilvl="1" w:tplc="D1367C7A">
      <w:start w:val="1"/>
      <w:numFmt w:val="bullet"/>
      <w:lvlText w:val="o"/>
      <w:lvlJc w:val="left"/>
      <w:pPr>
        <w:ind w:left="1440" w:hanging="360"/>
      </w:pPr>
      <w:rPr>
        <w:rFonts w:hint="default" w:ascii="Courier New" w:hAnsi="Courier New"/>
      </w:rPr>
    </w:lvl>
    <w:lvl w:ilvl="2" w:tplc="E2A20DEE">
      <w:start w:val="1"/>
      <w:numFmt w:val="bullet"/>
      <w:lvlText w:val=""/>
      <w:lvlJc w:val="left"/>
      <w:pPr>
        <w:ind w:left="2160" w:hanging="360"/>
      </w:pPr>
      <w:rPr>
        <w:rFonts w:hint="default" w:ascii="Wingdings" w:hAnsi="Wingdings"/>
      </w:rPr>
    </w:lvl>
    <w:lvl w:ilvl="3" w:tplc="BDDE6F94">
      <w:start w:val="1"/>
      <w:numFmt w:val="bullet"/>
      <w:lvlText w:val=""/>
      <w:lvlJc w:val="left"/>
      <w:pPr>
        <w:ind w:left="2880" w:hanging="360"/>
      </w:pPr>
      <w:rPr>
        <w:rFonts w:hint="default" w:ascii="Symbol" w:hAnsi="Symbol"/>
      </w:rPr>
    </w:lvl>
    <w:lvl w:ilvl="4" w:tplc="ED16E862">
      <w:start w:val="1"/>
      <w:numFmt w:val="bullet"/>
      <w:lvlText w:val="o"/>
      <w:lvlJc w:val="left"/>
      <w:pPr>
        <w:ind w:left="3600" w:hanging="360"/>
      </w:pPr>
      <w:rPr>
        <w:rFonts w:hint="default" w:ascii="Courier New" w:hAnsi="Courier New"/>
      </w:rPr>
    </w:lvl>
    <w:lvl w:ilvl="5" w:tplc="B164DF9C">
      <w:start w:val="1"/>
      <w:numFmt w:val="bullet"/>
      <w:lvlText w:val=""/>
      <w:lvlJc w:val="left"/>
      <w:pPr>
        <w:ind w:left="4320" w:hanging="360"/>
      </w:pPr>
      <w:rPr>
        <w:rFonts w:hint="default" w:ascii="Wingdings" w:hAnsi="Wingdings"/>
      </w:rPr>
    </w:lvl>
    <w:lvl w:ilvl="6" w:tplc="EC0AE766">
      <w:start w:val="1"/>
      <w:numFmt w:val="bullet"/>
      <w:lvlText w:val=""/>
      <w:lvlJc w:val="left"/>
      <w:pPr>
        <w:ind w:left="5040" w:hanging="360"/>
      </w:pPr>
      <w:rPr>
        <w:rFonts w:hint="default" w:ascii="Symbol" w:hAnsi="Symbol"/>
      </w:rPr>
    </w:lvl>
    <w:lvl w:ilvl="7" w:tplc="D28CCB74">
      <w:start w:val="1"/>
      <w:numFmt w:val="bullet"/>
      <w:lvlText w:val="o"/>
      <w:lvlJc w:val="left"/>
      <w:pPr>
        <w:ind w:left="5760" w:hanging="360"/>
      </w:pPr>
      <w:rPr>
        <w:rFonts w:hint="default" w:ascii="Courier New" w:hAnsi="Courier New"/>
      </w:rPr>
    </w:lvl>
    <w:lvl w:ilvl="8" w:tplc="CE60BBEE">
      <w:start w:val="1"/>
      <w:numFmt w:val="bullet"/>
      <w:lvlText w:val=""/>
      <w:lvlJc w:val="left"/>
      <w:pPr>
        <w:ind w:left="6480" w:hanging="360"/>
      </w:pPr>
      <w:rPr>
        <w:rFonts w:hint="default" w:ascii="Wingdings" w:hAnsi="Wingdings"/>
      </w:rPr>
    </w:lvl>
  </w:abstractNum>
  <w:abstractNum w:abstractNumId="31" w15:restartNumberingAfterBreak="0">
    <w:nsid w:val="4A73510D"/>
    <w:multiLevelType w:val="hybridMultilevel"/>
    <w:tmpl w:val="894A57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2763D8"/>
    <w:multiLevelType w:val="hybridMultilevel"/>
    <w:tmpl w:val="3C2A61F4"/>
    <w:lvl w:ilvl="0" w:tplc="2B442C2A">
      <w:start w:val="1"/>
      <w:numFmt w:val="bullet"/>
      <w:lvlText w:val=""/>
      <w:lvlJc w:val="left"/>
      <w:pPr>
        <w:ind w:left="720" w:hanging="360"/>
      </w:pPr>
      <w:rPr>
        <w:rFonts w:hint="default" w:ascii="Symbol" w:hAnsi="Symbol"/>
      </w:rPr>
    </w:lvl>
    <w:lvl w:ilvl="1" w:tplc="CF06B9D0">
      <w:start w:val="1"/>
      <w:numFmt w:val="bullet"/>
      <w:lvlText w:val="o"/>
      <w:lvlJc w:val="left"/>
      <w:pPr>
        <w:ind w:left="1440" w:hanging="360"/>
      </w:pPr>
      <w:rPr>
        <w:rFonts w:hint="default" w:ascii="Courier New" w:hAnsi="Courier New"/>
      </w:rPr>
    </w:lvl>
    <w:lvl w:ilvl="2" w:tplc="F77E5A14">
      <w:start w:val="1"/>
      <w:numFmt w:val="bullet"/>
      <w:lvlText w:val=""/>
      <w:lvlJc w:val="left"/>
      <w:pPr>
        <w:ind w:left="2160" w:hanging="360"/>
      </w:pPr>
      <w:rPr>
        <w:rFonts w:hint="default" w:ascii="Wingdings" w:hAnsi="Wingdings"/>
      </w:rPr>
    </w:lvl>
    <w:lvl w:ilvl="3" w:tplc="4438AA74">
      <w:start w:val="1"/>
      <w:numFmt w:val="bullet"/>
      <w:lvlText w:val=""/>
      <w:lvlJc w:val="left"/>
      <w:pPr>
        <w:ind w:left="2880" w:hanging="360"/>
      </w:pPr>
      <w:rPr>
        <w:rFonts w:hint="default" w:ascii="Symbol" w:hAnsi="Symbol"/>
      </w:rPr>
    </w:lvl>
    <w:lvl w:ilvl="4" w:tplc="C0F0440A">
      <w:start w:val="1"/>
      <w:numFmt w:val="bullet"/>
      <w:lvlText w:val="o"/>
      <w:lvlJc w:val="left"/>
      <w:pPr>
        <w:ind w:left="3600" w:hanging="360"/>
      </w:pPr>
      <w:rPr>
        <w:rFonts w:hint="default" w:ascii="Courier New" w:hAnsi="Courier New"/>
      </w:rPr>
    </w:lvl>
    <w:lvl w:ilvl="5" w:tplc="8C7AA776">
      <w:start w:val="1"/>
      <w:numFmt w:val="bullet"/>
      <w:lvlText w:val=""/>
      <w:lvlJc w:val="left"/>
      <w:pPr>
        <w:ind w:left="4320" w:hanging="360"/>
      </w:pPr>
      <w:rPr>
        <w:rFonts w:hint="default" w:ascii="Wingdings" w:hAnsi="Wingdings"/>
      </w:rPr>
    </w:lvl>
    <w:lvl w:ilvl="6" w:tplc="E68C0BB4">
      <w:start w:val="1"/>
      <w:numFmt w:val="bullet"/>
      <w:lvlText w:val=""/>
      <w:lvlJc w:val="left"/>
      <w:pPr>
        <w:ind w:left="5040" w:hanging="360"/>
      </w:pPr>
      <w:rPr>
        <w:rFonts w:hint="default" w:ascii="Symbol" w:hAnsi="Symbol"/>
      </w:rPr>
    </w:lvl>
    <w:lvl w:ilvl="7" w:tplc="740677B0">
      <w:start w:val="1"/>
      <w:numFmt w:val="bullet"/>
      <w:lvlText w:val="o"/>
      <w:lvlJc w:val="left"/>
      <w:pPr>
        <w:ind w:left="5760" w:hanging="360"/>
      </w:pPr>
      <w:rPr>
        <w:rFonts w:hint="default" w:ascii="Courier New" w:hAnsi="Courier New"/>
      </w:rPr>
    </w:lvl>
    <w:lvl w:ilvl="8" w:tplc="1E60B7B0">
      <w:start w:val="1"/>
      <w:numFmt w:val="bullet"/>
      <w:lvlText w:val=""/>
      <w:lvlJc w:val="left"/>
      <w:pPr>
        <w:ind w:left="6480" w:hanging="360"/>
      </w:pPr>
      <w:rPr>
        <w:rFonts w:hint="default" w:ascii="Wingdings" w:hAnsi="Wingdings"/>
      </w:rPr>
    </w:lvl>
  </w:abstractNum>
  <w:abstractNum w:abstractNumId="33" w15:restartNumberingAfterBreak="0">
    <w:nsid w:val="4D145090"/>
    <w:multiLevelType w:val="hybridMultilevel"/>
    <w:tmpl w:val="4C4EC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806629"/>
    <w:multiLevelType w:val="hybridMultilevel"/>
    <w:tmpl w:val="07E6862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03B3B5E"/>
    <w:multiLevelType w:val="hybridMultilevel"/>
    <w:tmpl w:val="A9F81EE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522A4BBA"/>
    <w:multiLevelType w:val="hybridMultilevel"/>
    <w:tmpl w:val="CE9AA9DC"/>
    <w:lvl w:ilvl="0" w:tplc="FA762866">
      <w:start w:val="1"/>
      <w:numFmt w:val="bullet"/>
      <w:lvlText w:val=""/>
      <w:lvlJc w:val="left"/>
      <w:pPr>
        <w:ind w:left="720" w:hanging="360"/>
      </w:pPr>
      <w:rPr>
        <w:rFonts w:hint="default" w:ascii="Symbol" w:hAnsi="Symbol"/>
      </w:rPr>
    </w:lvl>
    <w:lvl w:ilvl="1" w:tplc="1AF6CDB2">
      <w:start w:val="1"/>
      <w:numFmt w:val="bullet"/>
      <w:lvlText w:val="o"/>
      <w:lvlJc w:val="left"/>
      <w:pPr>
        <w:ind w:left="1440" w:hanging="360"/>
      </w:pPr>
      <w:rPr>
        <w:rFonts w:hint="default" w:ascii="Courier New" w:hAnsi="Courier New"/>
      </w:rPr>
    </w:lvl>
    <w:lvl w:ilvl="2" w:tplc="D5BAF698">
      <w:start w:val="1"/>
      <w:numFmt w:val="bullet"/>
      <w:lvlText w:val=""/>
      <w:lvlJc w:val="left"/>
      <w:pPr>
        <w:ind w:left="2160" w:hanging="360"/>
      </w:pPr>
      <w:rPr>
        <w:rFonts w:hint="default" w:ascii="Wingdings" w:hAnsi="Wingdings"/>
      </w:rPr>
    </w:lvl>
    <w:lvl w:ilvl="3" w:tplc="A5E82D90">
      <w:start w:val="1"/>
      <w:numFmt w:val="bullet"/>
      <w:lvlText w:val=""/>
      <w:lvlJc w:val="left"/>
      <w:pPr>
        <w:ind w:left="2880" w:hanging="360"/>
      </w:pPr>
      <w:rPr>
        <w:rFonts w:hint="default" w:ascii="Symbol" w:hAnsi="Symbol"/>
      </w:rPr>
    </w:lvl>
    <w:lvl w:ilvl="4" w:tplc="4D621930">
      <w:start w:val="1"/>
      <w:numFmt w:val="bullet"/>
      <w:lvlText w:val="o"/>
      <w:lvlJc w:val="left"/>
      <w:pPr>
        <w:ind w:left="3600" w:hanging="360"/>
      </w:pPr>
      <w:rPr>
        <w:rFonts w:hint="default" w:ascii="Courier New" w:hAnsi="Courier New"/>
      </w:rPr>
    </w:lvl>
    <w:lvl w:ilvl="5" w:tplc="BFB049B0">
      <w:start w:val="1"/>
      <w:numFmt w:val="bullet"/>
      <w:lvlText w:val=""/>
      <w:lvlJc w:val="left"/>
      <w:pPr>
        <w:ind w:left="4320" w:hanging="360"/>
      </w:pPr>
      <w:rPr>
        <w:rFonts w:hint="default" w:ascii="Wingdings" w:hAnsi="Wingdings"/>
      </w:rPr>
    </w:lvl>
    <w:lvl w:ilvl="6" w:tplc="7A765E9A">
      <w:start w:val="1"/>
      <w:numFmt w:val="bullet"/>
      <w:lvlText w:val=""/>
      <w:lvlJc w:val="left"/>
      <w:pPr>
        <w:ind w:left="5040" w:hanging="360"/>
      </w:pPr>
      <w:rPr>
        <w:rFonts w:hint="default" w:ascii="Symbol" w:hAnsi="Symbol"/>
      </w:rPr>
    </w:lvl>
    <w:lvl w:ilvl="7" w:tplc="996E9086">
      <w:start w:val="1"/>
      <w:numFmt w:val="bullet"/>
      <w:lvlText w:val="o"/>
      <w:lvlJc w:val="left"/>
      <w:pPr>
        <w:ind w:left="5760" w:hanging="360"/>
      </w:pPr>
      <w:rPr>
        <w:rFonts w:hint="default" w:ascii="Courier New" w:hAnsi="Courier New"/>
      </w:rPr>
    </w:lvl>
    <w:lvl w:ilvl="8" w:tplc="F9C005DE">
      <w:start w:val="1"/>
      <w:numFmt w:val="bullet"/>
      <w:lvlText w:val=""/>
      <w:lvlJc w:val="left"/>
      <w:pPr>
        <w:ind w:left="6480" w:hanging="360"/>
      </w:pPr>
      <w:rPr>
        <w:rFonts w:hint="default" w:ascii="Wingdings" w:hAnsi="Wingdings"/>
      </w:rPr>
    </w:lvl>
  </w:abstractNum>
  <w:abstractNum w:abstractNumId="37" w15:restartNumberingAfterBreak="0">
    <w:nsid w:val="54436520"/>
    <w:multiLevelType w:val="hybridMultilevel"/>
    <w:tmpl w:val="BAA6F3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6361477"/>
    <w:multiLevelType w:val="hybridMultilevel"/>
    <w:tmpl w:val="E274FD7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567F1F69"/>
    <w:multiLevelType w:val="hybridMultilevel"/>
    <w:tmpl w:val="7A3255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59165A56"/>
    <w:multiLevelType w:val="hybridMultilevel"/>
    <w:tmpl w:val="B024E9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9944056"/>
    <w:multiLevelType w:val="hybridMultilevel"/>
    <w:tmpl w:val="DCB8414E"/>
    <w:lvl w:ilvl="0" w:tplc="B9C0769E">
      <w:start w:val="1"/>
      <w:numFmt w:val="bullet"/>
      <w:lvlText w:val=""/>
      <w:lvlJc w:val="left"/>
      <w:pPr>
        <w:ind w:left="720" w:hanging="360"/>
      </w:pPr>
      <w:rPr>
        <w:rFonts w:hint="default" w:ascii="Symbol" w:hAnsi="Symbol"/>
      </w:rPr>
    </w:lvl>
    <w:lvl w:ilvl="1" w:tplc="1B90B23E">
      <w:start w:val="1"/>
      <w:numFmt w:val="bullet"/>
      <w:lvlText w:val="o"/>
      <w:lvlJc w:val="left"/>
      <w:pPr>
        <w:ind w:left="1440" w:hanging="360"/>
      </w:pPr>
      <w:rPr>
        <w:rFonts w:hint="default" w:ascii="Courier New" w:hAnsi="Courier New"/>
      </w:rPr>
    </w:lvl>
    <w:lvl w:ilvl="2" w:tplc="667C0D2C">
      <w:start w:val="1"/>
      <w:numFmt w:val="bullet"/>
      <w:lvlText w:val=""/>
      <w:lvlJc w:val="left"/>
      <w:pPr>
        <w:ind w:left="2160" w:hanging="360"/>
      </w:pPr>
      <w:rPr>
        <w:rFonts w:hint="default" w:ascii="Wingdings" w:hAnsi="Wingdings"/>
      </w:rPr>
    </w:lvl>
    <w:lvl w:ilvl="3" w:tplc="B65EDEF4">
      <w:start w:val="1"/>
      <w:numFmt w:val="bullet"/>
      <w:lvlText w:val=""/>
      <w:lvlJc w:val="left"/>
      <w:pPr>
        <w:ind w:left="2880" w:hanging="360"/>
      </w:pPr>
      <w:rPr>
        <w:rFonts w:hint="default" w:ascii="Symbol" w:hAnsi="Symbol"/>
      </w:rPr>
    </w:lvl>
    <w:lvl w:ilvl="4" w:tplc="F40C2EB6">
      <w:start w:val="1"/>
      <w:numFmt w:val="bullet"/>
      <w:lvlText w:val="o"/>
      <w:lvlJc w:val="left"/>
      <w:pPr>
        <w:ind w:left="3600" w:hanging="360"/>
      </w:pPr>
      <w:rPr>
        <w:rFonts w:hint="default" w:ascii="Courier New" w:hAnsi="Courier New"/>
      </w:rPr>
    </w:lvl>
    <w:lvl w:ilvl="5" w:tplc="481A6ADE">
      <w:start w:val="1"/>
      <w:numFmt w:val="bullet"/>
      <w:lvlText w:val=""/>
      <w:lvlJc w:val="left"/>
      <w:pPr>
        <w:ind w:left="4320" w:hanging="360"/>
      </w:pPr>
      <w:rPr>
        <w:rFonts w:hint="default" w:ascii="Wingdings" w:hAnsi="Wingdings"/>
      </w:rPr>
    </w:lvl>
    <w:lvl w:ilvl="6" w:tplc="207471CC">
      <w:start w:val="1"/>
      <w:numFmt w:val="bullet"/>
      <w:lvlText w:val=""/>
      <w:lvlJc w:val="left"/>
      <w:pPr>
        <w:ind w:left="5040" w:hanging="360"/>
      </w:pPr>
      <w:rPr>
        <w:rFonts w:hint="default" w:ascii="Symbol" w:hAnsi="Symbol"/>
      </w:rPr>
    </w:lvl>
    <w:lvl w:ilvl="7" w:tplc="FD0ECC8C">
      <w:start w:val="1"/>
      <w:numFmt w:val="bullet"/>
      <w:lvlText w:val="o"/>
      <w:lvlJc w:val="left"/>
      <w:pPr>
        <w:ind w:left="5760" w:hanging="360"/>
      </w:pPr>
      <w:rPr>
        <w:rFonts w:hint="default" w:ascii="Courier New" w:hAnsi="Courier New"/>
      </w:rPr>
    </w:lvl>
    <w:lvl w:ilvl="8" w:tplc="BC24274A">
      <w:start w:val="1"/>
      <w:numFmt w:val="bullet"/>
      <w:lvlText w:val=""/>
      <w:lvlJc w:val="left"/>
      <w:pPr>
        <w:ind w:left="6480" w:hanging="360"/>
      </w:pPr>
      <w:rPr>
        <w:rFonts w:hint="default" w:ascii="Wingdings" w:hAnsi="Wingdings"/>
      </w:rPr>
    </w:lvl>
  </w:abstractNum>
  <w:abstractNum w:abstractNumId="42" w15:restartNumberingAfterBreak="0">
    <w:nsid w:val="5B895BF1"/>
    <w:multiLevelType w:val="hybridMultilevel"/>
    <w:tmpl w:val="7DA6D5E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5F0105AF"/>
    <w:multiLevelType w:val="hybridMultilevel"/>
    <w:tmpl w:val="54AA6D0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626934C7"/>
    <w:multiLevelType w:val="hybridMultilevel"/>
    <w:tmpl w:val="C914B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395746"/>
    <w:multiLevelType w:val="hybridMultilevel"/>
    <w:tmpl w:val="AA0AE682"/>
    <w:lvl w:ilvl="0" w:tplc="93B895BA">
      <w:start w:val="1"/>
      <w:numFmt w:val="bullet"/>
      <w:lvlText w:val=""/>
      <w:lvlJc w:val="left"/>
      <w:pPr>
        <w:ind w:left="720" w:hanging="360"/>
      </w:pPr>
      <w:rPr>
        <w:rFonts w:hint="default" w:ascii="Symbol" w:hAnsi="Symbol"/>
      </w:rPr>
    </w:lvl>
    <w:lvl w:ilvl="1" w:tplc="965CD910">
      <w:start w:val="1"/>
      <w:numFmt w:val="bullet"/>
      <w:lvlText w:val="o"/>
      <w:lvlJc w:val="left"/>
      <w:pPr>
        <w:ind w:left="1440" w:hanging="360"/>
      </w:pPr>
      <w:rPr>
        <w:rFonts w:hint="default" w:ascii="Courier New" w:hAnsi="Courier New"/>
      </w:rPr>
    </w:lvl>
    <w:lvl w:ilvl="2" w:tplc="CC0C5DCC">
      <w:start w:val="1"/>
      <w:numFmt w:val="bullet"/>
      <w:lvlText w:val=""/>
      <w:lvlJc w:val="left"/>
      <w:pPr>
        <w:ind w:left="2160" w:hanging="360"/>
      </w:pPr>
      <w:rPr>
        <w:rFonts w:hint="default" w:ascii="Wingdings" w:hAnsi="Wingdings"/>
      </w:rPr>
    </w:lvl>
    <w:lvl w:ilvl="3" w:tplc="D0B40F50">
      <w:start w:val="1"/>
      <w:numFmt w:val="bullet"/>
      <w:lvlText w:val=""/>
      <w:lvlJc w:val="left"/>
      <w:pPr>
        <w:ind w:left="2880" w:hanging="360"/>
      </w:pPr>
      <w:rPr>
        <w:rFonts w:hint="default" w:ascii="Symbol" w:hAnsi="Symbol"/>
      </w:rPr>
    </w:lvl>
    <w:lvl w:ilvl="4" w:tplc="E1DE866E">
      <w:start w:val="1"/>
      <w:numFmt w:val="bullet"/>
      <w:lvlText w:val="o"/>
      <w:lvlJc w:val="left"/>
      <w:pPr>
        <w:ind w:left="3600" w:hanging="360"/>
      </w:pPr>
      <w:rPr>
        <w:rFonts w:hint="default" w:ascii="Courier New" w:hAnsi="Courier New"/>
      </w:rPr>
    </w:lvl>
    <w:lvl w:ilvl="5" w:tplc="92D202FE">
      <w:start w:val="1"/>
      <w:numFmt w:val="bullet"/>
      <w:lvlText w:val=""/>
      <w:lvlJc w:val="left"/>
      <w:pPr>
        <w:ind w:left="4320" w:hanging="360"/>
      </w:pPr>
      <w:rPr>
        <w:rFonts w:hint="default" w:ascii="Wingdings" w:hAnsi="Wingdings"/>
      </w:rPr>
    </w:lvl>
    <w:lvl w:ilvl="6" w:tplc="31B450CA">
      <w:start w:val="1"/>
      <w:numFmt w:val="bullet"/>
      <w:lvlText w:val=""/>
      <w:lvlJc w:val="left"/>
      <w:pPr>
        <w:ind w:left="5040" w:hanging="360"/>
      </w:pPr>
      <w:rPr>
        <w:rFonts w:hint="default" w:ascii="Symbol" w:hAnsi="Symbol"/>
      </w:rPr>
    </w:lvl>
    <w:lvl w:ilvl="7" w:tplc="DAA8F5F6">
      <w:start w:val="1"/>
      <w:numFmt w:val="bullet"/>
      <w:lvlText w:val="o"/>
      <w:lvlJc w:val="left"/>
      <w:pPr>
        <w:ind w:left="5760" w:hanging="360"/>
      </w:pPr>
      <w:rPr>
        <w:rFonts w:hint="default" w:ascii="Courier New" w:hAnsi="Courier New"/>
      </w:rPr>
    </w:lvl>
    <w:lvl w:ilvl="8" w:tplc="885A5116">
      <w:start w:val="1"/>
      <w:numFmt w:val="bullet"/>
      <w:lvlText w:val=""/>
      <w:lvlJc w:val="left"/>
      <w:pPr>
        <w:ind w:left="6480" w:hanging="360"/>
      </w:pPr>
      <w:rPr>
        <w:rFonts w:hint="default" w:ascii="Wingdings" w:hAnsi="Wingdings"/>
      </w:rPr>
    </w:lvl>
  </w:abstractNum>
  <w:abstractNum w:abstractNumId="46" w15:restartNumberingAfterBreak="0">
    <w:nsid w:val="638C442B"/>
    <w:multiLevelType w:val="hybridMultilevel"/>
    <w:tmpl w:val="CA14DE16"/>
    <w:lvl w:ilvl="0" w:tplc="753CF1B8">
      <w:start w:val="1"/>
      <w:numFmt w:val="bullet"/>
      <w:lvlText w:val=""/>
      <w:lvlJc w:val="left"/>
      <w:pPr>
        <w:ind w:left="720" w:hanging="360"/>
      </w:pPr>
      <w:rPr>
        <w:rFonts w:hint="default" w:ascii="Wingdings" w:hAnsi="Wingdings"/>
      </w:rPr>
    </w:lvl>
    <w:lvl w:ilvl="1" w:tplc="CA5497CE">
      <w:start w:val="1"/>
      <w:numFmt w:val="bullet"/>
      <w:lvlText w:val="o"/>
      <w:lvlJc w:val="left"/>
      <w:pPr>
        <w:ind w:left="1440" w:hanging="360"/>
      </w:pPr>
      <w:rPr>
        <w:rFonts w:hint="default" w:ascii="Courier New" w:hAnsi="Courier New"/>
      </w:rPr>
    </w:lvl>
    <w:lvl w:ilvl="2" w:tplc="3A4C031A">
      <w:start w:val="1"/>
      <w:numFmt w:val="bullet"/>
      <w:lvlText w:val=""/>
      <w:lvlJc w:val="left"/>
      <w:pPr>
        <w:ind w:left="2160" w:hanging="360"/>
      </w:pPr>
      <w:rPr>
        <w:rFonts w:hint="default" w:ascii="Wingdings" w:hAnsi="Wingdings"/>
      </w:rPr>
    </w:lvl>
    <w:lvl w:ilvl="3" w:tplc="459CF0AC">
      <w:start w:val="1"/>
      <w:numFmt w:val="bullet"/>
      <w:lvlText w:val=""/>
      <w:lvlJc w:val="left"/>
      <w:pPr>
        <w:ind w:left="2880" w:hanging="360"/>
      </w:pPr>
      <w:rPr>
        <w:rFonts w:hint="default" w:ascii="Symbol" w:hAnsi="Symbol"/>
      </w:rPr>
    </w:lvl>
    <w:lvl w:ilvl="4" w:tplc="BFD28ADA">
      <w:start w:val="1"/>
      <w:numFmt w:val="bullet"/>
      <w:lvlText w:val="o"/>
      <w:lvlJc w:val="left"/>
      <w:pPr>
        <w:ind w:left="3600" w:hanging="360"/>
      </w:pPr>
      <w:rPr>
        <w:rFonts w:hint="default" w:ascii="Courier New" w:hAnsi="Courier New"/>
      </w:rPr>
    </w:lvl>
    <w:lvl w:ilvl="5" w:tplc="602625E0">
      <w:start w:val="1"/>
      <w:numFmt w:val="bullet"/>
      <w:lvlText w:val=""/>
      <w:lvlJc w:val="left"/>
      <w:pPr>
        <w:ind w:left="4320" w:hanging="360"/>
      </w:pPr>
      <w:rPr>
        <w:rFonts w:hint="default" w:ascii="Wingdings" w:hAnsi="Wingdings"/>
      </w:rPr>
    </w:lvl>
    <w:lvl w:ilvl="6" w:tplc="58AAFD8C">
      <w:start w:val="1"/>
      <w:numFmt w:val="bullet"/>
      <w:lvlText w:val=""/>
      <w:lvlJc w:val="left"/>
      <w:pPr>
        <w:ind w:left="5040" w:hanging="360"/>
      </w:pPr>
      <w:rPr>
        <w:rFonts w:hint="default" w:ascii="Symbol" w:hAnsi="Symbol"/>
      </w:rPr>
    </w:lvl>
    <w:lvl w:ilvl="7" w:tplc="9D1A804E">
      <w:start w:val="1"/>
      <w:numFmt w:val="bullet"/>
      <w:lvlText w:val="o"/>
      <w:lvlJc w:val="left"/>
      <w:pPr>
        <w:ind w:left="5760" w:hanging="360"/>
      </w:pPr>
      <w:rPr>
        <w:rFonts w:hint="default" w:ascii="Courier New" w:hAnsi="Courier New"/>
      </w:rPr>
    </w:lvl>
    <w:lvl w:ilvl="8" w:tplc="A8E4CCE0">
      <w:start w:val="1"/>
      <w:numFmt w:val="bullet"/>
      <w:lvlText w:val=""/>
      <w:lvlJc w:val="left"/>
      <w:pPr>
        <w:ind w:left="6480" w:hanging="360"/>
      </w:pPr>
      <w:rPr>
        <w:rFonts w:hint="default" w:ascii="Wingdings" w:hAnsi="Wingdings"/>
      </w:rPr>
    </w:lvl>
  </w:abstractNum>
  <w:abstractNum w:abstractNumId="47" w15:restartNumberingAfterBreak="0">
    <w:nsid w:val="63D35C0D"/>
    <w:multiLevelType w:val="hybridMultilevel"/>
    <w:tmpl w:val="4C4EC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440A62"/>
    <w:multiLevelType w:val="hybridMultilevel"/>
    <w:tmpl w:val="FCD8789C"/>
    <w:lvl w:ilvl="0" w:tplc="0409000D">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9" w15:restartNumberingAfterBreak="0">
    <w:nsid w:val="674A603F"/>
    <w:multiLevelType w:val="hybridMultilevel"/>
    <w:tmpl w:val="FCD635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77C5047"/>
    <w:multiLevelType w:val="hybridMultilevel"/>
    <w:tmpl w:val="D7F8BC84"/>
    <w:lvl w:ilvl="0" w:tplc="FFFFFFFF">
      <w:start w:val="1"/>
      <w:numFmt w:val="bullet"/>
      <w:lvlText w:val=""/>
      <w:lvlJc w:val="left"/>
      <w:pPr>
        <w:ind w:left="720" w:hanging="360"/>
      </w:pPr>
      <w:rPr>
        <w:rFonts w:hint="default" w:ascii="Symbol" w:hAnsi="Symbol"/>
      </w:rPr>
    </w:lvl>
    <w:lvl w:ilvl="1" w:tplc="5140753C">
      <w:start w:val="1"/>
      <w:numFmt w:val="bullet"/>
      <w:lvlText w:val="o"/>
      <w:lvlJc w:val="left"/>
      <w:pPr>
        <w:ind w:left="1440" w:hanging="360"/>
      </w:pPr>
      <w:rPr>
        <w:rFonts w:hint="default" w:ascii="Courier New" w:hAnsi="Courier New"/>
      </w:rPr>
    </w:lvl>
    <w:lvl w:ilvl="2" w:tplc="E056FA86">
      <w:start w:val="1"/>
      <w:numFmt w:val="bullet"/>
      <w:lvlText w:val=""/>
      <w:lvlJc w:val="left"/>
      <w:pPr>
        <w:ind w:left="2160" w:hanging="360"/>
      </w:pPr>
      <w:rPr>
        <w:rFonts w:hint="default" w:ascii="Wingdings" w:hAnsi="Wingdings"/>
      </w:rPr>
    </w:lvl>
    <w:lvl w:ilvl="3" w:tplc="76C26A38">
      <w:start w:val="1"/>
      <w:numFmt w:val="bullet"/>
      <w:lvlText w:val=""/>
      <w:lvlJc w:val="left"/>
      <w:pPr>
        <w:ind w:left="2880" w:hanging="360"/>
      </w:pPr>
      <w:rPr>
        <w:rFonts w:hint="default" w:ascii="Symbol" w:hAnsi="Symbol"/>
      </w:rPr>
    </w:lvl>
    <w:lvl w:ilvl="4" w:tplc="8070B42E">
      <w:start w:val="1"/>
      <w:numFmt w:val="bullet"/>
      <w:lvlText w:val="o"/>
      <w:lvlJc w:val="left"/>
      <w:pPr>
        <w:ind w:left="3600" w:hanging="360"/>
      </w:pPr>
      <w:rPr>
        <w:rFonts w:hint="default" w:ascii="Courier New" w:hAnsi="Courier New"/>
      </w:rPr>
    </w:lvl>
    <w:lvl w:ilvl="5" w:tplc="CD4437B8">
      <w:start w:val="1"/>
      <w:numFmt w:val="bullet"/>
      <w:lvlText w:val=""/>
      <w:lvlJc w:val="left"/>
      <w:pPr>
        <w:ind w:left="4320" w:hanging="360"/>
      </w:pPr>
      <w:rPr>
        <w:rFonts w:hint="default" w:ascii="Wingdings" w:hAnsi="Wingdings"/>
      </w:rPr>
    </w:lvl>
    <w:lvl w:ilvl="6" w:tplc="EF4CE0B8">
      <w:start w:val="1"/>
      <w:numFmt w:val="bullet"/>
      <w:lvlText w:val=""/>
      <w:lvlJc w:val="left"/>
      <w:pPr>
        <w:ind w:left="5040" w:hanging="360"/>
      </w:pPr>
      <w:rPr>
        <w:rFonts w:hint="default" w:ascii="Symbol" w:hAnsi="Symbol"/>
      </w:rPr>
    </w:lvl>
    <w:lvl w:ilvl="7" w:tplc="A22A9B2A">
      <w:start w:val="1"/>
      <w:numFmt w:val="bullet"/>
      <w:lvlText w:val="o"/>
      <w:lvlJc w:val="left"/>
      <w:pPr>
        <w:ind w:left="5760" w:hanging="360"/>
      </w:pPr>
      <w:rPr>
        <w:rFonts w:hint="default" w:ascii="Courier New" w:hAnsi="Courier New"/>
      </w:rPr>
    </w:lvl>
    <w:lvl w:ilvl="8" w:tplc="3A923DD6">
      <w:start w:val="1"/>
      <w:numFmt w:val="bullet"/>
      <w:lvlText w:val=""/>
      <w:lvlJc w:val="left"/>
      <w:pPr>
        <w:ind w:left="6480" w:hanging="360"/>
      </w:pPr>
      <w:rPr>
        <w:rFonts w:hint="default" w:ascii="Wingdings" w:hAnsi="Wingdings"/>
      </w:rPr>
    </w:lvl>
  </w:abstractNum>
  <w:abstractNum w:abstractNumId="51" w15:restartNumberingAfterBreak="0">
    <w:nsid w:val="6A354491"/>
    <w:multiLevelType w:val="hybridMultilevel"/>
    <w:tmpl w:val="FB9E6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AB038B9"/>
    <w:multiLevelType w:val="hybridMultilevel"/>
    <w:tmpl w:val="A01AA1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3" w15:restartNumberingAfterBreak="0">
    <w:nsid w:val="6C122E58"/>
    <w:multiLevelType w:val="hybridMultilevel"/>
    <w:tmpl w:val="448071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4" w15:restartNumberingAfterBreak="0">
    <w:nsid w:val="717905DA"/>
    <w:multiLevelType w:val="hybridMultilevel"/>
    <w:tmpl w:val="47A87038"/>
    <w:lvl w:ilvl="0" w:tplc="6C9AD4AE">
      <w:start w:val="1"/>
      <w:numFmt w:val="decimal"/>
      <w:lvlText w:val="%1."/>
      <w:lvlJc w:val="left"/>
      <w:pPr>
        <w:ind w:left="720" w:hanging="360"/>
      </w:pPr>
    </w:lvl>
    <w:lvl w:ilvl="1" w:tplc="B074F0EE">
      <w:start w:val="1"/>
      <w:numFmt w:val="lowerLetter"/>
      <w:lvlText w:val="%2."/>
      <w:lvlJc w:val="left"/>
      <w:pPr>
        <w:ind w:left="1440" w:hanging="360"/>
      </w:pPr>
    </w:lvl>
    <w:lvl w:ilvl="2" w:tplc="8D64D26A">
      <w:start w:val="1"/>
      <w:numFmt w:val="lowerRoman"/>
      <w:lvlText w:val="%3."/>
      <w:lvlJc w:val="right"/>
      <w:pPr>
        <w:ind w:left="2160" w:hanging="180"/>
      </w:pPr>
    </w:lvl>
    <w:lvl w:ilvl="3" w:tplc="C9A69FB4">
      <w:start w:val="1"/>
      <w:numFmt w:val="decimal"/>
      <w:lvlText w:val="%4."/>
      <w:lvlJc w:val="left"/>
      <w:pPr>
        <w:ind w:left="2880" w:hanging="360"/>
      </w:pPr>
    </w:lvl>
    <w:lvl w:ilvl="4" w:tplc="6DF6FF5C">
      <w:start w:val="1"/>
      <w:numFmt w:val="lowerLetter"/>
      <w:lvlText w:val="%5."/>
      <w:lvlJc w:val="left"/>
      <w:pPr>
        <w:ind w:left="3600" w:hanging="360"/>
      </w:pPr>
    </w:lvl>
    <w:lvl w:ilvl="5" w:tplc="3B6E3CE6">
      <w:start w:val="1"/>
      <w:numFmt w:val="lowerRoman"/>
      <w:lvlText w:val="%6."/>
      <w:lvlJc w:val="right"/>
      <w:pPr>
        <w:ind w:left="4320" w:hanging="180"/>
      </w:pPr>
    </w:lvl>
    <w:lvl w:ilvl="6" w:tplc="9ACA9F0E">
      <w:start w:val="1"/>
      <w:numFmt w:val="decimal"/>
      <w:lvlText w:val="%7."/>
      <w:lvlJc w:val="left"/>
      <w:pPr>
        <w:ind w:left="5040" w:hanging="360"/>
      </w:pPr>
    </w:lvl>
    <w:lvl w:ilvl="7" w:tplc="46165060">
      <w:start w:val="1"/>
      <w:numFmt w:val="lowerLetter"/>
      <w:lvlText w:val="%8."/>
      <w:lvlJc w:val="left"/>
      <w:pPr>
        <w:ind w:left="5760" w:hanging="360"/>
      </w:pPr>
    </w:lvl>
    <w:lvl w:ilvl="8" w:tplc="D2048E6A">
      <w:start w:val="1"/>
      <w:numFmt w:val="lowerRoman"/>
      <w:lvlText w:val="%9."/>
      <w:lvlJc w:val="right"/>
      <w:pPr>
        <w:ind w:left="6480" w:hanging="180"/>
      </w:pPr>
    </w:lvl>
  </w:abstractNum>
  <w:abstractNum w:abstractNumId="55" w15:restartNumberingAfterBreak="0">
    <w:nsid w:val="73A07F19"/>
    <w:multiLevelType w:val="hybridMultilevel"/>
    <w:tmpl w:val="BAA6F3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98C36E9"/>
    <w:multiLevelType w:val="hybridMultilevel"/>
    <w:tmpl w:val="A2D66A52"/>
    <w:lvl w:ilvl="0" w:tplc="38266318">
      <w:start w:val="1"/>
      <w:numFmt w:val="bullet"/>
      <w:lvlText w:val=""/>
      <w:lvlJc w:val="left"/>
      <w:pPr>
        <w:ind w:left="720" w:hanging="360"/>
      </w:pPr>
      <w:rPr>
        <w:rFonts w:hint="default" w:ascii="Symbol" w:hAnsi="Symbol"/>
      </w:rPr>
    </w:lvl>
    <w:lvl w:ilvl="1" w:tplc="1520E1B2">
      <w:start w:val="1"/>
      <w:numFmt w:val="bullet"/>
      <w:lvlText w:val=""/>
      <w:lvlJc w:val="left"/>
      <w:pPr>
        <w:ind w:left="1440" w:hanging="360"/>
      </w:pPr>
      <w:rPr>
        <w:rFonts w:hint="default" w:ascii="Symbol" w:hAnsi="Symbol"/>
      </w:rPr>
    </w:lvl>
    <w:lvl w:ilvl="2" w:tplc="1BE0DD54">
      <w:start w:val="1"/>
      <w:numFmt w:val="bullet"/>
      <w:lvlText w:val=""/>
      <w:lvlJc w:val="left"/>
      <w:pPr>
        <w:ind w:left="2160" w:hanging="360"/>
      </w:pPr>
      <w:rPr>
        <w:rFonts w:hint="default" w:ascii="Wingdings" w:hAnsi="Wingdings"/>
      </w:rPr>
    </w:lvl>
    <w:lvl w:ilvl="3" w:tplc="90F21992">
      <w:start w:val="1"/>
      <w:numFmt w:val="bullet"/>
      <w:lvlText w:val=""/>
      <w:lvlJc w:val="left"/>
      <w:pPr>
        <w:ind w:left="2880" w:hanging="360"/>
      </w:pPr>
      <w:rPr>
        <w:rFonts w:hint="default" w:ascii="Symbol" w:hAnsi="Symbol"/>
      </w:rPr>
    </w:lvl>
    <w:lvl w:ilvl="4" w:tplc="36967A22">
      <w:start w:val="1"/>
      <w:numFmt w:val="bullet"/>
      <w:lvlText w:val="o"/>
      <w:lvlJc w:val="left"/>
      <w:pPr>
        <w:ind w:left="3600" w:hanging="360"/>
      </w:pPr>
      <w:rPr>
        <w:rFonts w:hint="default" w:ascii="Courier New" w:hAnsi="Courier New"/>
      </w:rPr>
    </w:lvl>
    <w:lvl w:ilvl="5" w:tplc="CEAE86F4">
      <w:start w:val="1"/>
      <w:numFmt w:val="bullet"/>
      <w:lvlText w:val=""/>
      <w:lvlJc w:val="left"/>
      <w:pPr>
        <w:ind w:left="4320" w:hanging="360"/>
      </w:pPr>
      <w:rPr>
        <w:rFonts w:hint="default" w:ascii="Wingdings" w:hAnsi="Wingdings"/>
      </w:rPr>
    </w:lvl>
    <w:lvl w:ilvl="6" w:tplc="BD0299C8">
      <w:start w:val="1"/>
      <w:numFmt w:val="bullet"/>
      <w:lvlText w:val=""/>
      <w:lvlJc w:val="left"/>
      <w:pPr>
        <w:ind w:left="5040" w:hanging="360"/>
      </w:pPr>
      <w:rPr>
        <w:rFonts w:hint="default" w:ascii="Symbol" w:hAnsi="Symbol"/>
      </w:rPr>
    </w:lvl>
    <w:lvl w:ilvl="7" w:tplc="01B86426">
      <w:start w:val="1"/>
      <w:numFmt w:val="bullet"/>
      <w:lvlText w:val="o"/>
      <w:lvlJc w:val="left"/>
      <w:pPr>
        <w:ind w:left="5760" w:hanging="360"/>
      </w:pPr>
      <w:rPr>
        <w:rFonts w:hint="default" w:ascii="Courier New" w:hAnsi="Courier New"/>
      </w:rPr>
    </w:lvl>
    <w:lvl w:ilvl="8" w:tplc="99781DA4">
      <w:start w:val="1"/>
      <w:numFmt w:val="bullet"/>
      <w:lvlText w:val=""/>
      <w:lvlJc w:val="left"/>
      <w:pPr>
        <w:ind w:left="6480" w:hanging="360"/>
      </w:pPr>
      <w:rPr>
        <w:rFonts w:hint="default" w:ascii="Wingdings" w:hAnsi="Wingdings"/>
      </w:rPr>
    </w:lvl>
  </w:abstractNum>
  <w:abstractNum w:abstractNumId="57" w15:restartNumberingAfterBreak="0">
    <w:nsid w:val="7AAA26F2"/>
    <w:multiLevelType w:val="hybridMultilevel"/>
    <w:tmpl w:val="88549A6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8" w15:restartNumberingAfterBreak="0">
    <w:nsid w:val="7B3564E5"/>
    <w:multiLevelType w:val="hybridMultilevel"/>
    <w:tmpl w:val="FCD635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4"/>
  </w:num>
  <w:num w:numId="2">
    <w:abstractNumId w:val="19"/>
  </w:num>
  <w:num w:numId="3">
    <w:abstractNumId w:val="50"/>
  </w:num>
  <w:num w:numId="4">
    <w:abstractNumId w:val="45"/>
  </w:num>
  <w:num w:numId="5">
    <w:abstractNumId w:val="5"/>
  </w:num>
  <w:num w:numId="6">
    <w:abstractNumId w:val="32"/>
  </w:num>
  <w:num w:numId="7">
    <w:abstractNumId w:val="27"/>
  </w:num>
  <w:num w:numId="8">
    <w:abstractNumId w:val="9"/>
  </w:num>
  <w:num w:numId="9">
    <w:abstractNumId w:val="12"/>
  </w:num>
  <w:num w:numId="10">
    <w:abstractNumId w:val="56"/>
  </w:num>
  <w:num w:numId="11">
    <w:abstractNumId w:val="15"/>
  </w:num>
  <w:num w:numId="12">
    <w:abstractNumId w:val="30"/>
  </w:num>
  <w:num w:numId="13">
    <w:abstractNumId w:val="41"/>
  </w:num>
  <w:num w:numId="14">
    <w:abstractNumId w:val="46"/>
  </w:num>
  <w:num w:numId="1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53"/>
  </w:num>
  <w:num w:numId="18">
    <w:abstractNumId w:val="48"/>
  </w:num>
  <w:num w:numId="19">
    <w:abstractNumId w:val="51"/>
  </w:num>
  <w:num w:numId="20">
    <w:abstractNumId w:val="24"/>
  </w:num>
  <w:num w:numId="21">
    <w:abstractNumId w:val="28"/>
  </w:num>
  <w:num w:numId="22">
    <w:abstractNumId w:val="2"/>
  </w:num>
  <w:num w:numId="23">
    <w:abstractNumId w:val="0"/>
  </w:num>
  <w:num w:numId="24">
    <w:abstractNumId w:val="6"/>
  </w:num>
  <w:num w:numId="25">
    <w:abstractNumId w:val="36"/>
  </w:num>
  <w:num w:numId="26">
    <w:abstractNumId w:val="25"/>
  </w:num>
  <w:num w:numId="27">
    <w:abstractNumId w:val="26"/>
  </w:num>
  <w:num w:numId="28">
    <w:abstractNumId w:val="40"/>
  </w:num>
  <w:num w:numId="29">
    <w:abstractNumId w:val="34"/>
  </w:num>
  <w:num w:numId="30">
    <w:abstractNumId w:val="14"/>
  </w:num>
  <w:num w:numId="31">
    <w:abstractNumId w:val="58"/>
  </w:num>
  <w:num w:numId="32">
    <w:abstractNumId w:val="49"/>
  </w:num>
  <w:num w:numId="33">
    <w:abstractNumId w:val="16"/>
  </w:num>
  <w:num w:numId="34">
    <w:abstractNumId w:val="1"/>
  </w:num>
  <w:num w:numId="35">
    <w:abstractNumId w:val="10"/>
  </w:num>
  <w:num w:numId="36">
    <w:abstractNumId w:val="43"/>
  </w:num>
  <w:num w:numId="37">
    <w:abstractNumId w:val="8"/>
  </w:num>
  <w:num w:numId="38">
    <w:abstractNumId w:val="33"/>
  </w:num>
  <w:num w:numId="39">
    <w:abstractNumId w:val="47"/>
  </w:num>
  <w:num w:numId="40">
    <w:abstractNumId w:val="22"/>
  </w:num>
  <w:num w:numId="41">
    <w:abstractNumId w:val="18"/>
  </w:num>
  <w:num w:numId="42">
    <w:abstractNumId w:val="20"/>
  </w:num>
  <w:num w:numId="43">
    <w:abstractNumId w:val="44"/>
  </w:num>
  <w:num w:numId="44">
    <w:abstractNumId w:val="13"/>
  </w:num>
  <w:num w:numId="45">
    <w:abstractNumId w:val="57"/>
  </w:num>
  <w:num w:numId="46">
    <w:abstractNumId w:val="4"/>
  </w:num>
  <w:num w:numId="47">
    <w:abstractNumId w:val="52"/>
  </w:num>
  <w:num w:numId="48">
    <w:abstractNumId w:val="39"/>
  </w:num>
  <w:num w:numId="49">
    <w:abstractNumId w:val="38"/>
  </w:num>
  <w:num w:numId="50">
    <w:abstractNumId w:val="11"/>
  </w:num>
  <w:num w:numId="51">
    <w:abstractNumId w:val="23"/>
  </w:num>
  <w:num w:numId="52">
    <w:abstractNumId w:val="29"/>
  </w:num>
  <w:num w:numId="53">
    <w:abstractNumId w:val="3"/>
  </w:num>
  <w:num w:numId="54">
    <w:abstractNumId w:val="37"/>
  </w:num>
  <w:num w:numId="55">
    <w:abstractNumId w:val="55"/>
  </w:num>
  <w:num w:numId="56">
    <w:abstractNumId w:val="17"/>
  </w:num>
  <w:num w:numId="57">
    <w:abstractNumId w:val="31"/>
  </w:num>
  <w:num w:numId="58">
    <w:abstractNumId w:val="21"/>
  </w:num>
  <w:num w:numId="59">
    <w:abstractNumId w:val="53"/>
  </w:num>
  <w:num w:numId="60">
    <w:abstractNumId w:val="53"/>
  </w:num>
  <w:num w:numId="61">
    <w:abstractNumId w:val="53"/>
  </w:num>
  <w:num w:numId="62">
    <w:abstractNumId w:val="53"/>
  </w:num>
  <w:num w:numId="63">
    <w:abstractNumId w:val="53"/>
  </w:num>
  <w:num w:numId="64">
    <w:abstractNumId w:val="53"/>
  </w:num>
  <w:num w:numId="65">
    <w:abstractNumId w:val="53"/>
  </w:num>
  <w:num w:numId="66">
    <w:abstractNumId w:val="53"/>
  </w:num>
  <w:num w:numId="67">
    <w:abstractNumId w:val="53"/>
  </w:num>
  <w:num w:numId="68">
    <w:abstractNumId w:val="53"/>
  </w:num>
  <w:num w:numId="69">
    <w:abstractNumId w:val="53"/>
  </w:num>
  <w:num w:numId="70">
    <w:abstractNumId w:val="53"/>
  </w:num>
  <w:num w:numId="71">
    <w:abstractNumId w:val="53"/>
  </w:num>
  <w:num w:numId="72">
    <w:abstractNumId w:val="35"/>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yers, Linda K.">
    <w15:presenceInfo w15:providerId="AD" w15:userId="S::LiMyers@marathonpetroleum.com::c62d9f38-f01c-49bd-86f8-10b678fce4c4"/>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10"/>
  <w:trackRevisions w:val="fals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4E6E"/>
    <w:rsid w:val="00001D2E"/>
    <w:rsid w:val="00002513"/>
    <w:rsid w:val="00003236"/>
    <w:rsid w:val="000066A8"/>
    <w:rsid w:val="00006947"/>
    <w:rsid w:val="00006CF6"/>
    <w:rsid w:val="00007DE7"/>
    <w:rsid w:val="0001257F"/>
    <w:rsid w:val="0001355B"/>
    <w:rsid w:val="00013F8E"/>
    <w:rsid w:val="00016B8F"/>
    <w:rsid w:val="0001701E"/>
    <w:rsid w:val="000174C1"/>
    <w:rsid w:val="00017E15"/>
    <w:rsid w:val="00020851"/>
    <w:rsid w:val="00022CF0"/>
    <w:rsid w:val="00023943"/>
    <w:rsid w:val="00025242"/>
    <w:rsid w:val="00025DD6"/>
    <w:rsid w:val="00025E65"/>
    <w:rsid w:val="00027774"/>
    <w:rsid w:val="000278E0"/>
    <w:rsid w:val="00030179"/>
    <w:rsid w:val="00031D13"/>
    <w:rsid w:val="00032107"/>
    <w:rsid w:val="0003282A"/>
    <w:rsid w:val="0003316C"/>
    <w:rsid w:val="00033977"/>
    <w:rsid w:val="00033A13"/>
    <w:rsid w:val="00033B3C"/>
    <w:rsid w:val="00033C39"/>
    <w:rsid w:val="000344C2"/>
    <w:rsid w:val="000344F8"/>
    <w:rsid w:val="000377CA"/>
    <w:rsid w:val="00041458"/>
    <w:rsid w:val="00042045"/>
    <w:rsid w:val="00042724"/>
    <w:rsid w:val="00042AB4"/>
    <w:rsid w:val="0004438E"/>
    <w:rsid w:val="000444F0"/>
    <w:rsid w:val="00044CC7"/>
    <w:rsid w:val="000512EE"/>
    <w:rsid w:val="00052622"/>
    <w:rsid w:val="00052B54"/>
    <w:rsid w:val="00052C5E"/>
    <w:rsid w:val="00053539"/>
    <w:rsid w:val="0005368C"/>
    <w:rsid w:val="00053AB6"/>
    <w:rsid w:val="0005402A"/>
    <w:rsid w:val="00055262"/>
    <w:rsid w:val="00055812"/>
    <w:rsid w:val="00055ACC"/>
    <w:rsid w:val="00055C0B"/>
    <w:rsid w:val="00057784"/>
    <w:rsid w:val="000605CF"/>
    <w:rsid w:val="00060F15"/>
    <w:rsid w:val="00060F81"/>
    <w:rsid w:val="00061CA7"/>
    <w:rsid w:val="000629C7"/>
    <w:rsid w:val="00063390"/>
    <w:rsid w:val="0006469D"/>
    <w:rsid w:val="00064EB1"/>
    <w:rsid w:val="00065115"/>
    <w:rsid w:val="000655A8"/>
    <w:rsid w:val="00065CC2"/>
    <w:rsid w:val="00065D47"/>
    <w:rsid w:val="00065E7C"/>
    <w:rsid w:val="000677E6"/>
    <w:rsid w:val="00070DB2"/>
    <w:rsid w:val="00071427"/>
    <w:rsid w:val="00071FBA"/>
    <w:rsid w:val="00072C22"/>
    <w:rsid w:val="00073FA2"/>
    <w:rsid w:val="000747FA"/>
    <w:rsid w:val="00075CE1"/>
    <w:rsid w:val="000777EF"/>
    <w:rsid w:val="00077AF3"/>
    <w:rsid w:val="0008131C"/>
    <w:rsid w:val="000814BA"/>
    <w:rsid w:val="00081BF5"/>
    <w:rsid w:val="00082F16"/>
    <w:rsid w:val="00083D52"/>
    <w:rsid w:val="00083DD1"/>
    <w:rsid w:val="00084504"/>
    <w:rsid w:val="00084CAC"/>
    <w:rsid w:val="00086377"/>
    <w:rsid w:val="00086436"/>
    <w:rsid w:val="00087E0D"/>
    <w:rsid w:val="000908C9"/>
    <w:rsid w:val="00090F92"/>
    <w:rsid w:val="00092138"/>
    <w:rsid w:val="00093D43"/>
    <w:rsid w:val="00094705"/>
    <w:rsid w:val="00094937"/>
    <w:rsid w:val="00094AF5"/>
    <w:rsid w:val="0009513D"/>
    <w:rsid w:val="00095340"/>
    <w:rsid w:val="00095C94"/>
    <w:rsid w:val="00096187"/>
    <w:rsid w:val="00096366"/>
    <w:rsid w:val="00096B78"/>
    <w:rsid w:val="00097DAA"/>
    <w:rsid w:val="00097DDA"/>
    <w:rsid w:val="000A0391"/>
    <w:rsid w:val="000A57A1"/>
    <w:rsid w:val="000A5A93"/>
    <w:rsid w:val="000A5DCD"/>
    <w:rsid w:val="000A74AD"/>
    <w:rsid w:val="000B159E"/>
    <w:rsid w:val="000B3F8D"/>
    <w:rsid w:val="000B5629"/>
    <w:rsid w:val="000B6C81"/>
    <w:rsid w:val="000B6EFB"/>
    <w:rsid w:val="000B7E8F"/>
    <w:rsid w:val="000C0DE7"/>
    <w:rsid w:val="000C1443"/>
    <w:rsid w:val="000C145E"/>
    <w:rsid w:val="000C198A"/>
    <w:rsid w:val="000C1FB6"/>
    <w:rsid w:val="000C3C4E"/>
    <w:rsid w:val="000C49AF"/>
    <w:rsid w:val="000C5BD0"/>
    <w:rsid w:val="000C6FF5"/>
    <w:rsid w:val="000C73B6"/>
    <w:rsid w:val="000C7B45"/>
    <w:rsid w:val="000D0617"/>
    <w:rsid w:val="000D189A"/>
    <w:rsid w:val="000D3405"/>
    <w:rsid w:val="000D36F4"/>
    <w:rsid w:val="000D3A85"/>
    <w:rsid w:val="000D430A"/>
    <w:rsid w:val="000D5023"/>
    <w:rsid w:val="000D676B"/>
    <w:rsid w:val="000D778A"/>
    <w:rsid w:val="000D7FED"/>
    <w:rsid w:val="000E0264"/>
    <w:rsid w:val="000E0E4F"/>
    <w:rsid w:val="000E0EED"/>
    <w:rsid w:val="000E19C5"/>
    <w:rsid w:val="000E2E52"/>
    <w:rsid w:val="000E42F6"/>
    <w:rsid w:val="000E6211"/>
    <w:rsid w:val="000E64DF"/>
    <w:rsid w:val="000E71FB"/>
    <w:rsid w:val="000F0C84"/>
    <w:rsid w:val="000F1ED9"/>
    <w:rsid w:val="000F29F6"/>
    <w:rsid w:val="000F2A44"/>
    <w:rsid w:val="000F2EA9"/>
    <w:rsid w:val="000F5496"/>
    <w:rsid w:val="000F6A89"/>
    <w:rsid w:val="000F7A85"/>
    <w:rsid w:val="000F7CC9"/>
    <w:rsid w:val="00100999"/>
    <w:rsid w:val="001019C3"/>
    <w:rsid w:val="00102977"/>
    <w:rsid w:val="00103996"/>
    <w:rsid w:val="00106522"/>
    <w:rsid w:val="0010701B"/>
    <w:rsid w:val="0010797C"/>
    <w:rsid w:val="0011006B"/>
    <w:rsid w:val="0011067A"/>
    <w:rsid w:val="001111AA"/>
    <w:rsid w:val="001126DC"/>
    <w:rsid w:val="00113F7F"/>
    <w:rsid w:val="00114FC2"/>
    <w:rsid w:val="00115F0E"/>
    <w:rsid w:val="00116FAB"/>
    <w:rsid w:val="001177E0"/>
    <w:rsid w:val="00117ED0"/>
    <w:rsid w:val="001200FB"/>
    <w:rsid w:val="0012020A"/>
    <w:rsid w:val="00120727"/>
    <w:rsid w:val="001230C7"/>
    <w:rsid w:val="001248F2"/>
    <w:rsid w:val="00125407"/>
    <w:rsid w:val="00125B83"/>
    <w:rsid w:val="001262BB"/>
    <w:rsid w:val="00126CD4"/>
    <w:rsid w:val="00130C88"/>
    <w:rsid w:val="0013313E"/>
    <w:rsid w:val="0013373A"/>
    <w:rsid w:val="00133EC6"/>
    <w:rsid w:val="00134129"/>
    <w:rsid w:val="00136573"/>
    <w:rsid w:val="001371AB"/>
    <w:rsid w:val="00137AE6"/>
    <w:rsid w:val="00141B65"/>
    <w:rsid w:val="00142EDE"/>
    <w:rsid w:val="00145F4E"/>
    <w:rsid w:val="0014688E"/>
    <w:rsid w:val="00146F4C"/>
    <w:rsid w:val="00147875"/>
    <w:rsid w:val="00147A4E"/>
    <w:rsid w:val="00153BD3"/>
    <w:rsid w:val="00153DFA"/>
    <w:rsid w:val="00153E07"/>
    <w:rsid w:val="00155042"/>
    <w:rsid w:val="00155139"/>
    <w:rsid w:val="00157068"/>
    <w:rsid w:val="00161C3E"/>
    <w:rsid w:val="00161D09"/>
    <w:rsid w:val="00162FD2"/>
    <w:rsid w:val="001639BF"/>
    <w:rsid w:val="001639E0"/>
    <w:rsid w:val="00163A91"/>
    <w:rsid w:val="00164857"/>
    <w:rsid w:val="00164C9A"/>
    <w:rsid w:val="00165621"/>
    <w:rsid w:val="00165FCD"/>
    <w:rsid w:val="001673A1"/>
    <w:rsid w:val="001677F0"/>
    <w:rsid w:val="00167893"/>
    <w:rsid w:val="00170B40"/>
    <w:rsid w:val="00170D56"/>
    <w:rsid w:val="001715E5"/>
    <w:rsid w:val="00174904"/>
    <w:rsid w:val="00175D29"/>
    <w:rsid w:val="00177B51"/>
    <w:rsid w:val="00180ABE"/>
    <w:rsid w:val="001813E1"/>
    <w:rsid w:val="00182182"/>
    <w:rsid w:val="00182554"/>
    <w:rsid w:val="00183221"/>
    <w:rsid w:val="001862EE"/>
    <w:rsid w:val="00186FC8"/>
    <w:rsid w:val="00190117"/>
    <w:rsid w:val="00190E8B"/>
    <w:rsid w:val="0019166F"/>
    <w:rsid w:val="00192687"/>
    <w:rsid w:val="001940B5"/>
    <w:rsid w:val="00195C91"/>
    <w:rsid w:val="0019660E"/>
    <w:rsid w:val="0019664A"/>
    <w:rsid w:val="00196C71"/>
    <w:rsid w:val="00197C6F"/>
    <w:rsid w:val="001A091B"/>
    <w:rsid w:val="001A0AF4"/>
    <w:rsid w:val="001A192E"/>
    <w:rsid w:val="001A2771"/>
    <w:rsid w:val="001A3EFA"/>
    <w:rsid w:val="001A4945"/>
    <w:rsid w:val="001A6D4B"/>
    <w:rsid w:val="001AE13C"/>
    <w:rsid w:val="001B0B93"/>
    <w:rsid w:val="001B1DF7"/>
    <w:rsid w:val="001B2DE9"/>
    <w:rsid w:val="001B5AF1"/>
    <w:rsid w:val="001B602B"/>
    <w:rsid w:val="001B7113"/>
    <w:rsid w:val="001C1056"/>
    <w:rsid w:val="001C2073"/>
    <w:rsid w:val="001C2199"/>
    <w:rsid w:val="001C2957"/>
    <w:rsid w:val="001C6D1B"/>
    <w:rsid w:val="001D0431"/>
    <w:rsid w:val="001D0AA9"/>
    <w:rsid w:val="001D0BD5"/>
    <w:rsid w:val="001D15F3"/>
    <w:rsid w:val="001D2021"/>
    <w:rsid w:val="001D3373"/>
    <w:rsid w:val="001D5C4E"/>
    <w:rsid w:val="001D7197"/>
    <w:rsid w:val="001D71A5"/>
    <w:rsid w:val="001E0003"/>
    <w:rsid w:val="001E01EA"/>
    <w:rsid w:val="001E328D"/>
    <w:rsid w:val="001E6A31"/>
    <w:rsid w:val="001E7470"/>
    <w:rsid w:val="001E79FF"/>
    <w:rsid w:val="001E7B64"/>
    <w:rsid w:val="001F01E0"/>
    <w:rsid w:val="001F0C12"/>
    <w:rsid w:val="001F174C"/>
    <w:rsid w:val="001F1986"/>
    <w:rsid w:val="001F1D96"/>
    <w:rsid w:val="001F2453"/>
    <w:rsid w:val="001F2551"/>
    <w:rsid w:val="001F3F70"/>
    <w:rsid w:val="001F4E6E"/>
    <w:rsid w:val="001F5A58"/>
    <w:rsid w:val="001F662B"/>
    <w:rsid w:val="001F6A2D"/>
    <w:rsid w:val="001F7365"/>
    <w:rsid w:val="002007DC"/>
    <w:rsid w:val="00200EFB"/>
    <w:rsid w:val="002034E8"/>
    <w:rsid w:val="00203F3C"/>
    <w:rsid w:val="00204D05"/>
    <w:rsid w:val="002069B1"/>
    <w:rsid w:val="00206E8F"/>
    <w:rsid w:val="00207833"/>
    <w:rsid w:val="00207D7D"/>
    <w:rsid w:val="00207EA9"/>
    <w:rsid w:val="0021015B"/>
    <w:rsid w:val="00210D40"/>
    <w:rsid w:val="00210F59"/>
    <w:rsid w:val="00211A46"/>
    <w:rsid w:val="002127E8"/>
    <w:rsid w:val="00213A28"/>
    <w:rsid w:val="00214F22"/>
    <w:rsid w:val="00215193"/>
    <w:rsid w:val="0021580F"/>
    <w:rsid w:val="00215A78"/>
    <w:rsid w:val="00215F28"/>
    <w:rsid w:val="00217383"/>
    <w:rsid w:val="0021798A"/>
    <w:rsid w:val="00220E02"/>
    <w:rsid w:val="002212B5"/>
    <w:rsid w:val="00221D51"/>
    <w:rsid w:val="002226B5"/>
    <w:rsid w:val="00222B61"/>
    <w:rsid w:val="00223E31"/>
    <w:rsid w:val="002241EE"/>
    <w:rsid w:val="00224FD1"/>
    <w:rsid w:val="00225733"/>
    <w:rsid w:val="00226274"/>
    <w:rsid w:val="00230B69"/>
    <w:rsid w:val="00230BFF"/>
    <w:rsid w:val="00230C61"/>
    <w:rsid w:val="002328E5"/>
    <w:rsid w:val="0023315B"/>
    <w:rsid w:val="002343C6"/>
    <w:rsid w:val="00234E4A"/>
    <w:rsid w:val="00234EA9"/>
    <w:rsid w:val="002356BE"/>
    <w:rsid w:val="00235EF3"/>
    <w:rsid w:val="002361BD"/>
    <w:rsid w:val="002361E9"/>
    <w:rsid w:val="0023638B"/>
    <w:rsid w:val="00236CB9"/>
    <w:rsid w:val="00236E20"/>
    <w:rsid w:val="00240EFE"/>
    <w:rsid w:val="00241102"/>
    <w:rsid w:val="002421B3"/>
    <w:rsid w:val="00242DA1"/>
    <w:rsid w:val="00243210"/>
    <w:rsid w:val="00244500"/>
    <w:rsid w:val="00244EF8"/>
    <w:rsid w:val="00245965"/>
    <w:rsid w:val="00247B34"/>
    <w:rsid w:val="00250175"/>
    <w:rsid w:val="00252C56"/>
    <w:rsid w:val="002530F9"/>
    <w:rsid w:val="0025360B"/>
    <w:rsid w:val="00255402"/>
    <w:rsid w:val="00255A39"/>
    <w:rsid w:val="00255AF2"/>
    <w:rsid w:val="00257C39"/>
    <w:rsid w:val="00260221"/>
    <w:rsid w:val="002609C7"/>
    <w:rsid w:val="002618AF"/>
    <w:rsid w:val="00261C1B"/>
    <w:rsid w:val="002623FB"/>
    <w:rsid w:val="00263593"/>
    <w:rsid w:val="002637DC"/>
    <w:rsid w:val="00263820"/>
    <w:rsid w:val="002638DE"/>
    <w:rsid w:val="00263E20"/>
    <w:rsid w:val="002649BB"/>
    <w:rsid w:val="00264CA2"/>
    <w:rsid w:val="00265485"/>
    <w:rsid w:val="002657D9"/>
    <w:rsid w:val="002661DE"/>
    <w:rsid w:val="00271BBF"/>
    <w:rsid w:val="0027281B"/>
    <w:rsid w:val="0027451A"/>
    <w:rsid w:val="00274C32"/>
    <w:rsid w:val="0027664C"/>
    <w:rsid w:val="00276C53"/>
    <w:rsid w:val="00281677"/>
    <w:rsid w:val="00281F44"/>
    <w:rsid w:val="00284D0D"/>
    <w:rsid w:val="00285141"/>
    <w:rsid w:val="00285582"/>
    <w:rsid w:val="0028695B"/>
    <w:rsid w:val="00291697"/>
    <w:rsid w:val="00291D03"/>
    <w:rsid w:val="00293748"/>
    <w:rsid w:val="00294103"/>
    <w:rsid w:val="00294920"/>
    <w:rsid w:val="0029577B"/>
    <w:rsid w:val="002A04EF"/>
    <w:rsid w:val="002A16A5"/>
    <w:rsid w:val="002A43FF"/>
    <w:rsid w:val="002A4548"/>
    <w:rsid w:val="002A46E0"/>
    <w:rsid w:val="002A576C"/>
    <w:rsid w:val="002A6F6B"/>
    <w:rsid w:val="002A78B3"/>
    <w:rsid w:val="002B06A1"/>
    <w:rsid w:val="002B1C79"/>
    <w:rsid w:val="002B244B"/>
    <w:rsid w:val="002B39BD"/>
    <w:rsid w:val="002B3AA8"/>
    <w:rsid w:val="002B467E"/>
    <w:rsid w:val="002B5578"/>
    <w:rsid w:val="002B5F32"/>
    <w:rsid w:val="002B5FA8"/>
    <w:rsid w:val="002B7E30"/>
    <w:rsid w:val="002C0A77"/>
    <w:rsid w:val="002C1A70"/>
    <w:rsid w:val="002C20A8"/>
    <w:rsid w:val="002C341A"/>
    <w:rsid w:val="002C3782"/>
    <w:rsid w:val="002C380D"/>
    <w:rsid w:val="002C51E4"/>
    <w:rsid w:val="002C5697"/>
    <w:rsid w:val="002D019F"/>
    <w:rsid w:val="002D1133"/>
    <w:rsid w:val="002D2A94"/>
    <w:rsid w:val="002D330E"/>
    <w:rsid w:val="002D3A93"/>
    <w:rsid w:val="002D51C2"/>
    <w:rsid w:val="002D733C"/>
    <w:rsid w:val="002D75D6"/>
    <w:rsid w:val="002E01B5"/>
    <w:rsid w:val="002E104E"/>
    <w:rsid w:val="002E106F"/>
    <w:rsid w:val="002E771E"/>
    <w:rsid w:val="002F2F60"/>
    <w:rsid w:val="002F5377"/>
    <w:rsid w:val="002F5DCA"/>
    <w:rsid w:val="002F7E41"/>
    <w:rsid w:val="003008C4"/>
    <w:rsid w:val="00301F5F"/>
    <w:rsid w:val="00302A13"/>
    <w:rsid w:val="00303F03"/>
    <w:rsid w:val="00304AE6"/>
    <w:rsid w:val="003066BA"/>
    <w:rsid w:val="003071B3"/>
    <w:rsid w:val="003105B1"/>
    <w:rsid w:val="003116E3"/>
    <w:rsid w:val="00311A8C"/>
    <w:rsid w:val="00311ADD"/>
    <w:rsid w:val="00311D20"/>
    <w:rsid w:val="00313C91"/>
    <w:rsid w:val="00313E9B"/>
    <w:rsid w:val="00316956"/>
    <w:rsid w:val="003171E7"/>
    <w:rsid w:val="00317A16"/>
    <w:rsid w:val="00320B17"/>
    <w:rsid w:val="00320EB8"/>
    <w:rsid w:val="00322506"/>
    <w:rsid w:val="00323BF2"/>
    <w:rsid w:val="00323DD0"/>
    <w:rsid w:val="00324432"/>
    <w:rsid w:val="0032480B"/>
    <w:rsid w:val="00326683"/>
    <w:rsid w:val="00327B2A"/>
    <w:rsid w:val="00327DAD"/>
    <w:rsid w:val="00327F4B"/>
    <w:rsid w:val="003308DE"/>
    <w:rsid w:val="00331967"/>
    <w:rsid w:val="00334289"/>
    <w:rsid w:val="00334314"/>
    <w:rsid w:val="00334663"/>
    <w:rsid w:val="00336813"/>
    <w:rsid w:val="00340FF6"/>
    <w:rsid w:val="003426F4"/>
    <w:rsid w:val="00342E42"/>
    <w:rsid w:val="00347014"/>
    <w:rsid w:val="00347540"/>
    <w:rsid w:val="00347BCD"/>
    <w:rsid w:val="00350F06"/>
    <w:rsid w:val="00352E9B"/>
    <w:rsid w:val="003541E4"/>
    <w:rsid w:val="0035450E"/>
    <w:rsid w:val="00354622"/>
    <w:rsid w:val="00354B4C"/>
    <w:rsid w:val="003567A3"/>
    <w:rsid w:val="003573E4"/>
    <w:rsid w:val="003576D7"/>
    <w:rsid w:val="00357DE6"/>
    <w:rsid w:val="00357ECF"/>
    <w:rsid w:val="00361817"/>
    <w:rsid w:val="00361B69"/>
    <w:rsid w:val="00362233"/>
    <w:rsid w:val="00362BC2"/>
    <w:rsid w:val="003635CF"/>
    <w:rsid w:val="00364577"/>
    <w:rsid w:val="00365034"/>
    <w:rsid w:val="0036590C"/>
    <w:rsid w:val="00365D7B"/>
    <w:rsid w:val="003666F2"/>
    <w:rsid w:val="00367298"/>
    <w:rsid w:val="0036796E"/>
    <w:rsid w:val="0037197C"/>
    <w:rsid w:val="00372A7E"/>
    <w:rsid w:val="00372C27"/>
    <w:rsid w:val="00373796"/>
    <w:rsid w:val="00374AFD"/>
    <w:rsid w:val="00375782"/>
    <w:rsid w:val="00375C5A"/>
    <w:rsid w:val="00376AC4"/>
    <w:rsid w:val="00377D64"/>
    <w:rsid w:val="003800B7"/>
    <w:rsid w:val="0038027B"/>
    <w:rsid w:val="00380655"/>
    <w:rsid w:val="00380B4A"/>
    <w:rsid w:val="003823C6"/>
    <w:rsid w:val="00383148"/>
    <w:rsid w:val="00384276"/>
    <w:rsid w:val="00385C3D"/>
    <w:rsid w:val="0038769A"/>
    <w:rsid w:val="003878B0"/>
    <w:rsid w:val="00387DA3"/>
    <w:rsid w:val="00390858"/>
    <w:rsid w:val="00391309"/>
    <w:rsid w:val="00391E44"/>
    <w:rsid w:val="00392081"/>
    <w:rsid w:val="003921AF"/>
    <w:rsid w:val="003928AF"/>
    <w:rsid w:val="00394962"/>
    <w:rsid w:val="00396156"/>
    <w:rsid w:val="00396DAA"/>
    <w:rsid w:val="003972AD"/>
    <w:rsid w:val="003A0E36"/>
    <w:rsid w:val="003A2381"/>
    <w:rsid w:val="003A3E6E"/>
    <w:rsid w:val="003A40CD"/>
    <w:rsid w:val="003A473F"/>
    <w:rsid w:val="003A5A73"/>
    <w:rsid w:val="003A5A84"/>
    <w:rsid w:val="003A64E4"/>
    <w:rsid w:val="003A66A7"/>
    <w:rsid w:val="003A683B"/>
    <w:rsid w:val="003A6892"/>
    <w:rsid w:val="003A7014"/>
    <w:rsid w:val="003A7024"/>
    <w:rsid w:val="003B0986"/>
    <w:rsid w:val="003B0FFE"/>
    <w:rsid w:val="003B156A"/>
    <w:rsid w:val="003B2857"/>
    <w:rsid w:val="003B385E"/>
    <w:rsid w:val="003B4397"/>
    <w:rsid w:val="003B4EE3"/>
    <w:rsid w:val="003B7D87"/>
    <w:rsid w:val="003B7E9A"/>
    <w:rsid w:val="003C0D90"/>
    <w:rsid w:val="003C1039"/>
    <w:rsid w:val="003C159F"/>
    <w:rsid w:val="003C272E"/>
    <w:rsid w:val="003C50B7"/>
    <w:rsid w:val="003C5165"/>
    <w:rsid w:val="003C6B5B"/>
    <w:rsid w:val="003D1036"/>
    <w:rsid w:val="003D53AF"/>
    <w:rsid w:val="003D637C"/>
    <w:rsid w:val="003D6CAC"/>
    <w:rsid w:val="003D71D2"/>
    <w:rsid w:val="003D7954"/>
    <w:rsid w:val="003E1B06"/>
    <w:rsid w:val="003E1E43"/>
    <w:rsid w:val="003E2CFE"/>
    <w:rsid w:val="003E4067"/>
    <w:rsid w:val="003E4285"/>
    <w:rsid w:val="003E46CF"/>
    <w:rsid w:val="003E7970"/>
    <w:rsid w:val="003F0120"/>
    <w:rsid w:val="003F1CA3"/>
    <w:rsid w:val="003F24C3"/>
    <w:rsid w:val="003F3138"/>
    <w:rsid w:val="003F3C0D"/>
    <w:rsid w:val="003F5342"/>
    <w:rsid w:val="003F64F0"/>
    <w:rsid w:val="003F6612"/>
    <w:rsid w:val="003F688D"/>
    <w:rsid w:val="003F6F10"/>
    <w:rsid w:val="003F7FD4"/>
    <w:rsid w:val="004009F6"/>
    <w:rsid w:val="00400AF9"/>
    <w:rsid w:val="004011F4"/>
    <w:rsid w:val="0040410C"/>
    <w:rsid w:val="00404CE6"/>
    <w:rsid w:val="004059B1"/>
    <w:rsid w:val="004063A4"/>
    <w:rsid w:val="004104EF"/>
    <w:rsid w:val="00410842"/>
    <w:rsid w:val="00411FBA"/>
    <w:rsid w:val="00412728"/>
    <w:rsid w:val="00412AF1"/>
    <w:rsid w:val="00412B58"/>
    <w:rsid w:val="00413952"/>
    <w:rsid w:val="00414037"/>
    <w:rsid w:val="00414C00"/>
    <w:rsid w:val="00414E5B"/>
    <w:rsid w:val="00415335"/>
    <w:rsid w:val="00415B20"/>
    <w:rsid w:val="004167E0"/>
    <w:rsid w:val="00416A1E"/>
    <w:rsid w:val="004175D0"/>
    <w:rsid w:val="00420372"/>
    <w:rsid w:val="00420B75"/>
    <w:rsid w:val="00421AD0"/>
    <w:rsid w:val="00422CDB"/>
    <w:rsid w:val="00423381"/>
    <w:rsid w:val="004236B7"/>
    <w:rsid w:val="00423BA1"/>
    <w:rsid w:val="004247FA"/>
    <w:rsid w:val="00424C0E"/>
    <w:rsid w:val="004251E2"/>
    <w:rsid w:val="004252D3"/>
    <w:rsid w:val="004304F8"/>
    <w:rsid w:val="0043508B"/>
    <w:rsid w:val="004350B6"/>
    <w:rsid w:val="00436229"/>
    <w:rsid w:val="004362FE"/>
    <w:rsid w:val="004368D9"/>
    <w:rsid w:val="00441D19"/>
    <w:rsid w:val="00444023"/>
    <w:rsid w:val="0044471D"/>
    <w:rsid w:val="00450F47"/>
    <w:rsid w:val="0045107A"/>
    <w:rsid w:val="0045295D"/>
    <w:rsid w:val="00452FF1"/>
    <w:rsid w:val="004530B1"/>
    <w:rsid w:val="00454626"/>
    <w:rsid w:val="0045701A"/>
    <w:rsid w:val="004577A2"/>
    <w:rsid w:val="00457ACE"/>
    <w:rsid w:val="00460A9A"/>
    <w:rsid w:val="00461FB4"/>
    <w:rsid w:val="00462411"/>
    <w:rsid w:val="00462823"/>
    <w:rsid w:val="00462AC7"/>
    <w:rsid w:val="004633A2"/>
    <w:rsid w:val="0046353D"/>
    <w:rsid w:val="00463DF2"/>
    <w:rsid w:val="00464CC8"/>
    <w:rsid w:val="004659C5"/>
    <w:rsid w:val="00465EC6"/>
    <w:rsid w:val="00467A0B"/>
    <w:rsid w:val="00467C9D"/>
    <w:rsid w:val="00470B0B"/>
    <w:rsid w:val="004715C3"/>
    <w:rsid w:val="00471679"/>
    <w:rsid w:val="0047191E"/>
    <w:rsid w:val="00473164"/>
    <w:rsid w:val="004733B5"/>
    <w:rsid w:val="004734C3"/>
    <w:rsid w:val="00473944"/>
    <w:rsid w:val="0047460C"/>
    <w:rsid w:val="00474BAE"/>
    <w:rsid w:val="00475339"/>
    <w:rsid w:val="004756B2"/>
    <w:rsid w:val="0047592D"/>
    <w:rsid w:val="004763F9"/>
    <w:rsid w:val="004770C7"/>
    <w:rsid w:val="004808DF"/>
    <w:rsid w:val="00482863"/>
    <w:rsid w:val="00482BEA"/>
    <w:rsid w:val="00483E41"/>
    <w:rsid w:val="00483F85"/>
    <w:rsid w:val="00484E71"/>
    <w:rsid w:val="00485F0B"/>
    <w:rsid w:val="00486086"/>
    <w:rsid w:val="0048757F"/>
    <w:rsid w:val="00492A84"/>
    <w:rsid w:val="004943A0"/>
    <w:rsid w:val="00494C23"/>
    <w:rsid w:val="00494FB9"/>
    <w:rsid w:val="00495EB7"/>
    <w:rsid w:val="004971C9"/>
    <w:rsid w:val="004977FD"/>
    <w:rsid w:val="004A03B9"/>
    <w:rsid w:val="004A0D1C"/>
    <w:rsid w:val="004A0F2A"/>
    <w:rsid w:val="004A252A"/>
    <w:rsid w:val="004A2F78"/>
    <w:rsid w:val="004A34D2"/>
    <w:rsid w:val="004A4179"/>
    <w:rsid w:val="004A426E"/>
    <w:rsid w:val="004A5609"/>
    <w:rsid w:val="004B04E5"/>
    <w:rsid w:val="004B16D9"/>
    <w:rsid w:val="004B1D54"/>
    <w:rsid w:val="004B2D1A"/>
    <w:rsid w:val="004B3694"/>
    <w:rsid w:val="004B39AB"/>
    <w:rsid w:val="004B3E9E"/>
    <w:rsid w:val="004B4DA9"/>
    <w:rsid w:val="004B4E79"/>
    <w:rsid w:val="004B6DDA"/>
    <w:rsid w:val="004B752B"/>
    <w:rsid w:val="004C2F7F"/>
    <w:rsid w:val="004C30CA"/>
    <w:rsid w:val="004C4BF9"/>
    <w:rsid w:val="004C5A92"/>
    <w:rsid w:val="004C6282"/>
    <w:rsid w:val="004C62EC"/>
    <w:rsid w:val="004C6B3A"/>
    <w:rsid w:val="004C7659"/>
    <w:rsid w:val="004D1798"/>
    <w:rsid w:val="004D1F0A"/>
    <w:rsid w:val="004D459C"/>
    <w:rsid w:val="004D5454"/>
    <w:rsid w:val="004D5830"/>
    <w:rsid w:val="004D63D4"/>
    <w:rsid w:val="004D6D30"/>
    <w:rsid w:val="004D6F87"/>
    <w:rsid w:val="004D73A4"/>
    <w:rsid w:val="004D7AB2"/>
    <w:rsid w:val="004E1735"/>
    <w:rsid w:val="004E1C8E"/>
    <w:rsid w:val="004E2880"/>
    <w:rsid w:val="004E3EEC"/>
    <w:rsid w:val="004E5306"/>
    <w:rsid w:val="004E6003"/>
    <w:rsid w:val="004E790C"/>
    <w:rsid w:val="004E79B8"/>
    <w:rsid w:val="004F1F1B"/>
    <w:rsid w:val="004F2C08"/>
    <w:rsid w:val="004F304F"/>
    <w:rsid w:val="004F58B9"/>
    <w:rsid w:val="004F5949"/>
    <w:rsid w:val="004F6B1B"/>
    <w:rsid w:val="004F7EA5"/>
    <w:rsid w:val="005003EC"/>
    <w:rsid w:val="0050054D"/>
    <w:rsid w:val="00500EA3"/>
    <w:rsid w:val="00501710"/>
    <w:rsid w:val="00502567"/>
    <w:rsid w:val="00506C31"/>
    <w:rsid w:val="00507623"/>
    <w:rsid w:val="00507A77"/>
    <w:rsid w:val="00512372"/>
    <w:rsid w:val="00513F3A"/>
    <w:rsid w:val="00515889"/>
    <w:rsid w:val="00515D8E"/>
    <w:rsid w:val="00516B32"/>
    <w:rsid w:val="0052017C"/>
    <w:rsid w:val="005205B8"/>
    <w:rsid w:val="00520F0C"/>
    <w:rsid w:val="00521DF5"/>
    <w:rsid w:val="005232EC"/>
    <w:rsid w:val="005237B8"/>
    <w:rsid w:val="00523B6A"/>
    <w:rsid w:val="00523BB6"/>
    <w:rsid w:val="00526B6C"/>
    <w:rsid w:val="00526F02"/>
    <w:rsid w:val="00526F2D"/>
    <w:rsid w:val="00531514"/>
    <w:rsid w:val="00531F18"/>
    <w:rsid w:val="005324A6"/>
    <w:rsid w:val="005346CF"/>
    <w:rsid w:val="00534E2A"/>
    <w:rsid w:val="005352D5"/>
    <w:rsid w:val="005367D6"/>
    <w:rsid w:val="00536E04"/>
    <w:rsid w:val="0054144D"/>
    <w:rsid w:val="00541876"/>
    <w:rsid w:val="00541D94"/>
    <w:rsid w:val="00541FB2"/>
    <w:rsid w:val="00543B04"/>
    <w:rsid w:val="00543BA5"/>
    <w:rsid w:val="00545EA3"/>
    <w:rsid w:val="00546429"/>
    <w:rsid w:val="00546BAB"/>
    <w:rsid w:val="005500E0"/>
    <w:rsid w:val="0055184E"/>
    <w:rsid w:val="005519F0"/>
    <w:rsid w:val="00552447"/>
    <w:rsid w:val="005531E4"/>
    <w:rsid w:val="005536ED"/>
    <w:rsid w:val="00553DCF"/>
    <w:rsid w:val="00554701"/>
    <w:rsid w:val="00554D3F"/>
    <w:rsid w:val="00557E88"/>
    <w:rsid w:val="00560005"/>
    <w:rsid w:val="00560404"/>
    <w:rsid w:val="00561007"/>
    <w:rsid w:val="005611F5"/>
    <w:rsid w:val="00563909"/>
    <w:rsid w:val="005645C6"/>
    <w:rsid w:val="005658AF"/>
    <w:rsid w:val="00566D2F"/>
    <w:rsid w:val="0057003D"/>
    <w:rsid w:val="0057035E"/>
    <w:rsid w:val="00570730"/>
    <w:rsid w:val="0057342C"/>
    <w:rsid w:val="005736FF"/>
    <w:rsid w:val="005740F2"/>
    <w:rsid w:val="005741FA"/>
    <w:rsid w:val="0057448C"/>
    <w:rsid w:val="00574D25"/>
    <w:rsid w:val="0057592E"/>
    <w:rsid w:val="00575ED1"/>
    <w:rsid w:val="005761A4"/>
    <w:rsid w:val="00577AAE"/>
    <w:rsid w:val="00577CEB"/>
    <w:rsid w:val="00580B6E"/>
    <w:rsid w:val="00581969"/>
    <w:rsid w:val="00581EB4"/>
    <w:rsid w:val="00582834"/>
    <w:rsid w:val="00584ACF"/>
    <w:rsid w:val="005855A8"/>
    <w:rsid w:val="0058596E"/>
    <w:rsid w:val="00587758"/>
    <w:rsid w:val="00587CAD"/>
    <w:rsid w:val="00587FA0"/>
    <w:rsid w:val="0059072E"/>
    <w:rsid w:val="00590B94"/>
    <w:rsid w:val="00590C32"/>
    <w:rsid w:val="00591837"/>
    <w:rsid w:val="005921D7"/>
    <w:rsid w:val="00593A9F"/>
    <w:rsid w:val="00595049"/>
    <w:rsid w:val="005950DD"/>
    <w:rsid w:val="00595B51"/>
    <w:rsid w:val="00595DBC"/>
    <w:rsid w:val="00596F6A"/>
    <w:rsid w:val="005A132A"/>
    <w:rsid w:val="005A1D74"/>
    <w:rsid w:val="005A2225"/>
    <w:rsid w:val="005A253E"/>
    <w:rsid w:val="005A27F4"/>
    <w:rsid w:val="005A4403"/>
    <w:rsid w:val="005B0F0D"/>
    <w:rsid w:val="005B28FA"/>
    <w:rsid w:val="005B38AA"/>
    <w:rsid w:val="005B4E20"/>
    <w:rsid w:val="005B592F"/>
    <w:rsid w:val="005B6921"/>
    <w:rsid w:val="005C039D"/>
    <w:rsid w:val="005C0B34"/>
    <w:rsid w:val="005C1881"/>
    <w:rsid w:val="005C1FD6"/>
    <w:rsid w:val="005C2C60"/>
    <w:rsid w:val="005C4A56"/>
    <w:rsid w:val="005C50CC"/>
    <w:rsid w:val="005C5273"/>
    <w:rsid w:val="005C5652"/>
    <w:rsid w:val="005C5E0D"/>
    <w:rsid w:val="005C7558"/>
    <w:rsid w:val="005C7E30"/>
    <w:rsid w:val="005D1438"/>
    <w:rsid w:val="005D201A"/>
    <w:rsid w:val="005D2B57"/>
    <w:rsid w:val="005D3053"/>
    <w:rsid w:val="005D3F07"/>
    <w:rsid w:val="005D548D"/>
    <w:rsid w:val="005D58C2"/>
    <w:rsid w:val="005D67D5"/>
    <w:rsid w:val="005D6EE8"/>
    <w:rsid w:val="005D7579"/>
    <w:rsid w:val="005E05F0"/>
    <w:rsid w:val="005E0692"/>
    <w:rsid w:val="005E0F09"/>
    <w:rsid w:val="005E20F9"/>
    <w:rsid w:val="005E213C"/>
    <w:rsid w:val="005E2738"/>
    <w:rsid w:val="005E2A46"/>
    <w:rsid w:val="005E2C4C"/>
    <w:rsid w:val="005E2F0B"/>
    <w:rsid w:val="005E3510"/>
    <w:rsid w:val="005E38F7"/>
    <w:rsid w:val="005E4206"/>
    <w:rsid w:val="005E585A"/>
    <w:rsid w:val="005E608F"/>
    <w:rsid w:val="005E78B8"/>
    <w:rsid w:val="005E7CF3"/>
    <w:rsid w:val="005F0578"/>
    <w:rsid w:val="005F1177"/>
    <w:rsid w:val="005F16E2"/>
    <w:rsid w:val="005F2370"/>
    <w:rsid w:val="005F3790"/>
    <w:rsid w:val="005F423F"/>
    <w:rsid w:val="005F4524"/>
    <w:rsid w:val="005F488D"/>
    <w:rsid w:val="005F4D1A"/>
    <w:rsid w:val="005F5D4C"/>
    <w:rsid w:val="005F77A7"/>
    <w:rsid w:val="005F7B7A"/>
    <w:rsid w:val="006012D0"/>
    <w:rsid w:val="00601A8C"/>
    <w:rsid w:val="00601BCA"/>
    <w:rsid w:val="00602581"/>
    <w:rsid w:val="00602E1F"/>
    <w:rsid w:val="00603454"/>
    <w:rsid w:val="00604A4E"/>
    <w:rsid w:val="006060FF"/>
    <w:rsid w:val="00606C70"/>
    <w:rsid w:val="00606C89"/>
    <w:rsid w:val="00606CFD"/>
    <w:rsid w:val="0061062F"/>
    <w:rsid w:val="00611A98"/>
    <w:rsid w:val="00612D51"/>
    <w:rsid w:val="00612D69"/>
    <w:rsid w:val="00613334"/>
    <w:rsid w:val="00613F51"/>
    <w:rsid w:val="00615CF9"/>
    <w:rsid w:val="00620032"/>
    <w:rsid w:val="00620CDA"/>
    <w:rsid w:val="00621179"/>
    <w:rsid w:val="006227FD"/>
    <w:rsid w:val="00622B37"/>
    <w:rsid w:val="00622B52"/>
    <w:rsid w:val="00623DC8"/>
    <w:rsid w:val="006240EA"/>
    <w:rsid w:val="006243CF"/>
    <w:rsid w:val="006246DA"/>
    <w:rsid w:val="006266A9"/>
    <w:rsid w:val="00626DEC"/>
    <w:rsid w:val="00630976"/>
    <w:rsid w:val="0063098F"/>
    <w:rsid w:val="006330CB"/>
    <w:rsid w:val="006336A0"/>
    <w:rsid w:val="00633E8B"/>
    <w:rsid w:val="006369D3"/>
    <w:rsid w:val="00637465"/>
    <w:rsid w:val="006416F4"/>
    <w:rsid w:val="006418AC"/>
    <w:rsid w:val="00641AB6"/>
    <w:rsid w:val="006421D6"/>
    <w:rsid w:val="00643801"/>
    <w:rsid w:val="00645C41"/>
    <w:rsid w:val="00647423"/>
    <w:rsid w:val="00647BC1"/>
    <w:rsid w:val="00647FB1"/>
    <w:rsid w:val="0065085D"/>
    <w:rsid w:val="006519A0"/>
    <w:rsid w:val="0065341A"/>
    <w:rsid w:val="00654102"/>
    <w:rsid w:val="00654EC4"/>
    <w:rsid w:val="00654F6A"/>
    <w:rsid w:val="00655A2A"/>
    <w:rsid w:val="00656390"/>
    <w:rsid w:val="00656F09"/>
    <w:rsid w:val="0065749B"/>
    <w:rsid w:val="00661875"/>
    <w:rsid w:val="00661B2B"/>
    <w:rsid w:val="006628A8"/>
    <w:rsid w:val="00662FBF"/>
    <w:rsid w:val="006653E0"/>
    <w:rsid w:val="006660A4"/>
    <w:rsid w:val="006666D2"/>
    <w:rsid w:val="00666D98"/>
    <w:rsid w:val="006671FC"/>
    <w:rsid w:val="00670D3B"/>
    <w:rsid w:val="0067132C"/>
    <w:rsid w:val="00672C36"/>
    <w:rsid w:val="0067334A"/>
    <w:rsid w:val="006748B1"/>
    <w:rsid w:val="0067529C"/>
    <w:rsid w:val="0067536B"/>
    <w:rsid w:val="00675B72"/>
    <w:rsid w:val="00676995"/>
    <w:rsid w:val="0067729C"/>
    <w:rsid w:val="006814E5"/>
    <w:rsid w:val="0068279E"/>
    <w:rsid w:val="00682885"/>
    <w:rsid w:val="00686361"/>
    <w:rsid w:val="00686E0B"/>
    <w:rsid w:val="00687D6E"/>
    <w:rsid w:val="00690949"/>
    <w:rsid w:val="00691F50"/>
    <w:rsid w:val="00692B3C"/>
    <w:rsid w:val="00693607"/>
    <w:rsid w:val="006954B8"/>
    <w:rsid w:val="00696177"/>
    <w:rsid w:val="006962CE"/>
    <w:rsid w:val="0069786D"/>
    <w:rsid w:val="006A1F33"/>
    <w:rsid w:val="006A24E2"/>
    <w:rsid w:val="006A4BCA"/>
    <w:rsid w:val="006A5A72"/>
    <w:rsid w:val="006A5CF3"/>
    <w:rsid w:val="006B01E0"/>
    <w:rsid w:val="006B4673"/>
    <w:rsid w:val="006B546E"/>
    <w:rsid w:val="006B59D9"/>
    <w:rsid w:val="006B6322"/>
    <w:rsid w:val="006B6B7A"/>
    <w:rsid w:val="006C0CE1"/>
    <w:rsid w:val="006C15D9"/>
    <w:rsid w:val="006C1DB4"/>
    <w:rsid w:val="006C2AE6"/>
    <w:rsid w:val="006C2C8D"/>
    <w:rsid w:val="006C2EDD"/>
    <w:rsid w:val="006C3238"/>
    <w:rsid w:val="006C5727"/>
    <w:rsid w:val="006C57CA"/>
    <w:rsid w:val="006C5FD1"/>
    <w:rsid w:val="006D1DEA"/>
    <w:rsid w:val="006D325A"/>
    <w:rsid w:val="006D3930"/>
    <w:rsid w:val="006D3C1F"/>
    <w:rsid w:val="006D65F8"/>
    <w:rsid w:val="006D74B7"/>
    <w:rsid w:val="006E04BD"/>
    <w:rsid w:val="006E1415"/>
    <w:rsid w:val="006E198F"/>
    <w:rsid w:val="006E1EC5"/>
    <w:rsid w:val="006E229C"/>
    <w:rsid w:val="006E2916"/>
    <w:rsid w:val="006E2A9E"/>
    <w:rsid w:val="006E38F5"/>
    <w:rsid w:val="006E6916"/>
    <w:rsid w:val="006E746B"/>
    <w:rsid w:val="006F1AC3"/>
    <w:rsid w:val="006F21E7"/>
    <w:rsid w:val="006F3A2D"/>
    <w:rsid w:val="006F3AFE"/>
    <w:rsid w:val="006F69BA"/>
    <w:rsid w:val="006F785D"/>
    <w:rsid w:val="00700E3D"/>
    <w:rsid w:val="00700EF9"/>
    <w:rsid w:val="0070164A"/>
    <w:rsid w:val="00701660"/>
    <w:rsid w:val="00701B60"/>
    <w:rsid w:val="00702800"/>
    <w:rsid w:val="0070433D"/>
    <w:rsid w:val="00705ACC"/>
    <w:rsid w:val="0070631E"/>
    <w:rsid w:val="00710251"/>
    <w:rsid w:val="0071180B"/>
    <w:rsid w:val="0071342D"/>
    <w:rsid w:val="00713AD9"/>
    <w:rsid w:val="007144AF"/>
    <w:rsid w:val="00714544"/>
    <w:rsid w:val="00714992"/>
    <w:rsid w:val="0071583F"/>
    <w:rsid w:val="00716083"/>
    <w:rsid w:val="00717032"/>
    <w:rsid w:val="007170CA"/>
    <w:rsid w:val="00717446"/>
    <w:rsid w:val="007206FA"/>
    <w:rsid w:val="007214EC"/>
    <w:rsid w:val="00721DF6"/>
    <w:rsid w:val="0072389D"/>
    <w:rsid w:val="0072714D"/>
    <w:rsid w:val="00727162"/>
    <w:rsid w:val="007271BA"/>
    <w:rsid w:val="00732093"/>
    <w:rsid w:val="00732D67"/>
    <w:rsid w:val="00732DB1"/>
    <w:rsid w:val="00733698"/>
    <w:rsid w:val="00733D27"/>
    <w:rsid w:val="00734BD1"/>
    <w:rsid w:val="00734CA9"/>
    <w:rsid w:val="007357C8"/>
    <w:rsid w:val="00736356"/>
    <w:rsid w:val="0073679A"/>
    <w:rsid w:val="00737F1B"/>
    <w:rsid w:val="00741F4D"/>
    <w:rsid w:val="0074259C"/>
    <w:rsid w:val="00742FEB"/>
    <w:rsid w:val="0074354D"/>
    <w:rsid w:val="00744E8F"/>
    <w:rsid w:val="00744FD2"/>
    <w:rsid w:val="00746B26"/>
    <w:rsid w:val="00746CE6"/>
    <w:rsid w:val="00750B80"/>
    <w:rsid w:val="007532AF"/>
    <w:rsid w:val="00753878"/>
    <w:rsid w:val="00753AF2"/>
    <w:rsid w:val="00756DB8"/>
    <w:rsid w:val="00757D07"/>
    <w:rsid w:val="00760556"/>
    <w:rsid w:val="00761375"/>
    <w:rsid w:val="00762A78"/>
    <w:rsid w:val="007664DA"/>
    <w:rsid w:val="00766621"/>
    <w:rsid w:val="00767227"/>
    <w:rsid w:val="00767D50"/>
    <w:rsid w:val="00770510"/>
    <w:rsid w:val="007709E6"/>
    <w:rsid w:val="0077184A"/>
    <w:rsid w:val="007734AA"/>
    <w:rsid w:val="00774802"/>
    <w:rsid w:val="007762A1"/>
    <w:rsid w:val="00776E3B"/>
    <w:rsid w:val="00776F4E"/>
    <w:rsid w:val="0077732B"/>
    <w:rsid w:val="00777DE8"/>
    <w:rsid w:val="007813A0"/>
    <w:rsid w:val="00782955"/>
    <w:rsid w:val="00782BCF"/>
    <w:rsid w:val="00783C54"/>
    <w:rsid w:val="00783C7D"/>
    <w:rsid w:val="00783D46"/>
    <w:rsid w:val="00785EC7"/>
    <w:rsid w:val="007862B2"/>
    <w:rsid w:val="00786DC0"/>
    <w:rsid w:val="00791B27"/>
    <w:rsid w:val="0079233D"/>
    <w:rsid w:val="00793430"/>
    <w:rsid w:val="00793483"/>
    <w:rsid w:val="00796E17"/>
    <w:rsid w:val="007974E3"/>
    <w:rsid w:val="00797A36"/>
    <w:rsid w:val="00797A8D"/>
    <w:rsid w:val="00797BD5"/>
    <w:rsid w:val="007A2069"/>
    <w:rsid w:val="007A2932"/>
    <w:rsid w:val="007A4681"/>
    <w:rsid w:val="007A4E7E"/>
    <w:rsid w:val="007A5F0C"/>
    <w:rsid w:val="007A658E"/>
    <w:rsid w:val="007A6795"/>
    <w:rsid w:val="007A6E7E"/>
    <w:rsid w:val="007B0DE5"/>
    <w:rsid w:val="007B1339"/>
    <w:rsid w:val="007B189B"/>
    <w:rsid w:val="007B1C16"/>
    <w:rsid w:val="007B1F3E"/>
    <w:rsid w:val="007B3C22"/>
    <w:rsid w:val="007B3D78"/>
    <w:rsid w:val="007B5BD1"/>
    <w:rsid w:val="007B62E4"/>
    <w:rsid w:val="007B685C"/>
    <w:rsid w:val="007B7529"/>
    <w:rsid w:val="007B788E"/>
    <w:rsid w:val="007C04CC"/>
    <w:rsid w:val="007C0B82"/>
    <w:rsid w:val="007C18E6"/>
    <w:rsid w:val="007C2009"/>
    <w:rsid w:val="007C360C"/>
    <w:rsid w:val="007C381B"/>
    <w:rsid w:val="007D00C6"/>
    <w:rsid w:val="007D0D56"/>
    <w:rsid w:val="007D0E9F"/>
    <w:rsid w:val="007D0FAC"/>
    <w:rsid w:val="007D1ACD"/>
    <w:rsid w:val="007D5545"/>
    <w:rsid w:val="007D5A75"/>
    <w:rsid w:val="007D7A12"/>
    <w:rsid w:val="007E0AEB"/>
    <w:rsid w:val="007E119C"/>
    <w:rsid w:val="007E26C6"/>
    <w:rsid w:val="007E2B49"/>
    <w:rsid w:val="007E2FDF"/>
    <w:rsid w:val="007E52C6"/>
    <w:rsid w:val="007E5908"/>
    <w:rsid w:val="007E7037"/>
    <w:rsid w:val="007F1D0B"/>
    <w:rsid w:val="007F1D82"/>
    <w:rsid w:val="007F2EDE"/>
    <w:rsid w:val="007F38E2"/>
    <w:rsid w:val="007F40D4"/>
    <w:rsid w:val="007F41DD"/>
    <w:rsid w:val="007F4C16"/>
    <w:rsid w:val="007F4D2D"/>
    <w:rsid w:val="007F5991"/>
    <w:rsid w:val="007F5D3B"/>
    <w:rsid w:val="007F6B9F"/>
    <w:rsid w:val="00801356"/>
    <w:rsid w:val="008018F4"/>
    <w:rsid w:val="008020CA"/>
    <w:rsid w:val="00803074"/>
    <w:rsid w:val="008041A3"/>
    <w:rsid w:val="008053E3"/>
    <w:rsid w:val="00806CDB"/>
    <w:rsid w:val="00810FEE"/>
    <w:rsid w:val="008116D6"/>
    <w:rsid w:val="00811BCC"/>
    <w:rsid w:val="00811FA0"/>
    <w:rsid w:val="00812092"/>
    <w:rsid w:val="00815353"/>
    <w:rsid w:val="008168F4"/>
    <w:rsid w:val="00816C82"/>
    <w:rsid w:val="00816F3D"/>
    <w:rsid w:val="008220A4"/>
    <w:rsid w:val="008240D1"/>
    <w:rsid w:val="0082499F"/>
    <w:rsid w:val="008269E3"/>
    <w:rsid w:val="008301A8"/>
    <w:rsid w:val="00831F27"/>
    <w:rsid w:val="0083289E"/>
    <w:rsid w:val="00832B84"/>
    <w:rsid w:val="00833692"/>
    <w:rsid w:val="008358AB"/>
    <w:rsid w:val="0083625C"/>
    <w:rsid w:val="008368CB"/>
    <w:rsid w:val="00837899"/>
    <w:rsid w:val="0084092A"/>
    <w:rsid w:val="00840D11"/>
    <w:rsid w:val="00840F2A"/>
    <w:rsid w:val="00843244"/>
    <w:rsid w:val="00843AA5"/>
    <w:rsid w:val="00844126"/>
    <w:rsid w:val="00844DCA"/>
    <w:rsid w:val="00845337"/>
    <w:rsid w:val="00847A8A"/>
    <w:rsid w:val="00847DC2"/>
    <w:rsid w:val="008505BA"/>
    <w:rsid w:val="00850703"/>
    <w:rsid w:val="008515E2"/>
    <w:rsid w:val="00852740"/>
    <w:rsid w:val="00853BA1"/>
    <w:rsid w:val="00854D90"/>
    <w:rsid w:val="00854FD7"/>
    <w:rsid w:val="00855368"/>
    <w:rsid w:val="00855C65"/>
    <w:rsid w:val="00860E95"/>
    <w:rsid w:val="008612C6"/>
    <w:rsid w:val="00861D8A"/>
    <w:rsid w:val="00862C48"/>
    <w:rsid w:val="00863D2B"/>
    <w:rsid w:val="00864817"/>
    <w:rsid w:val="008668F5"/>
    <w:rsid w:val="00867284"/>
    <w:rsid w:val="00867970"/>
    <w:rsid w:val="00872DC1"/>
    <w:rsid w:val="00873EAB"/>
    <w:rsid w:val="008749D3"/>
    <w:rsid w:val="00875292"/>
    <w:rsid w:val="00875BE1"/>
    <w:rsid w:val="008771BF"/>
    <w:rsid w:val="00877363"/>
    <w:rsid w:val="008773E9"/>
    <w:rsid w:val="008778A9"/>
    <w:rsid w:val="00877A49"/>
    <w:rsid w:val="008801BA"/>
    <w:rsid w:val="00880BA1"/>
    <w:rsid w:val="008816FC"/>
    <w:rsid w:val="00881B29"/>
    <w:rsid w:val="008828D1"/>
    <w:rsid w:val="00882B64"/>
    <w:rsid w:val="008841D3"/>
    <w:rsid w:val="00884700"/>
    <w:rsid w:val="00884870"/>
    <w:rsid w:val="0088594A"/>
    <w:rsid w:val="00887CA5"/>
    <w:rsid w:val="00891258"/>
    <w:rsid w:val="0089273A"/>
    <w:rsid w:val="0089319B"/>
    <w:rsid w:val="008933DC"/>
    <w:rsid w:val="0089418D"/>
    <w:rsid w:val="00895B4F"/>
    <w:rsid w:val="00895EE3"/>
    <w:rsid w:val="0089651E"/>
    <w:rsid w:val="008A0DBF"/>
    <w:rsid w:val="008A2735"/>
    <w:rsid w:val="008A2A36"/>
    <w:rsid w:val="008A2BAB"/>
    <w:rsid w:val="008A2EAE"/>
    <w:rsid w:val="008A31F6"/>
    <w:rsid w:val="008A3695"/>
    <w:rsid w:val="008A449A"/>
    <w:rsid w:val="008A4BB7"/>
    <w:rsid w:val="008A669E"/>
    <w:rsid w:val="008A6C18"/>
    <w:rsid w:val="008A7066"/>
    <w:rsid w:val="008B0C2E"/>
    <w:rsid w:val="008B23D6"/>
    <w:rsid w:val="008B3DA7"/>
    <w:rsid w:val="008B52F6"/>
    <w:rsid w:val="008B582D"/>
    <w:rsid w:val="008B6B8A"/>
    <w:rsid w:val="008C16BF"/>
    <w:rsid w:val="008C1EF5"/>
    <w:rsid w:val="008C2B8B"/>
    <w:rsid w:val="008C343E"/>
    <w:rsid w:val="008C3A0F"/>
    <w:rsid w:val="008C483E"/>
    <w:rsid w:val="008C48D4"/>
    <w:rsid w:val="008C5126"/>
    <w:rsid w:val="008C60F5"/>
    <w:rsid w:val="008C6858"/>
    <w:rsid w:val="008C7CDA"/>
    <w:rsid w:val="008D01A7"/>
    <w:rsid w:val="008D11B9"/>
    <w:rsid w:val="008D1A2B"/>
    <w:rsid w:val="008D1EA3"/>
    <w:rsid w:val="008D3B97"/>
    <w:rsid w:val="008D4ABB"/>
    <w:rsid w:val="008D5584"/>
    <w:rsid w:val="008D5F88"/>
    <w:rsid w:val="008D6116"/>
    <w:rsid w:val="008D61AA"/>
    <w:rsid w:val="008D6EAE"/>
    <w:rsid w:val="008D74AC"/>
    <w:rsid w:val="008D7BFA"/>
    <w:rsid w:val="008E0271"/>
    <w:rsid w:val="008E0808"/>
    <w:rsid w:val="008E0CB1"/>
    <w:rsid w:val="008E4760"/>
    <w:rsid w:val="008E5A02"/>
    <w:rsid w:val="008E647C"/>
    <w:rsid w:val="008E71D1"/>
    <w:rsid w:val="008E7563"/>
    <w:rsid w:val="008E7885"/>
    <w:rsid w:val="008F0316"/>
    <w:rsid w:val="008F085C"/>
    <w:rsid w:val="008F0A1D"/>
    <w:rsid w:val="008F2AF6"/>
    <w:rsid w:val="008F4621"/>
    <w:rsid w:val="008F4B42"/>
    <w:rsid w:val="008F4BE0"/>
    <w:rsid w:val="008F5E2C"/>
    <w:rsid w:val="008F615B"/>
    <w:rsid w:val="008F6F2E"/>
    <w:rsid w:val="008F7E59"/>
    <w:rsid w:val="008F7E9D"/>
    <w:rsid w:val="0090058C"/>
    <w:rsid w:val="009006B6"/>
    <w:rsid w:val="00900D73"/>
    <w:rsid w:val="00901A78"/>
    <w:rsid w:val="0090345D"/>
    <w:rsid w:val="00903AD2"/>
    <w:rsid w:val="00904098"/>
    <w:rsid w:val="00904151"/>
    <w:rsid w:val="009047F6"/>
    <w:rsid w:val="00904AD6"/>
    <w:rsid w:val="0090692C"/>
    <w:rsid w:val="009108E6"/>
    <w:rsid w:val="009115DF"/>
    <w:rsid w:val="0091185F"/>
    <w:rsid w:val="00912578"/>
    <w:rsid w:val="00912901"/>
    <w:rsid w:val="00912CBF"/>
    <w:rsid w:val="00913EBB"/>
    <w:rsid w:val="009147D1"/>
    <w:rsid w:val="0092215C"/>
    <w:rsid w:val="00922DC8"/>
    <w:rsid w:val="0092377F"/>
    <w:rsid w:val="0092478A"/>
    <w:rsid w:val="0092480F"/>
    <w:rsid w:val="00927FFB"/>
    <w:rsid w:val="00930004"/>
    <w:rsid w:val="009301F7"/>
    <w:rsid w:val="00931AC7"/>
    <w:rsid w:val="009324C2"/>
    <w:rsid w:val="00933418"/>
    <w:rsid w:val="00933AE2"/>
    <w:rsid w:val="009342C1"/>
    <w:rsid w:val="00935B0A"/>
    <w:rsid w:val="00936212"/>
    <w:rsid w:val="009362AC"/>
    <w:rsid w:val="00940B4E"/>
    <w:rsid w:val="00940D7E"/>
    <w:rsid w:val="00941535"/>
    <w:rsid w:val="00941AE8"/>
    <w:rsid w:val="009433C8"/>
    <w:rsid w:val="00944FEB"/>
    <w:rsid w:val="00945116"/>
    <w:rsid w:val="009466CB"/>
    <w:rsid w:val="0094687B"/>
    <w:rsid w:val="00946DBB"/>
    <w:rsid w:val="0095260E"/>
    <w:rsid w:val="00954634"/>
    <w:rsid w:val="0095476D"/>
    <w:rsid w:val="00955371"/>
    <w:rsid w:val="00962BD8"/>
    <w:rsid w:val="00963456"/>
    <w:rsid w:val="00963F22"/>
    <w:rsid w:val="00964ED2"/>
    <w:rsid w:val="00965C63"/>
    <w:rsid w:val="00966A8E"/>
    <w:rsid w:val="00967BCE"/>
    <w:rsid w:val="009704E5"/>
    <w:rsid w:val="0097075F"/>
    <w:rsid w:val="00972A16"/>
    <w:rsid w:val="00973932"/>
    <w:rsid w:val="00974328"/>
    <w:rsid w:val="009775DB"/>
    <w:rsid w:val="00977B63"/>
    <w:rsid w:val="00977B77"/>
    <w:rsid w:val="009821BB"/>
    <w:rsid w:val="0098330C"/>
    <w:rsid w:val="00983552"/>
    <w:rsid w:val="00983610"/>
    <w:rsid w:val="00983B5F"/>
    <w:rsid w:val="00985023"/>
    <w:rsid w:val="009874D3"/>
    <w:rsid w:val="00987958"/>
    <w:rsid w:val="00987E82"/>
    <w:rsid w:val="00990758"/>
    <w:rsid w:val="00990CAA"/>
    <w:rsid w:val="00990CC6"/>
    <w:rsid w:val="00991874"/>
    <w:rsid w:val="00992434"/>
    <w:rsid w:val="00993A08"/>
    <w:rsid w:val="00993B0B"/>
    <w:rsid w:val="009943F1"/>
    <w:rsid w:val="00995121"/>
    <w:rsid w:val="00995E64"/>
    <w:rsid w:val="00995E8F"/>
    <w:rsid w:val="00996E8F"/>
    <w:rsid w:val="009A0457"/>
    <w:rsid w:val="009A0FB9"/>
    <w:rsid w:val="009A1A5A"/>
    <w:rsid w:val="009A4ADF"/>
    <w:rsid w:val="009A5018"/>
    <w:rsid w:val="009A50F7"/>
    <w:rsid w:val="009A5866"/>
    <w:rsid w:val="009A781C"/>
    <w:rsid w:val="009B0425"/>
    <w:rsid w:val="009B0F52"/>
    <w:rsid w:val="009B45AB"/>
    <w:rsid w:val="009B52A5"/>
    <w:rsid w:val="009B54A1"/>
    <w:rsid w:val="009B5ACE"/>
    <w:rsid w:val="009B6834"/>
    <w:rsid w:val="009B7CC3"/>
    <w:rsid w:val="009C2C28"/>
    <w:rsid w:val="009C2DEE"/>
    <w:rsid w:val="009C3715"/>
    <w:rsid w:val="009C41B5"/>
    <w:rsid w:val="009C499F"/>
    <w:rsid w:val="009C5120"/>
    <w:rsid w:val="009C5150"/>
    <w:rsid w:val="009C5570"/>
    <w:rsid w:val="009C721F"/>
    <w:rsid w:val="009D1420"/>
    <w:rsid w:val="009D154A"/>
    <w:rsid w:val="009D1D65"/>
    <w:rsid w:val="009D384C"/>
    <w:rsid w:val="009D53C3"/>
    <w:rsid w:val="009D541C"/>
    <w:rsid w:val="009D541F"/>
    <w:rsid w:val="009D6B88"/>
    <w:rsid w:val="009D785A"/>
    <w:rsid w:val="009E059D"/>
    <w:rsid w:val="009E1049"/>
    <w:rsid w:val="009E150B"/>
    <w:rsid w:val="009E36CD"/>
    <w:rsid w:val="009E44B8"/>
    <w:rsid w:val="009E50E7"/>
    <w:rsid w:val="009E6901"/>
    <w:rsid w:val="009E6930"/>
    <w:rsid w:val="009E7FE1"/>
    <w:rsid w:val="009F0CEC"/>
    <w:rsid w:val="009F432B"/>
    <w:rsid w:val="009F443D"/>
    <w:rsid w:val="009F6FBF"/>
    <w:rsid w:val="009F7656"/>
    <w:rsid w:val="009F7758"/>
    <w:rsid w:val="009F7FD7"/>
    <w:rsid w:val="00A0006A"/>
    <w:rsid w:val="00A00532"/>
    <w:rsid w:val="00A01788"/>
    <w:rsid w:val="00A022D8"/>
    <w:rsid w:val="00A04548"/>
    <w:rsid w:val="00A04EC8"/>
    <w:rsid w:val="00A05891"/>
    <w:rsid w:val="00A05F55"/>
    <w:rsid w:val="00A07D0F"/>
    <w:rsid w:val="00A0DBB7"/>
    <w:rsid w:val="00A10356"/>
    <w:rsid w:val="00A13888"/>
    <w:rsid w:val="00A1479A"/>
    <w:rsid w:val="00A15242"/>
    <w:rsid w:val="00A16092"/>
    <w:rsid w:val="00A22295"/>
    <w:rsid w:val="00A2281A"/>
    <w:rsid w:val="00A249BE"/>
    <w:rsid w:val="00A25EA5"/>
    <w:rsid w:val="00A26EF4"/>
    <w:rsid w:val="00A27633"/>
    <w:rsid w:val="00A279C5"/>
    <w:rsid w:val="00A31D85"/>
    <w:rsid w:val="00A3526C"/>
    <w:rsid w:val="00A357DE"/>
    <w:rsid w:val="00A359CF"/>
    <w:rsid w:val="00A36B1A"/>
    <w:rsid w:val="00A3753A"/>
    <w:rsid w:val="00A37690"/>
    <w:rsid w:val="00A407EB"/>
    <w:rsid w:val="00A41163"/>
    <w:rsid w:val="00A41E32"/>
    <w:rsid w:val="00A41FB8"/>
    <w:rsid w:val="00A43C8B"/>
    <w:rsid w:val="00A4404D"/>
    <w:rsid w:val="00A4406A"/>
    <w:rsid w:val="00A45AE2"/>
    <w:rsid w:val="00A464DE"/>
    <w:rsid w:val="00A47ADF"/>
    <w:rsid w:val="00A47D6F"/>
    <w:rsid w:val="00A47EDD"/>
    <w:rsid w:val="00A5019A"/>
    <w:rsid w:val="00A528FC"/>
    <w:rsid w:val="00A52A89"/>
    <w:rsid w:val="00A53C38"/>
    <w:rsid w:val="00A54A0B"/>
    <w:rsid w:val="00A54A40"/>
    <w:rsid w:val="00A55199"/>
    <w:rsid w:val="00A55688"/>
    <w:rsid w:val="00A566EA"/>
    <w:rsid w:val="00A5689D"/>
    <w:rsid w:val="00A56D52"/>
    <w:rsid w:val="00A6005E"/>
    <w:rsid w:val="00A61171"/>
    <w:rsid w:val="00A61871"/>
    <w:rsid w:val="00A62063"/>
    <w:rsid w:val="00A62D9B"/>
    <w:rsid w:val="00A63CCD"/>
    <w:rsid w:val="00A64DBE"/>
    <w:rsid w:val="00A65321"/>
    <w:rsid w:val="00A653E8"/>
    <w:rsid w:val="00A66123"/>
    <w:rsid w:val="00A66973"/>
    <w:rsid w:val="00A673F5"/>
    <w:rsid w:val="00A675B2"/>
    <w:rsid w:val="00A70BF4"/>
    <w:rsid w:val="00A7170E"/>
    <w:rsid w:val="00A71982"/>
    <w:rsid w:val="00A721A1"/>
    <w:rsid w:val="00A746A1"/>
    <w:rsid w:val="00A754A9"/>
    <w:rsid w:val="00A7609F"/>
    <w:rsid w:val="00A76233"/>
    <w:rsid w:val="00A76246"/>
    <w:rsid w:val="00A774A9"/>
    <w:rsid w:val="00A7755D"/>
    <w:rsid w:val="00A804BD"/>
    <w:rsid w:val="00A80D1E"/>
    <w:rsid w:val="00A819EF"/>
    <w:rsid w:val="00A81E30"/>
    <w:rsid w:val="00A8249D"/>
    <w:rsid w:val="00A835B3"/>
    <w:rsid w:val="00A835CF"/>
    <w:rsid w:val="00A8480A"/>
    <w:rsid w:val="00A856B2"/>
    <w:rsid w:val="00A87480"/>
    <w:rsid w:val="00A900BA"/>
    <w:rsid w:val="00A903DA"/>
    <w:rsid w:val="00A90464"/>
    <w:rsid w:val="00A91D67"/>
    <w:rsid w:val="00A9243E"/>
    <w:rsid w:val="00A92523"/>
    <w:rsid w:val="00A961E1"/>
    <w:rsid w:val="00A96567"/>
    <w:rsid w:val="00AA01DA"/>
    <w:rsid w:val="00AA12B6"/>
    <w:rsid w:val="00AA238B"/>
    <w:rsid w:val="00AA290E"/>
    <w:rsid w:val="00AA417C"/>
    <w:rsid w:val="00AA41A3"/>
    <w:rsid w:val="00AA45A8"/>
    <w:rsid w:val="00AA5505"/>
    <w:rsid w:val="00AA6567"/>
    <w:rsid w:val="00AB0FAF"/>
    <w:rsid w:val="00AB0FE3"/>
    <w:rsid w:val="00AB2123"/>
    <w:rsid w:val="00AB4736"/>
    <w:rsid w:val="00AB5025"/>
    <w:rsid w:val="00AC0BF2"/>
    <w:rsid w:val="00AC0C87"/>
    <w:rsid w:val="00AC1FAA"/>
    <w:rsid w:val="00AC2529"/>
    <w:rsid w:val="00AC3EF0"/>
    <w:rsid w:val="00AC4D00"/>
    <w:rsid w:val="00AC4F37"/>
    <w:rsid w:val="00AC514A"/>
    <w:rsid w:val="00AC52AD"/>
    <w:rsid w:val="00AC5607"/>
    <w:rsid w:val="00AC56F0"/>
    <w:rsid w:val="00AC5BC1"/>
    <w:rsid w:val="00AC6370"/>
    <w:rsid w:val="00AC7545"/>
    <w:rsid w:val="00AD018C"/>
    <w:rsid w:val="00AD137C"/>
    <w:rsid w:val="00AD4769"/>
    <w:rsid w:val="00AD47E1"/>
    <w:rsid w:val="00AD56CA"/>
    <w:rsid w:val="00AD5F6A"/>
    <w:rsid w:val="00AD64CA"/>
    <w:rsid w:val="00AD6788"/>
    <w:rsid w:val="00AD7477"/>
    <w:rsid w:val="00AE0A79"/>
    <w:rsid w:val="00AE14A2"/>
    <w:rsid w:val="00AE1536"/>
    <w:rsid w:val="00AE340F"/>
    <w:rsid w:val="00AE3E0E"/>
    <w:rsid w:val="00AE5353"/>
    <w:rsid w:val="00AE6D47"/>
    <w:rsid w:val="00AE7159"/>
    <w:rsid w:val="00AE7CF5"/>
    <w:rsid w:val="00AE7F55"/>
    <w:rsid w:val="00AF022C"/>
    <w:rsid w:val="00AF07E2"/>
    <w:rsid w:val="00AF15EF"/>
    <w:rsid w:val="00AF1DDC"/>
    <w:rsid w:val="00AF2044"/>
    <w:rsid w:val="00AF2C15"/>
    <w:rsid w:val="00AF347A"/>
    <w:rsid w:val="00AF606B"/>
    <w:rsid w:val="00AF67CA"/>
    <w:rsid w:val="00AF7AF5"/>
    <w:rsid w:val="00B0199F"/>
    <w:rsid w:val="00B01A51"/>
    <w:rsid w:val="00B027CD"/>
    <w:rsid w:val="00B029F7"/>
    <w:rsid w:val="00B0499A"/>
    <w:rsid w:val="00B04E38"/>
    <w:rsid w:val="00B056C7"/>
    <w:rsid w:val="00B06843"/>
    <w:rsid w:val="00B072FC"/>
    <w:rsid w:val="00B1002A"/>
    <w:rsid w:val="00B10379"/>
    <w:rsid w:val="00B1061D"/>
    <w:rsid w:val="00B10718"/>
    <w:rsid w:val="00B11C5F"/>
    <w:rsid w:val="00B128E5"/>
    <w:rsid w:val="00B15977"/>
    <w:rsid w:val="00B169B1"/>
    <w:rsid w:val="00B16E7C"/>
    <w:rsid w:val="00B17AA2"/>
    <w:rsid w:val="00B2126A"/>
    <w:rsid w:val="00B21400"/>
    <w:rsid w:val="00B21C78"/>
    <w:rsid w:val="00B223B2"/>
    <w:rsid w:val="00B24FE2"/>
    <w:rsid w:val="00B257BF"/>
    <w:rsid w:val="00B2583E"/>
    <w:rsid w:val="00B271F0"/>
    <w:rsid w:val="00B277DC"/>
    <w:rsid w:val="00B31D3C"/>
    <w:rsid w:val="00B3205A"/>
    <w:rsid w:val="00B32B6A"/>
    <w:rsid w:val="00B333C5"/>
    <w:rsid w:val="00B33F53"/>
    <w:rsid w:val="00B35400"/>
    <w:rsid w:val="00B35735"/>
    <w:rsid w:val="00B3671E"/>
    <w:rsid w:val="00B36CDB"/>
    <w:rsid w:val="00B3788C"/>
    <w:rsid w:val="00B41B0D"/>
    <w:rsid w:val="00B420E0"/>
    <w:rsid w:val="00B429B3"/>
    <w:rsid w:val="00B42C90"/>
    <w:rsid w:val="00B435E9"/>
    <w:rsid w:val="00B448C7"/>
    <w:rsid w:val="00B44DA7"/>
    <w:rsid w:val="00B45298"/>
    <w:rsid w:val="00B45BD0"/>
    <w:rsid w:val="00B468E4"/>
    <w:rsid w:val="00B46BDC"/>
    <w:rsid w:val="00B46DE2"/>
    <w:rsid w:val="00B47EA6"/>
    <w:rsid w:val="00B5039A"/>
    <w:rsid w:val="00B5126A"/>
    <w:rsid w:val="00B522A1"/>
    <w:rsid w:val="00B53305"/>
    <w:rsid w:val="00B54DA6"/>
    <w:rsid w:val="00B551B7"/>
    <w:rsid w:val="00B56D80"/>
    <w:rsid w:val="00B56EDE"/>
    <w:rsid w:val="00B61D5D"/>
    <w:rsid w:val="00B636EB"/>
    <w:rsid w:val="00B641DB"/>
    <w:rsid w:val="00B6500A"/>
    <w:rsid w:val="00B65C56"/>
    <w:rsid w:val="00B6656B"/>
    <w:rsid w:val="00B666D3"/>
    <w:rsid w:val="00B668B3"/>
    <w:rsid w:val="00B6731E"/>
    <w:rsid w:val="00B67995"/>
    <w:rsid w:val="00B7065B"/>
    <w:rsid w:val="00B709DF"/>
    <w:rsid w:val="00B71469"/>
    <w:rsid w:val="00B722E1"/>
    <w:rsid w:val="00B7371B"/>
    <w:rsid w:val="00B739E9"/>
    <w:rsid w:val="00B740C1"/>
    <w:rsid w:val="00B744F1"/>
    <w:rsid w:val="00B74547"/>
    <w:rsid w:val="00B76463"/>
    <w:rsid w:val="00B7698D"/>
    <w:rsid w:val="00B77434"/>
    <w:rsid w:val="00B775AD"/>
    <w:rsid w:val="00B778CC"/>
    <w:rsid w:val="00B81317"/>
    <w:rsid w:val="00B81E72"/>
    <w:rsid w:val="00B824D0"/>
    <w:rsid w:val="00B82711"/>
    <w:rsid w:val="00B8322A"/>
    <w:rsid w:val="00B837BF"/>
    <w:rsid w:val="00B83A3F"/>
    <w:rsid w:val="00B84DA4"/>
    <w:rsid w:val="00B87D57"/>
    <w:rsid w:val="00B87D6C"/>
    <w:rsid w:val="00B91DCE"/>
    <w:rsid w:val="00B92FB8"/>
    <w:rsid w:val="00B933AB"/>
    <w:rsid w:val="00B93C42"/>
    <w:rsid w:val="00BA077E"/>
    <w:rsid w:val="00BA1ABE"/>
    <w:rsid w:val="00BA2312"/>
    <w:rsid w:val="00BA25B1"/>
    <w:rsid w:val="00BA2B99"/>
    <w:rsid w:val="00BA411E"/>
    <w:rsid w:val="00BA44B7"/>
    <w:rsid w:val="00BA5DB0"/>
    <w:rsid w:val="00BB1290"/>
    <w:rsid w:val="00BB1A71"/>
    <w:rsid w:val="00BB29FC"/>
    <w:rsid w:val="00BB2B1A"/>
    <w:rsid w:val="00BB2D74"/>
    <w:rsid w:val="00BB3B34"/>
    <w:rsid w:val="00BB64B2"/>
    <w:rsid w:val="00BB6BA8"/>
    <w:rsid w:val="00BB6D04"/>
    <w:rsid w:val="00BC0DBD"/>
    <w:rsid w:val="00BC0FAB"/>
    <w:rsid w:val="00BC2178"/>
    <w:rsid w:val="00BC2FAC"/>
    <w:rsid w:val="00BC32B7"/>
    <w:rsid w:val="00BC3889"/>
    <w:rsid w:val="00BC3F76"/>
    <w:rsid w:val="00BC5B91"/>
    <w:rsid w:val="00BC67B3"/>
    <w:rsid w:val="00BC6874"/>
    <w:rsid w:val="00BC77E6"/>
    <w:rsid w:val="00BD0080"/>
    <w:rsid w:val="00BD0D60"/>
    <w:rsid w:val="00BD0D63"/>
    <w:rsid w:val="00BD22F3"/>
    <w:rsid w:val="00BD39FF"/>
    <w:rsid w:val="00BD3C0A"/>
    <w:rsid w:val="00BD4238"/>
    <w:rsid w:val="00BD463A"/>
    <w:rsid w:val="00BD51AD"/>
    <w:rsid w:val="00BD5CAD"/>
    <w:rsid w:val="00BD733C"/>
    <w:rsid w:val="00BD7D5A"/>
    <w:rsid w:val="00BE02C1"/>
    <w:rsid w:val="00BE0533"/>
    <w:rsid w:val="00BE09A4"/>
    <w:rsid w:val="00BE1E0A"/>
    <w:rsid w:val="00BE2040"/>
    <w:rsid w:val="00BE2455"/>
    <w:rsid w:val="00BE2922"/>
    <w:rsid w:val="00BE2DE0"/>
    <w:rsid w:val="00BE3F65"/>
    <w:rsid w:val="00BE5FA4"/>
    <w:rsid w:val="00BE6581"/>
    <w:rsid w:val="00BE6A89"/>
    <w:rsid w:val="00BE6D1E"/>
    <w:rsid w:val="00BE7F5F"/>
    <w:rsid w:val="00BF08F7"/>
    <w:rsid w:val="00BF10D4"/>
    <w:rsid w:val="00BF15B2"/>
    <w:rsid w:val="00BF3AC8"/>
    <w:rsid w:val="00BF3B8A"/>
    <w:rsid w:val="00BF3F02"/>
    <w:rsid w:val="00BF46C0"/>
    <w:rsid w:val="00BF5579"/>
    <w:rsid w:val="00BF5F4F"/>
    <w:rsid w:val="00BF6DC5"/>
    <w:rsid w:val="00BF722E"/>
    <w:rsid w:val="00BF7DAD"/>
    <w:rsid w:val="00C046AB"/>
    <w:rsid w:val="00C05739"/>
    <w:rsid w:val="00C068EE"/>
    <w:rsid w:val="00C07345"/>
    <w:rsid w:val="00C13857"/>
    <w:rsid w:val="00C15CE5"/>
    <w:rsid w:val="00C17975"/>
    <w:rsid w:val="00C20DBF"/>
    <w:rsid w:val="00C20E7C"/>
    <w:rsid w:val="00C20F73"/>
    <w:rsid w:val="00C219C8"/>
    <w:rsid w:val="00C21E3C"/>
    <w:rsid w:val="00C22621"/>
    <w:rsid w:val="00C22F8E"/>
    <w:rsid w:val="00C249AA"/>
    <w:rsid w:val="00C258DB"/>
    <w:rsid w:val="00C26D5F"/>
    <w:rsid w:val="00C27AFD"/>
    <w:rsid w:val="00C30EEA"/>
    <w:rsid w:val="00C31485"/>
    <w:rsid w:val="00C32F24"/>
    <w:rsid w:val="00C341C8"/>
    <w:rsid w:val="00C35992"/>
    <w:rsid w:val="00C36F0A"/>
    <w:rsid w:val="00C37930"/>
    <w:rsid w:val="00C404A8"/>
    <w:rsid w:val="00C42C27"/>
    <w:rsid w:val="00C432C4"/>
    <w:rsid w:val="00C434F2"/>
    <w:rsid w:val="00C4393E"/>
    <w:rsid w:val="00C44C52"/>
    <w:rsid w:val="00C46444"/>
    <w:rsid w:val="00C4775A"/>
    <w:rsid w:val="00C47932"/>
    <w:rsid w:val="00C503CA"/>
    <w:rsid w:val="00C50786"/>
    <w:rsid w:val="00C515B1"/>
    <w:rsid w:val="00C54319"/>
    <w:rsid w:val="00C56C2D"/>
    <w:rsid w:val="00C578B1"/>
    <w:rsid w:val="00C57ED7"/>
    <w:rsid w:val="00C60540"/>
    <w:rsid w:val="00C62D7D"/>
    <w:rsid w:val="00C6495F"/>
    <w:rsid w:val="00C651D3"/>
    <w:rsid w:val="00C65A37"/>
    <w:rsid w:val="00C664A4"/>
    <w:rsid w:val="00C66F33"/>
    <w:rsid w:val="00C67CC7"/>
    <w:rsid w:val="00C67F88"/>
    <w:rsid w:val="00C7013E"/>
    <w:rsid w:val="00C70E13"/>
    <w:rsid w:val="00C715A6"/>
    <w:rsid w:val="00C718CD"/>
    <w:rsid w:val="00C71A81"/>
    <w:rsid w:val="00C7215A"/>
    <w:rsid w:val="00C725E7"/>
    <w:rsid w:val="00C725F4"/>
    <w:rsid w:val="00C7452D"/>
    <w:rsid w:val="00C7632A"/>
    <w:rsid w:val="00C7665F"/>
    <w:rsid w:val="00C838E5"/>
    <w:rsid w:val="00C83C20"/>
    <w:rsid w:val="00C83FD1"/>
    <w:rsid w:val="00C83FEA"/>
    <w:rsid w:val="00C84570"/>
    <w:rsid w:val="00C8509B"/>
    <w:rsid w:val="00C851CE"/>
    <w:rsid w:val="00C85625"/>
    <w:rsid w:val="00C87D85"/>
    <w:rsid w:val="00C91D9C"/>
    <w:rsid w:val="00C9238F"/>
    <w:rsid w:val="00C946E6"/>
    <w:rsid w:val="00C94CDA"/>
    <w:rsid w:val="00C94CF3"/>
    <w:rsid w:val="00CA0DC4"/>
    <w:rsid w:val="00CA12AF"/>
    <w:rsid w:val="00CA1300"/>
    <w:rsid w:val="00CA167C"/>
    <w:rsid w:val="00CA2775"/>
    <w:rsid w:val="00CA47E9"/>
    <w:rsid w:val="00CA4F20"/>
    <w:rsid w:val="00CA50F1"/>
    <w:rsid w:val="00CA6030"/>
    <w:rsid w:val="00CA792F"/>
    <w:rsid w:val="00CB0F0E"/>
    <w:rsid w:val="00CB1161"/>
    <w:rsid w:val="00CB1454"/>
    <w:rsid w:val="00CB5F5D"/>
    <w:rsid w:val="00CB6A03"/>
    <w:rsid w:val="00CB76C9"/>
    <w:rsid w:val="00CB7D26"/>
    <w:rsid w:val="00CC08C7"/>
    <w:rsid w:val="00CC1AE8"/>
    <w:rsid w:val="00CC21DC"/>
    <w:rsid w:val="00CC275E"/>
    <w:rsid w:val="00CC334E"/>
    <w:rsid w:val="00CC4DD8"/>
    <w:rsid w:val="00CC5789"/>
    <w:rsid w:val="00CC692D"/>
    <w:rsid w:val="00CC71EA"/>
    <w:rsid w:val="00CC7868"/>
    <w:rsid w:val="00CD2A84"/>
    <w:rsid w:val="00CD3B5F"/>
    <w:rsid w:val="00CD3D6E"/>
    <w:rsid w:val="00CD4F04"/>
    <w:rsid w:val="00CD6A3C"/>
    <w:rsid w:val="00CE0902"/>
    <w:rsid w:val="00CE1B65"/>
    <w:rsid w:val="00CE214F"/>
    <w:rsid w:val="00CE23B5"/>
    <w:rsid w:val="00CE2528"/>
    <w:rsid w:val="00CE2E9E"/>
    <w:rsid w:val="00CE373F"/>
    <w:rsid w:val="00CE3B72"/>
    <w:rsid w:val="00CE3FD4"/>
    <w:rsid w:val="00CE4EEC"/>
    <w:rsid w:val="00CE636F"/>
    <w:rsid w:val="00CE64DF"/>
    <w:rsid w:val="00CE6BD7"/>
    <w:rsid w:val="00CE76FF"/>
    <w:rsid w:val="00CF1100"/>
    <w:rsid w:val="00CF1AD3"/>
    <w:rsid w:val="00CF242A"/>
    <w:rsid w:val="00CF52F6"/>
    <w:rsid w:val="00CF6837"/>
    <w:rsid w:val="00CF6A87"/>
    <w:rsid w:val="00D006D9"/>
    <w:rsid w:val="00D0219D"/>
    <w:rsid w:val="00D02639"/>
    <w:rsid w:val="00D03149"/>
    <w:rsid w:val="00D0402E"/>
    <w:rsid w:val="00D042C2"/>
    <w:rsid w:val="00D045F3"/>
    <w:rsid w:val="00D04E02"/>
    <w:rsid w:val="00D0516D"/>
    <w:rsid w:val="00D0695F"/>
    <w:rsid w:val="00D06B17"/>
    <w:rsid w:val="00D11B56"/>
    <w:rsid w:val="00D12435"/>
    <w:rsid w:val="00D13251"/>
    <w:rsid w:val="00D13908"/>
    <w:rsid w:val="00D14718"/>
    <w:rsid w:val="00D206AA"/>
    <w:rsid w:val="00D207CC"/>
    <w:rsid w:val="00D20D25"/>
    <w:rsid w:val="00D20D5C"/>
    <w:rsid w:val="00D21178"/>
    <w:rsid w:val="00D2256A"/>
    <w:rsid w:val="00D2464F"/>
    <w:rsid w:val="00D250B8"/>
    <w:rsid w:val="00D253EA"/>
    <w:rsid w:val="00D254E4"/>
    <w:rsid w:val="00D2680F"/>
    <w:rsid w:val="00D27E67"/>
    <w:rsid w:val="00D310B8"/>
    <w:rsid w:val="00D311FD"/>
    <w:rsid w:val="00D3730D"/>
    <w:rsid w:val="00D41554"/>
    <w:rsid w:val="00D417BB"/>
    <w:rsid w:val="00D41D10"/>
    <w:rsid w:val="00D422EC"/>
    <w:rsid w:val="00D43056"/>
    <w:rsid w:val="00D43C08"/>
    <w:rsid w:val="00D44178"/>
    <w:rsid w:val="00D44F65"/>
    <w:rsid w:val="00D458FE"/>
    <w:rsid w:val="00D45A7E"/>
    <w:rsid w:val="00D45CFC"/>
    <w:rsid w:val="00D46372"/>
    <w:rsid w:val="00D4701D"/>
    <w:rsid w:val="00D47FA4"/>
    <w:rsid w:val="00D509A5"/>
    <w:rsid w:val="00D52AC1"/>
    <w:rsid w:val="00D53533"/>
    <w:rsid w:val="00D569C8"/>
    <w:rsid w:val="00D607EE"/>
    <w:rsid w:val="00D6190A"/>
    <w:rsid w:val="00D65485"/>
    <w:rsid w:val="00D65868"/>
    <w:rsid w:val="00D6626A"/>
    <w:rsid w:val="00D66CAD"/>
    <w:rsid w:val="00D67A68"/>
    <w:rsid w:val="00D67D02"/>
    <w:rsid w:val="00D7030F"/>
    <w:rsid w:val="00D738EF"/>
    <w:rsid w:val="00D7430E"/>
    <w:rsid w:val="00D74949"/>
    <w:rsid w:val="00D74ABA"/>
    <w:rsid w:val="00D74D78"/>
    <w:rsid w:val="00D759D8"/>
    <w:rsid w:val="00D75F91"/>
    <w:rsid w:val="00D77C88"/>
    <w:rsid w:val="00D80801"/>
    <w:rsid w:val="00D81877"/>
    <w:rsid w:val="00D82DA7"/>
    <w:rsid w:val="00D82FC1"/>
    <w:rsid w:val="00D83632"/>
    <w:rsid w:val="00D8455E"/>
    <w:rsid w:val="00D84761"/>
    <w:rsid w:val="00D84A24"/>
    <w:rsid w:val="00D84E5F"/>
    <w:rsid w:val="00D8582B"/>
    <w:rsid w:val="00D8615B"/>
    <w:rsid w:val="00D86403"/>
    <w:rsid w:val="00D86A7E"/>
    <w:rsid w:val="00D901AA"/>
    <w:rsid w:val="00D91BDA"/>
    <w:rsid w:val="00D93A36"/>
    <w:rsid w:val="00D94600"/>
    <w:rsid w:val="00D95DD8"/>
    <w:rsid w:val="00D95F62"/>
    <w:rsid w:val="00D9707D"/>
    <w:rsid w:val="00D97151"/>
    <w:rsid w:val="00DA01B3"/>
    <w:rsid w:val="00DA37E7"/>
    <w:rsid w:val="00DA388F"/>
    <w:rsid w:val="00DA3E53"/>
    <w:rsid w:val="00DA56AC"/>
    <w:rsid w:val="00DA617E"/>
    <w:rsid w:val="00DA7A3F"/>
    <w:rsid w:val="00DB0092"/>
    <w:rsid w:val="00DB0B2C"/>
    <w:rsid w:val="00DB1004"/>
    <w:rsid w:val="00DB1ABB"/>
    <w:rsid w:val="00DB416D"/>
    <w:rsid w:val="00DB4393"/>
    <w:rsid w:val="00DB5573"/>
    <w:rsid w:val="00DB6593"/>
    <w:rsid w:val="00DC1B2D"/>
    <w:rsid w:val="00DC1BBB"/>
    <w:rsid w:val="00DC1D24"/>
    <w:rsid w:val="00DC2112"/>
    <w:rsid w:val="00DC22FE"/>
    <w:rsid w:val="00DC2494"/>
    <w:rsid w:val="00DC36C6"/>
    <w:rsid w:val="00DC421D"/>
    <w:rsid w:val="00DC555A"/>
    <w:rsid w:val="00DC575A"/>
    <w:rsid w:val="00DC5A4A"/>
    <w:rsid w:val="00DC5D4B"/>
    <w:rsid w:val="00DC70F6"/>
    <w:rsid w:val="00DC7D8F"/>
    <w:rsid w:val="00DD0FAB"/>
    <w:rsid w:val="00DD1236"/>
    <w:rsid w:val="00DD3A57"/>
    <w:rsid w:val="00DD465C"/>
    <w:rsid w:val="00DD470E"/>
    <w:rsid w:val="00DD65AD"/>
    <w:rsid w:val="00DE072B"/>
    <w:rsid w:val="00DE0CA8"/>
    <w:rsid w:val="00DE32F3"/>
    <w:rsid w:val="00DE54B9"/>
    <w:rsid w:val="00DE5AEE"/>
    <w:rsid w:val="00DE613A"/>
    <w:rsid w:val="00DE6FF2"/>
    <w:rsid w:val="00DE6FFE"/>
    <w:rsid w:val="00DE7328"/>
    <w:rsid w:val="00DF15DA"/>
    <w:rsid w:val="00DF1E7C"/>
    <w:rsid w:val="00DF283A"/>
    <w:rsid w:val="00DF291C"/>
    <w:rsid w:val="00DF336C"/>
    <w:rsid w:val="00DF5020"/>
    <w:rsid w:val="00DF5CDC"/>
    <w:rsid w:val="00DF6B73"/>
    <w:rsid w:val="00E01001"/>
    <w:rsid w:val="00E02E61"/>
    <w:rsid w:val="00E041D0"/>
    <w:rsid w:val="00E04483"/>
    <w:rsid w:val="00E06A0C"/>
    <w:rsid w:val="00E10061"/>
    <w:rsid w:val="00E12BCD"/>
    <w:rsid w:val="00E14CAA"/>
    <w:rsid w:val="00E168B0"/>
    <w:rsid w:val="00E17157"/>
    <w:rsid w:val="00E179BA"/>
    <w:rsid w:val="00E221D2"/>
    <w:rsid w:val="00E22A2F"/>
    <w:rsid w:val="00E230A0"/>
    <w:rsid w:val="00E2314D"/>
    <w:rsid w:val="00E24AED"/>
    <w:rsid w:val="00E272B4"/>
    <w:rsid w:val="00E27526"/>
    <w:rsid w:val="00E30246"/>
    <w:rsid w:val="00E3060A"/>
    <w:rsid w:val="00E31419"/>
    <w:rsid w:val="00E318AE"/>
    <w:rsid w:val="00E3256D"/>
    <w:rsid w:val="00E333D9"/>
    <w:rsid w:val="00E336A3"/>
    <w:rsid w:val="00E339D2"/>
    <w:rsid w:val="00E34008"/>
    <w:rsid w:val="00E34ABF"/>
    <w:rsid w:val="00E36CDF"/>
    <w:rsid w:val="00E403E1"/>
    <w:rsid w:val="00E41BD2"/>
    <w:rsid w:val="00E43248"/>
    <w:rsid w:val="00E44753"/>
    <w:rsid w:val="00E44C94"/>
    <w:rsid w:val="00E44F77"/>
    <w:rsid w:val="00E5062F"/>
    <w:rsid w:val="00E50DBC"/>
    <w:rsid w:val="00E53E51"/>
    <w:rsid w:val="00E53FC5"/>
    <w:rsid w:val="00E54864"/>
    <w:rsid w:val="00E54CD6"/>
    <w:rsid w:val="00E558C3"/>
    <w:rsid w:val="00E56606"/>
    <w:rsid w:val="00E57074"/>
    <w:rsid w:val="00E57F26"/>
    <w:rsid w:val="00E608E1"/>
    <w:rsid w:val="00E60B99"/>
    <w:rsid w:val="00E61537"/>
    <w:rsid w:val="00E62430"/>
    <w:rsid w:val="00E631FE"/>
    <w:rsid w:val="00E63DF0"/>
    <w:rsid w:val="00E64034"/>
    <w:rsid w:val="00E644BC"/>
    <w:rsid w:val="00E645A1"/>
    <w:rsid w:val="00E64BE2"/>
    <w:rsid w:val="00E64F02"/>
    <w:rsid w:val="00E65A7A"/>
    <w:rsid w:val="00E66C26"/>
    <w:rsid w:val="00E67BBA"/>
    <w:rsid w:val="00E67E8F"/>
    <w:rsid w:val="00E67F19"/>
    <w:rsid w:val="00E703C1"/>
    <w:rsid w:val="00E70E9C"/>
    <w:rsid w:val="00E71194"/>
    <w:rsid w:val="00E71C03"/>
    <w:rsid w:val="00E731FE"/>
    <w:rsid w:val="00E74917"/>
    <w:rsid w:val="00E76254"/>
    <w:rsid w:val="00E76548"/>
    <w:rsid w:val="00E80C0D"/>
    <w:rsid w:val="00E80CEC"/>
    <w:rsid w:val="00E8163B"/>
    <w:rsid w:val="00E81CAC"/>
    <w:rsid w:val="00E8255E"/>
    <w:rsid w:val="00E82F9F"/>
    <w:rsid w:val="00E850EC"/>
    <w:rsid w:val="00E85F5A"/>
    <w:rsid w:val="00E865E9"/>
    <w:rsid w:val="00E8759B"/>
    <w:rsid w:val="00E92F4A"/>
    <w:rsid w:val="00E93C97"/>
    <w:rsid w:val="00E94D02"/>
    <w:rsid w:val="00E96FF6"/>
    <w:rsid w:val="00E97063"/>
    <w:rsid w:val="00EA0488"/>
    <w:rsid w:val="00EA14C8"/>
    <w:rsid w:val="00EA207C"/>
    <w:rsid w:val="00EA2301"/>
    <w:rsid w:val="00EA3EDD"/>
    <w:rsid w:val="00EA44C2"/>
    <w:rsid w:val="00EA4A70"/>
    <w:rsid w:val="00EA4E94"/>
    <w:rsid w:val="00EA6EF7"/>
    <w:rsid w:val="00EB0BAA"/>
    <w:rsid w:val="00EB3ED3"/>
    <w:rsid w:val="00EB4697"/>
    <w:rsid w:val="00EB475D"/>
    <w:rsid w:val="00EB503A"/>
    <w:rsid w:val="00EB56D1"/>
    <w:rsid w:val="00EB79A7"/>
    <w:rsid w:val="00EC051E"/>
    <w:rsid w:val="00EC1766"/>
    <w:rsid w:val="00EC260E"/>
    <w:rsid w:val="00EC30B1"/>
    <w:rsid w:val="00EC3876"/>
    <w:rsid w:val="00EC42A1"/>
    <w:rsid w:val="00EC4501"/>
    <w:rsid w:val="00EC5B41"/>
    <w:rsid w:val="00EC63E4"/>
    <w:rsid w:val="00EC6770"/>
    <w:rsid w:val="00EC6F01"/>
    <w:rsid w:val="00ED030E"/>
    <w:rsid w:val="00ED0DEB"/>
    <w:rsid w:val="00ED1B79"/>
    <w:rsid w:val="00ED36F1"/>
    <w:rsid w:val="00ED3A3A"/>
    <w:rsid w:val="00ED4A32"/>
    <w:rsid w:val="00ED640F"/>
    <w:rsid w:val="00ED7434"/>
    <w:rsid w:val="00EE09C6"/>
    <w:rsid w:val="00EE1A36"/>
    <w:rsid w:val="00EE1EF1"/>
    <w:rsid w:val="00EE20AB"/>
    <w:rsid w:val="00EE22BA"/>
    <w:rsid w:val="00EE242B"/>
    <w:rsid w:val="00EE35AC"/>
    <w:rsid w:val="00EE3FBD"/>
    <w:rsid w:val="00EE4F04"/>
    <w:rsid w:val="00EE79FE"/>
    <w:rsid w:val="00EF0031"/>
    <w:rsid w:val="00EF0ECD"/>
    <w:rsid w:val="00EF156F"/>
    <w:rsid w:val="00EF192F"/>
    <w:rsid w:val="00EF3D81"/>
    <w:rsid w:val="00EF4041"/>
    <w:rsid w:val="00EF4120"/>
    <w:rsid w:val="00EF4657"/>
    <w:rsid w:val="00EF4B34"/>
    <w:rsid w:val="00EF69B2"/>
    <w:rsid w:val="00EF6C59"/>
    <w:rsid w:val="00EF73AA"/>
    <w:rsid w:val="00EF7B20"/>
    <w:rsid w:val="00F00A93"/>
    <w:rsid w:val="00F021F6"/>
    <w:rsid w:val="00F0330F"/>
    <w:rsid w:val="00F03F78"/>
    <w:rsid w:val="00F05986"/>
    <w:rsid w:val="00F064D1"/>
    <w:rsid w:val="00F1064E"/>
    <w:rsid w:val="00F12719"/>
    <w:rsid w:val="00F1442A"/>
    <w:rsid w:val="00F14E4B"/>
    <w:rsid w:val="00F15909"/>
    <w:rsid w:val="00F165A7"/>
    <w:rsid w:val="00F16E91"/>
    <w:rsid w:val="00F17300"/>
    <w:rsid w:val="00F17E78"/>
    <w:rsid w:val="00F17F0C"/>
    <w:rsid w:val="00F17FE0"/>
    <w:rsid w:val="00F22AF5"/>
    <w:rsid w:val="00F233C2"/>
    <w:rsid w:val="00F23DFD"/>
    <w:rsid w:val="00F23F67"/>
    <w:rsid w:val="00F24C98"/>
    <w:rsid w:val="00F25187"/>
    <w:rsid w:val="00F26257"/>
    <w:rsid w:val="00F31D21"/>
    <w:rsid w:val="00F3264A"/>
    <w:rsid w:val="00F329CA"/>
    <w:rsid w:val="00F37FBE"/>
    <w:rsid w:val="00F4015B"/>
    <w:rsid w:val="00F407F3"/>
    <w:rsid w:val="00F418C7"/>
    <w:rsid w:val="00F42ED4"/>
    <w:rsid w:val="00F43439"/>
    <w:rsid w:val="00F4545A"/>
    <w:rsid w:val="00F46565"/>
    <w:rsid w:val="00F46BED"/>
    <w:rsid w:val="00F46F2E"/>
    <w:rsid w:val="00F47F80"/>
    <w:rsid w:val="00F51007"/>
    <w:rsid w:val="00F51112"/>
    <w:rsid w:val="00F52F74"/>
    <w:rsid w:val="00F55FC4"/>
    <w:rsid w:val="00F5635E"/>
    <w:rsid w:val="00F57753"/>
    <w:rsid w:val="00F57F5F"/>
    <w:rsid w:val="00F629C8"/>
    <w:rsid w:val="00F65ECA"/>
    <w:rsid w:val="00F6620A"/>
    <w:rsid w:val="00F675DF"/>
    <w:rsid w:val="00F7089E"/>
    <w:rsid w:val="00F7122B"/>
    <w:rsid w:val="00F7139E"/>
    <w:rsid w:val="00F71D3D"/>
    <w:rsid w:val="00F72ECA"/>
    <w:rsid w:val="00F7341C"/>
    <w:rsid w:val="00F741A3"/>
    <w:rsid w:val="00F74866"/>
    <w:rsid w:val="00F7518D"/>
    <w:rsid w:val="00F77520"/>
    <w:rsid w:val="00F7771F"/>
    <w:rsid w:val="00F77B69"/>
    <w:rsid w:val="00F80154"/>
    <w:rsid w:val="00F804DA"/>
    <w:rsid w:val="00F80965"/>
    <w:rsid w:val="00F827A3"/>
    <w:rsid w:val="00F82944"/>
    <w:rsid w:val="00F84787"/>
    <w:rsid w:val="00F85447"/>
    <w:rsid w:val="00F91AEF"/>
    <w:rsid w:val="00F9554B"/>
    <w:rsid w:val="00F963A9"/>
    <w:rsid w:val="00F96EBA"/>
    <w:rsid w:val="00F970A0"/>
    <w:rsid w:val="00F972EB"/>
    <w:rsid w:val="00FA03CB"/>
    <w:rsid w:val="00FA128E"/>
    <w:rsid w:val="00FA12EB"/>
    <w:rsid w:val="00FA2BC3"/>
    <w:rsid w:val="00FA2D46"/>
    <w:rsid w:val="00FA3BD5"/>
    <w:rsid w:val="00FA418C"/>
    <w:rsid w:val="00FA5695"/>
    <w:rsid w:val="00FA5A40"/>
    <w:rsid w:val="00FA629D"/>
    <w:rsid w:val="00FA696D"/>
    <w:rsid w:val="00FA760B"/>
    <w:rsid w:val="00FB0799"/>
    <w:rsid w:val="00FB09E2"/>
    <w:rsid w:val="00FB1DE5"/>
    <w:rsid w:val="00FB3745"/>
    <w:rsid w:val="00FB441A"/>
    <w:rsid w:val="00FB4487"/>
    <w:rsid w:val="00FB4ECC"/>
    <w:rsid w:val="00FB7648"/>
    <w:rsid w:val="00FC09FE"/>
    <w:rsid w:val="00FC0AEA"/>
    <w:rsid w:val="00FC0D4B"/>
    <w:rsid w:val="00FC226B"/>
    <w:rsid w:val="00FC2D56"/>
    <w:rsid w:val="00FC3367"/>
    <w:rsid w:val="00FC3AF4"/>
    <w:rsid w:val="00FC4DC6"/>
    <w:rsid w:val="00FC5330"/>
    <w:rsid w:val="00FC7160"/>
    <w:rsid w:val="00FC723F"/>
    <w:rsid w:val="00FC7FCE"/>
    <w:rsid w:val="00FD02BD"/>
    <w:rsid w:val="00FD16A4"/>
    <w:rsid w:val="00FD5AB5"/>
    <w:rsid w:val="00FD60EF"/>
    <w:rsid w:val="00FD6D02"/>
    <w:rsid w:val="00FE165F"/>
    <w:rsid w:val="00FE3941"/>
    <w:rsid w:val="00FE3B04"/>
    <w:rsid w:val="00FE3DC4"/>
    <w:rsid w:val="00FE4DB3"/>
    <w:rsid w:val="00FE4E53"/>
    <w:rsid w:val="00FE5E0A"/>
    <w:rsid w:val="00FE65E7"/>
    <w:rsid w:val="00FE7093"/>
    <w:rsid w:val="00FE743E"/>
    <w:rsid w:val="00FE7BA9"/>
    <w:rsid w:val="00FE7F32"/>
    <w:rsid w:val="00FF02AB"/>
    <w:rsid w:val="00FF13F8"/>
    <w:rsid w:val="00FF1BF6"/>
    <w:rsid w:val="00FF2347"/>
    <w:rsid w:val="00FF24D9"/>
    <w:rsid w:val="00FF2D80"/>
    <w:rsid w:val="00FF5E93"/>
    <w:rsid w:val="00FF66C6"/>
    <w:rsid w:val="00FF6FBE"/>
    <w:rsid w:val="00FF71B1"/>
    <w:rsid w:val="0143FFFC"/>
    <w:rsid w:val="018C3705"/>
    <w:rsid w:val="01E19972"/>
    <w:rsid w:val="02A6008C"/>
    <w:rsid w:val="02E67402"/>
    <w:rsid w:val="03B2DEA5"/>
    <w:rsid w:val="0419C69F"/>
    <w:rsid w:val="043BB6E5"/>
    <w:rsid w:val="044744C6"/>
    <w:rsid w:val="044D4D1A"/>
    <w:rsid w:val="047E0C28"/>
    <w:rsid w:val="04D59389"/>
    <w:rsid w:val="04EA85FD"/>
    <w:rsid w:val="051D5D7C"/>
    <w:rsid w:val="0625E981"/>
    <w:rsid w:val="06340B17"/>
    <w:rsid w:val="06366F9D"/>
    <w:rsid w:val="06413B15"/>
    <w:rsid w:val="0641F688"/>
    <w:rsid w:val="06523540"/>
    <w:rsid w:val="068A1786"/>
    <w:rsid w:val="06B1D8E5"/>
    <w:rsid w:val="06C224BB"/>
    <w:rsid w:val="08105754"/>
    <w:rsid w:val="082C0130"/>
    <w:rsid w:val="08CFB654"/>
    <w:rsid w:val="08F2480A"/>
    <w:rsid w:val="0900F136"/>
    <w:rsid w:val="0913A23D"/>
    <w:rsid w:val="092C0FEB"/>
    <w:rsid w:val="094701E8"/>
    <w:rsid w:val="097E5A52"/>
    <w:rsid w:val="09A2B1A2"/>
    <w:rsid w:val="09BAB025"/>
    <w:rsid w:val="09C13040"/>
    <w:rsid w:val="09CE79BC"/>
    <w:rsid w:val="0A3272AE"/>
    <w:rsid w:val="0A3CD42D"/>
    <w:rsid w:val="0AB794F9"/>
    <w:rsid w:val="0AFA06AF"/>
    <w:rsid w:val="0B780B86"/>
    <w:rsid w:val="0C42FC09"/>
    <w:rsid w:val="0C8459D9"/>
    <w:rsid w:val="0C8876BC"/>
    <w:rsid w:val="0CD076A1"/>
    <w:rsid w:val="0CD244A4"/>
    <w:rsid w:val="0CE23C51"/>
    <w:rsid w:val="0D03D606"/>
    <w:rsid w:val="0DE05E85"/>
    <w:rsid w:val="0E1D52E8"/>
    <w:rsid w:val="0E576B49"/>
    <w:rsid w:val="0ECA606A"/>
    <w:rsid w:val="0F1CA7FD"/>
    <w:rsid w:val="0FB5724C"/>
    <w:rsid w:val="0FCE5190"/>
    <w:rsid w:val="105FC5F9"/>
    <w:rsid w:val="10B530B0"/>
    <w:rsid w:val="10C43215"/>
    <w:rsid w:val="118E6C71"/>
    <w:rsid w:val="1241F29B"/>
    <w:rsid w:val="125D10D8"/>
    <w:rsid w:val="127EF36E"/>
    <w:rsid w:val="12A700BE"/>
    <w:rsid w:val="12A72181"/>
    <w:rsid w:val="12D500B0"/>
    <w:rsid w:val="12FE9A2F"/>
    <w:rsid w:val="135C1A24"/>
    <w:rsid w:val="13B12792"/>
    <w:rsid w:val="13F7EAAA"/>
    <w:rsid w:val="1413AF09"/>
    <w:rsid w:val="143398DE"/>
    <w:rsid w:val="147102E5"/>
    <w:rsid w:val="14BCFEEF"/>
    <w:rsid w:val="15370744"/>
    <w:rsid w:val="15396DA1"/>
    <w:rsid w:val="15460933"/>
    <w:rsid w:val="1598A322"/>
    <w:rsid w:val="15CA88B5"/>
    <w:rsid w:val="15F526C5"/>
    <w:rsid w:val="160FB25F"/>
    <w:rsid w:val="166AC6C4"/>
    <w:rsid w:val="16DE22EB"/>
    <w:rsid w:val="171DB2A5"/>
    <w:rsid w:val="172E4471"/>
    <w:rsid w:val="1730AA45"/>
    <w:rsid w:val="1773DD11"/>
    <w:rsid w:val="179BA111"/>
    <w:rsid w:val="17A88703"/>
    <w:rsid w:val="17BADB25"/>
    <w:rsid w:val="17BD5942"/>
    <w:rsid w:val="17E50E5B"/>
    <w:rsid w:val="17F0C491"/>
    <w:rsid w:val="1814101D"/>
    <w:rsid w:val="1848909B"/>
    <w:rsid w:val="1878B781"/>
    <w:rsid w:val="18BA597E"/>
    <w:rsid w:val="18FC52F5"/>
    <w:rsid w:val="190F4E53"/>
    <w:rsid w:val="1933FF89"/>
    <w:rsid w:val="19791BC1"/>
    <w:rsid w:val="19A43715"/>
    <w:rsid w:val="1A516BB1"/>
    <w:rsid w:val="1A93EF9C"/>
    <w:rsid w:val="1B151BA9"/>
    <w:rsid w:val="1B3591CF"/>
    <w:rsid w:val="1B75BAB8"/>
    <w:rsid w:val="1B79C3FD"/>
    <w:rsid w:val="1BEF7B1B"/>
    <w:rsid w:val="1BF132EA"/>
    <w:rsid w:val="1BF20036"/>
    <w:rsid w:val="1C4D0692"/>
    <w:rsid w:val="1C6D8D0B"/>
    <w:rsid w:val="1C77C9BB"/>
    <w:rsid w:val="1CB61B90"/>
    <w:rsid w:val="1D0B9CE8"/>
    <w:rsid w:val="1DDB0C61"/>
    <w:rsid w:val="1E2054C9"/>
    <w:rsid w:val="1E6929FC"/>
    <w:rsid w:val="1E807EB8"/>
    <w:rsid w:val="1E981FFF"/>
    <w:rsid w:val="1EC4E966"/>
    <w:rsid w:val="1F103513"/>
    <w:rsid w:val="1F161619"/>
    <w:rsid w:val="1F32BBED"/>
    <w:rsid w:val="1F41841D"/>
    <w:rsid w:val="1F5772D5"/>
    <w:rsid w:val="1FC7B20B"/>
    <w:rsid w:val="1FE2E940"/>
    <w:rsid w:val="209D95A1"/>
    <w:rsid w:val="20A58A67"/>
    <w:rsid w:val="20D49187"/>
    <w:rsid w:val="20F44618"/>
    <w:rsid w:val="20F8B679"/>
    <w:rsid w:val="2157F08F"/>
    <w:rsid w:val="218B2FCA"/>
    <w:rsid w:val="21BD2E83"/>
    <w:rsid w:val="21DC8A7D"/>
    <w:rsid w:val="22A2AED6"/>
    <w:rsid w:val="23216ED3"/>
    <w:rsid w:val="2322CCFC"/>
    <w:rsid w:val="23258F50"/>
    <w:rsid w:val="23318ED9"/>
    <w:rsid w:val="233BA44E"/>
    <w:rsid w:val="23FADD4A"/>
    <w:rsid w:val="242C128C"/>
    <w:rsid w:val="244CE6D0"/>
    <w:rsid w:val="246D211E"/>
    <w:rsid w:val="2474FFD8"/>
    <w:rsid w:val="2480C4F9"/>
    <w:rsid w:val="24F8C238"/>
    <w:rsid w:val="251ADC7E"/>
    <w:rsid w:val="2543E79D"/>
    <w:rsid w:val="255B2AC5"/>
    <w:rsid w:val="256912C7"/>
    <w:rsid w:val="259D32A5"/>
    <w:rsid w:val="2610BEFE"/>
    <w:rsid w:val="261762BC"/>
    <w:rsid w:val="263634DB"/>
    <w:rsid w:val="263BFD7B"/>
    <w:rsid w:val="264A1A5E"/>
    <w:rsid w:val="26743364"/>
    <w:rsid w:val="26C625C6"/>
    <w:rsid w:val="26FE1E66"/>
    <w:rsid w:val="276519CB"/>
    <w:rsid w:val="279FEE5B"/>
    <w:rsid w:val="27E3830A"/>
    <w:rsid w:val="28385397"/>
    <w:rsid w:val="2862CF77"/>
    <w:rsid w:val="287D817E"/>
    <w:rsid w:val="28D8DB1F"/>
    <w:rsid w:val="2915DFB3"/>
    <w:rsid w:val="2921E833"/>
    <w:rsid w:val="29849AA8"/>
    <w:rsid w:val="29895954"/>
    <w:rsid w:val="299679CC"/>
    <w:rsid w:val="29978366"/>
    <w:rsid w:val="2A13C6CC"/>
    <w:rsid w:val="2A6B45CE"/>
    <w:rsid w:val="2ACFA36A"/>
    <w:rsid w:val="2B0CF410"/>
    <w:rsid w:val="2B2FDD79"/>
    <w:rsid w:val="2B49423E"/>
    <w:rsid w:val="2B604CF7"/>
    <w:rsid w:val="2C3BCC21"/>
    <w:rsid w:val="2C9524F8"/>
    <w:rsid w:val="2C9B93D7"/>
    <w:rsid w:val="2C9F3836"/>
    <w:rsid w:val="2CCAF7D0"/>
    <w:rsid w:val="2CDA4088"/>
    <w:rsid w:val="2D408F65"/>
    <w:rsid w:val="2DBE71B4"/>
    <w:rsid w:val="2E08F7E3"/>
    <w:rsid w:val="2E72028E"/>
    <w:rsid w:val="2E95C394"/>
    <w:rsid w:val="2EC69B1F"/>
    <w:rsid w:val="2EED7B42"/>
    <w:rsid w:val="2EF6EF39"/>
    <w:rsid w:val="2EF777C7"/>
    <w:rsid w:val="2F0DA129"/>
    <w:rsid w:val="2F80DE20"/>
    <w:rsid w:val="2F80E03B"/>
    <w:rsid w:val="2F9B756A"/>
    <w:rsid w:val="303C4061"/>
    <w:rsid w:val="30599EDD"/>
    <w:rsid w:val="30850C98"/>
    <w:rsid w:val="30972281"/>
    <w:rsid w:val="30DDC4AE"/>
    <w:rsid w:val="30E4C279"/>
    <w:rsid w:val="31081C8F"/>
    <w:rsid w:val="310DE069"/>
    <w:rsid w:val="31177FEB"/>
    <w:rsid w:val="31293B9F"/>
    <w:rsid w:val="319B7261"/>
    <w:rsid w:val="3256FA22"/>
    <w:rsid w:val="3274ECCC"/>
    <w:rsid w:val="32751178"/>
    <w:rsid w:val="327704B7"/>
    <w:rsid w:val="32792032"/>
    <w:rsid w:val="32A9AEE1"/>
    <w:rsid w:val="32B8871C"/>
    <w:rsid w:val="32D929C8"/>
    <w:rsid w:val="32EA1CCB"/>
    <w:rsid w:val="330D984B"/>
    <w:rsid w:val="3328CB72"/>
    <w:rsid w:val="333C5A0E"/>
    <w:rsid w:val="3391A0AF"/>
    <w:rsid w:val="340FA868"/>
    <w:rsid w:val="3440EBCB"/>
    <w:rsid w:val="34A9CF49"/>
    <w:rsid w:val="34EA58B9"/>
    <w:rsid w:val="353C0E59"/>
    <w:rsid w:val="35549930"/>
    <w:rsid w:val="359CAE38"/>
    <w:rsid w:val="35A20203"/>
    <w:rsid w:val="35EDF530"/>
    <w:rsid w:val="3607F038"/>
    <w:rsid w:val="3624FB18"/>
    <w:rsid w:val="362508F0"/>
    <w:rsid w:val="3635DC0A"/>
    <w:rsid w:val="36693F85"/>
    <w:rsid w:val="36762D96"/>
    <w:rsid w:val="3695C03D"/>
    <w:rsid w:val="36BD3708"/>
    <w:rsid w:val="370D8EF7"/>
    <w:rsid w:val="375FBE4D"/>
    <w:rsid w:val="37960F34"/>
    <w:rsid w:val="3842575E"/>
    <w:rsid w:val="3865DE36"/>
    <w:rsid w:val="38C2E2E0"/>
    <w:rsid w:val="393BECE5"/>
    <w:rsid w:val="39624741"/>
    <w:rsid w:val="397E7A7A"/>
    <w:rsid w:val="399C9365"/>
    <w:rsid w:val="39AFB37A"/>
    <w:rsid w:val="39BDBC36"/>
    <w:rsid w:val="39C2D4AF"/>
    <w:rsid w:val="3A178C55"/>
    <w:rsid w:val="3A4D06AD"/>
    <w:rsid w:val="3A90414C"/>
    <w:rsid w:val="3AB908B3"/>
    <w:rsid w:val="3ABA48F6"/>
    <w:rsid w:val="3ADE27C2"/>
    <w:rsid w:val="3AFBAB37"/>
    <w:rsid w:val="3B195550"/>
    <w:rsid w:val="3B3BA73C"/>
    <w:rsid w:val="3B4D736E"/>
    <w:rsid w:val="3B887801"/>
    <w:rsid w:val="3C0569A2"/>
    <w:rsid w:val="3C2003AE"/>
    <w:rsid w:val="3C431AD2"/>
    <w:rsid w:val="3C7A5071"/>
    <w:rsid w:val="3CA33488"/>
    <w:rsid w:val="3CA8A056"/>
    <w:rsid w:val="3CBD2217"/>
    <w:rsid w:val="3D2C636D"/>
    <w:rsid w:val="3DCEB8D1"/>
    <w:rsid w:val="3E0CA79A"/>
    <w:rsid w:val="3E34943F"/>
    <w:rsid w:val="3E8D0B3F"/>
    <w:rsid w:val="3E8FD15D"/>
    <w:rsid w:val="3E9B4604"/>
    <w:rsid w:val="3EEB3176"/>
    <w:rsid w:val="3F0C6F9E"/>
    <w:rsid w:val="3F2B489B"/>
    <w:rsid w:val="3F2BB7E9"/>
    <w:rsid w:val="3F36696F"/>
    <w:rsid w:val="3F36A39F"/>
    <w:rsid w:val="3F6DE3D1"/>
    <w:rsid w:val="3F6EE854"/>
    <w:rsid w:val="3F83E2A1"/>
    <w:rsid w:val="3F957713"/>
    <w:rsid w:val="3F95BA49"/>
    <w:rsid w:val="3FA040E2"/>
    <w:rsid w:val="3FC09676"/>
    <w:rsid w:val="403D2441"/>
    <w:rsid w:val="4040119B"/>
    <w:rsid w:val="4067EBEB"/>
    <w:rsid w:val="412014C6"/>
    <w:rsid w:val="412FD975"/>
    <w:rsid w:val="413E3BF0"/>
    <w:rsid w:val="424A8B12"/>
    <w:rsid w:val="4260A872"/>
    <w:rsid w:val="428CDA08"/>
    <w:rsid w:val="42A503CF"/>
    <w:rsid w:val="42C51F2B"/>
    <w:rsid w:val="42E2C80A"/>
    <w:rsid w:val="433A9BE4"/>
    <w:rsid w:val="43433CB3"/>
    <w:rsid w:val="43784AB2"/>
    <w:rsid w:val="439EBA40"/>
    <w:rsid w:val="43A20283"/>
    <w:rsid w:val="43D50D6C"/>
    <w:rsid w:val="43E7BC23"/>
    <w:rsid w:val="43ECEB7F"/>
    <w:rsid w:val="443797D6"/>
    <w:rsid w:val="44C37DAF"/>
    <w:rsid w:val="44C95BA7"/>
    <w:rsid w:val="44F9E977"/>
    <w:rsid w:val="4573BA50"/>
    <w:rsid w:val="457CE5EE"/>
    <w:rsid w:val="45934A74"/>
    <w:rsid w:val="45A40D0A"/>
    <w:rsid w:val="45B696F2"/>
    <w:rsid w:val="45C7CDA8"/>
    <w:rsid w:val="45E33EB9"/>
    <w:rsid w:val="4608E4EF"/>
    <w:rsid w:val="467F1507"/>
    <w:rsid w:val="468208EE"/>
    <w:rsid w:val="4693C58E"/>
    <w:rsid w:val="46A3DDB7"/>
    <w:rsid w:val="46D38D47"/>
    <w:rsid w:val="47B2D473"/>
    <w:rsid w:val="47DD7FD2"/>
    <w:rsid w:val="47F61FB2"/>
    <w:rsid w:val="48565C32"/>
    <w:rsid w:val="488118D6"/>
    <w:rsid w:val="48B545B3"/>
    <w:rsid w:val="491BA72F"/>
    <w:rsid w:val="491EF606"/>
    <w:rsid w:val="499AFD54"/>
    <w:rsid w:val="49FDD6FB"/>
    <w:rsid w:val="4A924BB5"/>
    <w:rsid w:val="4BA68F7F"/>
    <w:rsid w:val="4BA99C3B"/>
    <w:rsid w:val="4BB734FE"/>
    <w:rsid w:val="4BFCCE89"/>
    <w:rsid w:val="4C0FFE2A"/>
    <w:rsid w:val="4C559D4C"/>
    <w:rsid w:val="4C7B57F6"/>
    <w:rsid w:val="4C901516"/>
    <w:rsid w:val="4C941674"/>
    <w:rsid w:val="4CA6C0EE"/>
    <w:rsid w:val="4CD6EF1C"/>
    <w:rsid w:val="4D414F6E"/>
    <w:rsid w:val="4D48F0E8"/>
    <w:rsid w:val="4D4A68A4"/>
    <w:rsid w:val="4D539911"/>
    <w:rsid w:val="4D6EE5D6"/>
    <w:rsid w:val="4D91B266"/>
    <w:rsid w:val="4DC07276"/>
    <w:rsid w:val="4DC8113E"/>
    <w:rsid w:val="4E0467B9"/>
    <w:rsid w:val="4E150C39"/>
    <w:rsid w:val="4E1CA33A"/>
    <w:rsid w:val="4E2D41E0"/>
    <w:rsid w:val="4E42E0AA"/>
    <w:rsid w:val="4E64E815"/>
    <w:rsid w:val="4EAA4190"/>
    <w:rsid w:val="4EC71BC1"/>
    <w:rsid w:val="4EC7B11E"/>
    <w:rsid w:val="4EE1CE34"/>
    <w:rsid w:val="4EE28EDA"/>
    <w:rsid w:val="4EF88C79"/>
    <w:rsid w:val="4F508AAB"/>
    <w:rsid w:val="4F59D560"/>
    <w:rsid w:val="4F959F22"/>
    <w:rsid w:val="4FC1CB02"/>
    <w:rsid w:val="50265D6F"/>
    <w:rsid w:val="504623CA"/>
    <w:rsid w:val="504BA7C9"/>
    <w:rsid w:val="50CE6F14"/>
    <w:rsid w:val="50DDE778"/>
    <w:rsid w:val="50EA2148"/>
    <w:rsid w:val="510A7D56"/>
    <w:rsid w:val="5115E340"/>
    <w:rsid w:val="512233A8"/>
    <w:rsid w:val="51F18070"/>
    <w:rsid w:val="523D0E45"/>
    <w:rsid w:val="526749B2"/>
    <w:rsid w:val="52690728"/>
    <w:rsid w:val="5278B4E4"/>
    <w:rsid w:val="528CA790"/>
    <w:rsid w:val="528E2730"/>
    <w:rsid w:val="52C9DA6B"/>
    <w:rsid w:val="52E5B85D"/>
    <w:rsid w:val="52F7FA11"/>
    <w:rsid w:val="53355609"/>
    <w:rsid w:val="53732FC8"/>
    <w:rsid w:val="5383BF43"/>
    <w:rsid w:val="53D78C52"/>
    <w:rsid w:val="53FA3554"/>
    <w:rsid w:val="544AD488"/>
    <w:rsid w:val="545F07DC"/>
    <w:rsid w:val="54E5F392"/>
    <w:rsid w:val="55421086"/>
    <w:rsid w:val="558B78FB"/>
    <w:rsid w:val="5596CA05"/>
    <w:rsid w:val="55CCEF76"/>
    <w:rsid w:val="560C5944"/>
    <w:rsid w:val="56235F53"/>
    <w:rsid w:val="5648D61B"/>
    <w:rsid w:val="56C67EAF"/>
    <w:rsid w:val="56C8C271"/>
    <w:rsid w:val="56E4E6BC"/>
    <w:rsid w:val="56EDB8C4"/>
    <w:rsid w:val="570CDE8B"/>
    <w:rsid w:val="576926B2"/>
    <w:rsid w:val="576FC3CD"/>
    <w:rsid w:val="581E5926"/>
    <w:rsid w:val="58AF647F"/>
    <w:rsid w:val="5941743B"/>
    <w:rsid w:val="5978A3FD"/>
    <w:rsid w:val="59B06A6D"/>
    <w:rsid w:val="59E65F10"/>
    <w:rsid w:val="5A1FA437"/>
    <w:rsid w:val="5A20BAB7"/>
    <w:rsid w:val="5A381CBD"/>
    <w:rsid w:val="5AA5DA14"/>
    <w:rsid w:val="5ACE14DA"/>
    <w:rsid w:val="5AF20707"/>
    <w:rsid w:val="5B4967A9"/>
    <w:rsid w:val="5B61A5D1"/>
    <w:rsid w:val="5BBB8584"/>
    <w:rsid w:val="5BD6E733"/>
    <w:rsid w:val="5C1E4E0A"/>
    <w:rsid w:val="5C2F3831"/>
    <w:rsid w:val="5C45712B"/>
    <w:rsid w:val="5C7800AB"/>
    <w:rsid w:val="5C7FA0C2"/>
    <w:rsid w:val="5CD38256"/>
    <w:rsid w:val="5CDBD846"/>
    <w:rsid w:val="5CDC4390"/>
    <w:rsid w:val="5CE14C10"/>
    <w:rsid w:val="5D0C91BA"/>
    <w:rsid w:val="5D430480"/>
    <w:rsid w:val="5DD5312F"/>
    <w:rsid w:val="5E3759EF"/>
    <w:rsid w:val="5E5E08AD"/>
    <w:rsid w:val="5E8136B8"/>
    <w:rsid w:val="5ED08EDA"/>
    <w:rsid w:val="5EE61842"/>
    <w:rsid w:val="5F1F4773"/>
    <w:rsid w:val="5F46A859"/>
    <w:rsid w:val="5F58DDFA"/>
    <w:rsid w:val="5FE859D6"/>
    <w:rsid w:val="6034DB07"/>
    <w:rsid w:val="604B3649"/>
    <w:rsid w:val="6060C2BF"/>
    <w:rsid w:val="607DA05A"/>
    <w:rsid w:val="60A7785F"/>
    <w:rsid w:val="612A1D25"/>
    <w:rsid w:val="61542D21"/>
    <w:rsid w:val="617187C3"/>
    <w:rsid w:val="6183A696"/>
    <w:rsid w:val="618A125A"/>
    <w:rsid w:val="61F621CF"/>
    <w:rsid w:val="623FDE86"/>
    <w:rsid w:val="624484FA"/>
    <w:rsid w:val="62790251"/>
    <w:rsid w:val="62A2A1BE"/>
    <w:rsid w:val="62BA1982"/>
    <w:rsid w:val="633BD9D3"/>
    <w:rsid w:val="63459F2D"/>
    <w:rsid w:val="637E6268"/>
    <w:rsid w:val="64059304"/>
    <w:rsid w:val="643A1087"/>
    <w:rsid w:val="6455F3B2"/>
    <w:rsid w:val="6465FC93"/>
    <w:rsid w:val="646D2E96"/>
    <w:rsid w:val="649C6A6B"/>
    <w:rsid w:val="64A104B0"/>
    <w:rsid w:val="64A70FAE"/>
    <w:rsid w:val="654E258F"/>
    <w:rsid w:val="6565BA3C"/>
    <w:rsid w:val="6592FDDC"/>
    <w:rsid w:val="65AA67E4"/>
    <w:rsid w:val="65CA3F5C"/>
    <w:rsid w:val="65F80225"/>
    <w:rsid w:val="660EB2D4"/>
    <w:rsid w:val="6645E1BE"/>
    <w:rsid w:val="66B73449"/>
    <w:rsid w:val="66E8DB53"/>
    <w:rsid w:val="66FFBFFF"/>
    <w:rsid w:val="670FB67B"/>
    <w:rsid w:val="672C4CDA"/>
    <w:rsid w:val="679AAE9F"/>
    <w:rsid w:val="68B14E30"/>
    <w:rsid w:val="69A916A9"/>
    <w:rsid w:val="69AF3534"/>
    <w:rsid w:val="69C3DE7A"/>
    <w:rsid w:val="69CDBF30"/>
    <w:rsid w:val="69F1E39F"/>
    <w:rsid w:val="69F6F5D2"/>
    <w:rsid w:val="6A561FF2"/>
    <w:rsid w:val="6A74D783"/>
    <w:rsid w:val="6AD9B2D5"/>
    <w:rsid w:val="6AF38334"/>
    <w:rsid w:val="6B183579"/>
    <w:rsid w:val="6B86BA1C"/>
    <w:rsid w:val="6B86D8E0"/>
    <w:rsid w:val="6B880E48"/>
    <w:rsid w:val="6C2EF886"/>
    <w:rsid w:val="6C3D9EEB"/>
    <w:rsid w:val="6C7EDCD2"/>
    <w:rsid w:val="6C872BA2"/>
    <w:rsid w:val="6CC8CF2A"/>
    <w:rsid w:val="6D18E144"/>
    <w:rsid w:val="6D2853F5"/>
    <w:rsid w:val="6DA45FEB"/>
    <w:rsid w:val="6DB70059"/>
    <w:rsid w:val="6DC5597B"/>
    <w:rsid w:val="6DF0808E"/>
    <w:rsid w:val="6DFBA549"/>
    <w:rsid w:val="6E395D60"/>
    <w:rsid w:val="6E4007A4"/>
    <w:rsid w:val="6E669822"/>
    <w:rsid w:val="6E9274A8"/>
    <w:rsid w:val="6E9A13D4"/>
    <w:rsid w:val="6EA6E453"/>
    <w:rsid w:val="6EE004A0"/>
    <w:rsid w:val="6F3C5908"/>
    <w:rsid w:val="6F452D4B"/>
    <w:rsid w:val="6F9D877F"/>
    <w:rsid w:val="7016A268"/>
    <w:rsid w:val="702A2536"/>
    <w:rsid w:val="70930579"/>
    <w:rsid w:val="70CAF5EF"/>
    <w:rsid w:val="70CF8B61"/>
    <w:rsid w:val="714D0E80"/>
    <w:rsid w:val="71CA1E7D"/>
    <w:rsid w:val="71D6160B"/>
    <w:rsid w:val="720F4BEB"/>
    <w:rsid w:val="7219A33B"/>
    <w:rsid w:val="7295B607"/>
    <w:rsid w:val="72D561B7"/>
    <w:rsid w:val="732A5913"/>
    <w:rsid w:val="73A24F23"/>
    <w:rsid w:val="73B727B3"/>
    <w:rsid w:val="73CEF7FE"/>
    <w:rsid w:val="73CF0AF5"/>
    <w:rsid w:val="73EE0911"/>
    <w:rsid w:val="746434EE"/>
    <w:rsid w:val="74940269"/>
    <w:rsid w:val="74AC944F"/>
    <w:rsid w:val="74B3086D"/>
    <w:rsid w:val="752AE17B"/>
    <w:rsid w:val="754163B7"/>
    <w:rsid w:val="754DB478"/>
    <w:rsid w:val="7556D969"/>
    <w:rsid w:val="7585FC02"/>
    <w:rsid w:val="758B3A8B"/>
    <w:rsid w:val="7596F519"/>
    <w:rsid w:val="75F2B398"/>
    <w:rsid w:val="76067069"/>
    <w:rsid w:val="761A7CE8"/>
    <w:rsid w:val="7623E675"/>
    <w:rsid w:val="7627D036"/>
    <w:rsid w:val="7676C513"/>
    <w:rsid w:val="767F852D"/>
    <w:rsid w:val="769C2228"/>
    <w:rsid w:val="7702A9B6"/>
    <w:rsid w:val="77452460"/>
    <w:rsid w:val="77876594"/>
    <w:rsid w:val="779D7E73"/>
    <w:rsid w:val="77BBD196"/>
    <w:rsid w:val="77F74264"/>
    <w:rsid w:val="780EC060"/>
    <w:rsid w:val="7902B3CA"/>
    <w:rsid w:val="7944ADEC"/>
    <w:rsid w:val="79B2FB74"/>
    <w:rsid w:val="79B31F61"/>
    <w:rsid w:val="7A369A9D"/>
    <w:rsid w:val="7A66E92C"/>
    <w:rsid w:val="7AC0BA51"/>
    <w:rsid w:val="7AD1CC2B"/>
    <w:rsid w:val="7B246865"/>
    <w:rsid w:val="7B5DC872"/>
    <w:rsid w:val="7BA9B372"/>
    <w:rsid w:val="7BB37FD0"/>
    <w:rsid w:val="7BBAFBB7"/>
    <w:rsid w:val="7C1CBFCE"/>
    <w:rsid w:val="7C2AD96C"/>
    <w:rsid w:val="7C574693"/>
    <w:rsid w:val="7C63BD43"/>
    <w:rsid w:val="7C80669A"/>
    <w:rsid w:val="7CDD812C"/>
    <w:rsid w:val="7D2B5E67"/>
    <w:rsid w:val="7D4B7B68"/>
    <w:rsid w:val="7D86E68C"/>
    <w:rsid w:val="7DA0C4DA"/>
    <w:rsid w:val="7DA9C2D2"/>
    <w:rsid w:val="7DB2156C"/>
    <w:rsid w:val="7E1ABDD6"/>
    <w:rsid w:val="7E26D341"/>
    <w:rsid w:val="7E8DDD75"/>
    <w:rsid w:val="7E9378EE"/>
    <w:rsid w:val="7E9DB649"/>
    <w:rsid w:val="7F385D6E"/>
    <w:rsid w:val="7F3DE3E9"/>
    <w:rsid w:val="7F731B80"/>
    <w:rsid w:val="7F9E180F"/>
    <w:rsid w:val="7FA73E3D"/>
    <w:rsid w:val="7FD9F869"/>
    <w:rsid w:val="7FFB9408"/>
  </w:rsids>
  <m:mathPr>
    <m:mathFont m:val="Cambria Math"/>
    <m:brkBin m:val="before"/>
    <m:brkBinSub m:val="--"/>
    <m:smallFrac/>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29816"/>
  <w15:docId w15:val="{77D85F9E-6B63-4424-8403-A43B174DE40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5205B8"/>
  </w:style>
  <w:style w:type="paragraph" w:styleId="Heading1">
    <w:name w:val="heading 1"/>
    <w:basedOn w:val="Normal"/>
    <w:next w:val="Normal"/>
    <w:link w:val="Heading1Char"/>
    <w:uiPriority w:val="9"/>
    <w:qFormat/>
    <w:rsid w:val="00560005"/>
    <w:pPr>
      <w:keepNext/>
      <w:keepLines/>
      <w:numPr>
        <w:numId w:val="17"/>
      </w:numPr>
      <w:spacing w:before="480" w:after="0"/>
      <w:outlineLvl w:val="0"/>
    </w:pPr>
    <w:rPr>
      <w:rFonts w:ascii="Calibri" w:hAnsi="Calibri" w:eastAsiaTheme="majorEastAsia" w:cstheme="majorBidi"/>
      <w:b/>
      <w:bCs/>
      <w:color w:val="548DD4" w:themeColor="text2" w:themeTint="99"/>
      <w:sz w:val="28"/>
      <w:szCs w:val="28"/>
    </w:rPr>
  </w:style>
  <w:style w:type="paragraph" w:styleId="Heading2">
    <w:name w:val="heading 2"/>
    <w:basedOn w:val="Normal"/>
    <w:next w:val="Normal"/>
    <w:link w:val="Heading2Char"/>
    <w:uiPriority w:val="9"/>
    <w:unhideWhenUsed/>
    <w:qFormat/>
    <w:rsid w:val="00560005"/>
    <w:pPr>
      <w:keepNext/>
      <w:keepLines/>
      <w:numPr>
        <w:ilvl w:val="1"/>
        <w:numId w:val="17"/>
      </w:numPr>
      <w:spacing w:before="200" w:after="0"/>
      <w:outlineLvl w:val="1"/>
    </w:pPr>
    <w:rPr>
      <w:rFonts w:ascii="Calibri" w:hAnsi="Calibri" w:eastAsiaTheme="majorEastAsia" w:cstheme="majorBidi"/>
      <w:b/>
      <w:bCs/>
      <w:color w:val="548DD4" w:themeColor="text2" w:themeTint="99"/>
      <w:sz w:val="26"/>
      <w:szCs w:val="26"/>
    </w:rPr>
  </w:style>
  <w:style w:type="paragraph" w:styleId="Heading3">
    <w:name w:val="heading 3"/>
    <w:aliases w:val="No Indent"/>
    <w:basedOn w:val="Normal"/>
    <w:next w:val="Normal"/>
    <w:link w:val="Heading3Char"/>
    <w:uiPriority w:val="9"/>
    <w:unhideWhenUsed/>
    <w:qFormat/>
    <w:rsid w:val="001F2551"/>
    <w:pPr>
      <w:keepNext/>
      <w:keepLines/>
      <w:numPr>
        <w:ilvl w:val="2"/>
        <w:numId w:val="17"/>
      </w:numPr>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Heading3"/>
    <w:next w:val="Heading3"/>
    <w:link w:val="Heading4Char"/>
    <w:uiPriority w:val="9"/>
    <w:unhideWhenUsed/>
    <w:qFormat/>
    <w:rsid w:val="00560005"/>
    <w:pPr>
      <w:outlineLvl w:val="3"/>
    </w:pPr>
    <w:rPr>
      <w:rFonts w:ascii="Calibri" w:hAnsi="Calibri"/>
      <w:color w:val="548DD4" w:themeColor="text2" w:themeTint="99"/>
    </w:rPr>
  </w:style>
  <w:style w:type="paragraph" w:styleId="Heading5">
    <w:name w:val="heading 5"/>
    <w:basedOn w:val="Normal"/>
    <w:next w:val="Normal"/>
    <w:link w:val="Heading5Char"/>
    <w:uiPriority w:val="9"/>
    <w:unhideWhenUsed/>
    <w:qFormat/>
    <w:rsid w:val="001F2551"/>
    <w:pPr>
      <w:keepNext/>
      <w:keepLines/>
      <w:numPr>
        <w:ilvl w:val="4"/>
        <w:numId w:val="17"/>
      </w:numPr>
      <w:spacing w:before="200" w:after="0"/>
      <w:outlineLvl w:val="4"/>
    </w:pPr>
    <w:rPr>
      <w:rFonts w:asciiTheme="majorHAnsi" w:hAnsiTheme="majorHAnsi" w:eastAsiaTheme="majorEastAsia" w:cstheme="majorBidi"/>
      <w:color w:val="243F60" w:themeColor="accent1" w:themeShade="7F"/>
    </w:rPr>
  </w:style>
  <w:style w:type="paragraph" w:styleId="Heading6">
    <w:name w:val="heading 6"/>
    <w:basedOn w:val="Normal"/>
    <w:next w:val="Normal"/>
    <w:link w:val="Heading6Char"/>
    <w:uiPriority w:val="9"/>
    <w:unhideWhenUsed/>
    <w:qFormat/>
    <w:rsid w:val="001F2551"/>
    <w:pPr>
      <w:keepNext/>
      <w:keepLines/>
      <w:numPr>
        <w:ilvl w:val="5"/>
        <w:numId w:val="17"/>
      </w:numPr>
      <w:spacing w:before="200" w:after="0"/>
      <w:outlineLvl w:val="5"/>
    </w:pPr>
    <w:rPr>
      <w:rFonts w:asciiTheme="majorHAnsi" w:hAnsiTheme="majorHAnsi"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1F2551"/>
    <w:pPr>
      <w:keepNext/>
      <w:keepLines/>
      <w:numPr>
        <w:ilvl w:val="6"/>
        <w:numId w:val="17"/>
      </w:numPr>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1F2551"/>
    <w:pPr>
      <w:keepNext/>
      <w:keepLines/>
      <w:numPr>
        <w:ilvl w:val="7"/>
        <w:numId w:val="17"/>
      </w:numPr>
      <w:spacing w:before="200" w:after="0"/>
      <w:outlineLvl w:val="7"/>
    </w:pPr>
    <w:rPr>
      <w:rFonts w:asciiTheme="majorHAnsi" w:hAnsiTheme="majorHAnsi"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2551"/>
    <w:pPr>
      <w:keepNext/>
      <w:keepLines/>
      <w:numPr>
        <w:ilvl w:val="8"/>
        <w:numId w:val="17"/>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60005"/>
    <w:rPr>
      <w:rFonts w:ascii="Calibri" w:hAnsi="Calibri" w:eastAsiaTheme="majorEastAsia" w:cstheme="majorBidi"/>
      <w:b/>
      <w:bCs/>
      <w:color w:val="548DD4" w:themeColor="text2" w:themeTint="99"/>
      <w:sz w:val="28"/>
      <w:szCs w:val="28"/>
    </w:rPr>
  </w:style>
  <w:style w:type="character" w:styleId="Heading2Char" w:customStyle="1">
    <w:name w:val="Heading 2 Char"/>
    <w:basedOn w:val="DefaultParagraphFont"/>
    <w:link w:val="Heading2"/>
    <w:uiPriority w:val="9"/>
    <w:rsid w:val="00560005"/>
    <w:rPr>
      <w:rFonts w:ascii="Calibri" w:hAnsi="Calibri" w:eastAsiaTheme="majorEastAsia" w:cstheme="majorBidi"/>
      <w:b/>
      <w:bCs/>
      <w:color w:val="548DD4" w:themeColor="text2" w:themeTint="99"/>
      <w:sz w:val="26"/>
      <w:szCs w:val="26"/>
    </w:rPr>
  </w:style>
  <w:style w:type="character" w:styleId="Heading3Char" w:customStyle="1">
    <w:name w:val="Heading 3 Char"/>
    <w:aliases w:val="No Indent Char"/>
    <w:basedOn w:val="DefaultParagraphFont"/>
    <w:link w:val="Heading3"/>
    <w:uiPriority w:val="9"/>
    <w:rsid w:val="001F2551"/>
    <w:rPr>
      <w:rFonts w:asciiTheme="majorHAnsi" w:hAnsiTheme="majorHAnsi" w:eastAsiaTheme="majorEastAsia" w:cstheme="majorBidi"/>
      <w:b/>
      <w:bCs/>
      <w:color w:val="4F81BD" w:themeColor="accent1"/>
    </w:rPr>
  </w:style>
  <w:style w:type="character" w:styleId="Heading4Char" w:customStyle="1">
    <w:name w:val="Heading 4 Char"/>
    <w:basedOn w:val="DefaultParagraphFont"/>
    <w:link w:val="Heading4"/>
    <w:uiPriority w:val="9"/>
    <w:rsid w:val="00560005"/>
    <w:rPr>
      <w:rFonts w:ascii="Calibri" w:hAnsi="Calibri" w:eastAsiaTheme="majorEastAsia" w:cstheme="majorBidi"/>
      <w:b/>
      <w:bCs/>
      <w:color w:val="548DD4" w:themeColor="text2" w:themeTint="99"/>
    </w:rPr>
  </w:style>
  <w:style w:type="character" w:styleId="Heading5Char" w:customStyle="1">
    <w:name w:val="Heading 5 Char"/>
    <w:basedOn w:val="DefaultParagraphFont"/>
    <w:link w:val="Heading5"/>
    <w:uiPriority w:val="9"/>
    <w:rsid w:val="001F2551"/>
    <w:rPr>
      <w:rFonts w:asciiTheme="majorHAnsi" w:hAnsiTheme="majorHAnsi" w:eastAsiaTheme="majorEastAsia" w:cstheme="majorBidi"/>
      <w:color w:val="243F60" w:themeColor="accent1" w:themeShade="7F"/>
    </w:rPr>
  </w:style>
  <w:style w:type="character" w:styleId="Heading6Char" w:customStyle="1">
    <w:name w:val="Heading 6 Char"/>
    <w:basedOn w:val="DefaultParagraphFont"/>
    <w:link w:val="Heading6"/>
    <w:uiPriority w:val="9"/>
    <w:rsid w:val="001F2551"/>
    <w:rPr>
      <w:rFonts w:asciiTheme="majorHAnsi" w:hAnsiTheme="majorHAnsi" w:eastAsiaTheme="majorEastAsia" w:cstheme="majorBidi"/>
      <w:i/>
      <w:iCs/>
      <w:color w:val="243F60" w:themeColor="accent1" w:themeShade="7F"/>
    </w:rPr>
  </w:style>
  <w:style w:type="character" w:styleId="Heading7Char" w:customStyle="1">
    <w:name w:val="Heading 7 Char"/>
    <w:basedOn w:val="DefaultParagraphFont"/>
    <w:link w:val="Heading7"/>
    <w:uiPriority w:val="9"/>
    <w:semiHidden/>
    <w:rsid w:val="001F2551"/>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rsid w:val="001F2551"/>
    <w:rPr>
      <w:rFonts w:asciiTheme="majorHAnsi" w:hAnsiTheme="majorHAnsi" w:eastAsiaTheme="majorEastAsia" w:cstheme="majorBidi"/>
      <w:color w:val="404040" w:themeColor="text1" w:themeTint="BF"/>
      <w:sz w:val="20"/>
      <w:szCs w:val="20"/>
    </w:rPr>
  </w:style>
  <w:style w:type="character" w:styleId="Heading9Char" w:customStyle="1">
    <w:name w:val="Heading 9 Char"/>
    <w:basedOn w:val="DefaultParagraphFont"/>
    <w:link w:val="Heading9"/>
    <w:uiPriority w:val="9"/>
    <w:semiHidden/>
    <w:rsid w:val="001F2551"/>
    <w:rPr>
      <w:rFonts w:asciiTheme="majorHAnsi" w:hAnsiTheme="majorHAnsi" w:eastAsiaTheme="majorEastAsia" w:cstheme="majorBidi"/>
      <w:i/>
      <w:iCs/>
      <w:color w:val="404040" w:themeColor="text1" w:themeTint="BF"/>
      <w:sz w:val="20"/>
      <w:szCs w:val="20"/>
    </w:rPr>
  </w:style>
  <w:style w:type="paragraph" w:styleId="Title">
    <w:name w:val="Title"/>
    <w:basedOn w:val="Normal"/>
    <w:next w:val="Normal"/>
    <w:link w:val="TitleChar"/>
    <w:uiPriority w:val="10"/>
    <w:qFormat/>
    <w:rsid w:val="001F4E6E"/>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1">
    <w:name w:val="Title Char"/>
    <w:basedOn w:val="DefaultParagraphFont"/>
    <w:link w:val="Title"/>
    <w:uiPriority w:val="10"/>
    <w:rsid w:val="001F4E6E"/>
    <w:rPr>
      <w:rFonts w:asciiTheme="majorHAnsi" w:hAnsiTheme="majorHAnsi" w:eastAsiaTheme="majorEastAsia" w:cstheme="majorBidi"/>
      <w:color w:val="17365D" w:themeColor="text2" w:themeShade="BF"/>
      <w:spacing w:val="5"/>
      <w:kern w:val="28"/>
      <w:sz w:val="52"/>
      <w:szCs w:val="52"/>
    </w:rPr>
  </w:style>
  <w:style w:type="paragraph" w:styleId="Header">
    <w:name w:val="header"/>
    <w:basedOn w:val="Normal"/>
    <w:link w:val="HeaderChar"/>
    <w:uiPriority w:val="99"/>
    <w:unhideWhenUsed/>
    <w:rsid w:val="001F4E6E"/>
    <w:pPr>
      <w:tabs>
        <w:tab w:val="center" w:pos="4680"/>
        <w:tab w:val="right" w:pos="9360"/>
      </w:tabs>
      <w:spacing w:after="0" w:line="240" w:lineRule="auto"/>
    </w:pPr>
  </w:style>
  <w:style w:type="character" w:styleId="HeaderChar" w:customStyle="1">
    <w:name w:val="Header Char"/>
    <w:basedOn w:val="DefaultParagraphFont"/>
    <w:link w:val="Header"/>
    <w:uiPriority w:val="99"/>
    <w:rsid w:val="001F4E6E"/>
  </w:style>
  <w:style w:type="paragraph" w:styleId="Footer">
    <w:name w:val="footer"/>
    <w:basedOn w:val="Normal"/>
    <w:link w:val="FooterChar"/>
    <w:uiPriority w:val="99"/>
    <w:unhideWhenUsed/>
    <w:rsid w:val="001F4E6E"/>
    <w:pPr>
      <w:tabs>
        <w:tab w:val="center" w:pos="4680"/>
        <w:tab w:val="right" w:pos="9360"/>
      </w:tabs>
      <w:spacing w:after="0" w:line="240" w:lineRule="auto"/>
    </w:pPr>
  </w:style>
  <w:style w:type="character" w:styleId="FooterChar" w:customStyle="1">
    <w:name w:val="Footer Char"/>
    <w:basedOn w:val="DefaultParagraphFont"/>
    <w:link w:val="Footer"/>
    <w:uiPriority w:val="99"/>
    <w:rsid w:val="001F4E6E"/>
  </w:style>
  <w:style w:type="paragraph" w:styleId="BalloonText">
    <w:name w:val="Balloon Text"/>
    <w:basedOn w:val="Normal"/>
    <w:link w:val="BalloonTextChar"/>
    <w:uiPriority w:val="99"/>
    <w:semiHidden/>
    <w:unhideWhenUsed/>
    <w:rsid w:val="001F4E6E"/>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1F4E6E"/>
    <w:rPr>
      <w:rFonts w:ascii="Tahoma" w:hAnsi="Tahoma" w:cs="Tahoma"/>
      <w:sz w:val="16"/>
      <w:szCs w:val="16"/>
    </w:rPr>
  </w:style>
  <w:style w:type="table" w:styleId="TableGrid">
    <w:name w:val="Table Grid"/>
    <w:basedOn w:val="TableNormal"/>
    <w:uiPriority w:val="59"/>
    <w:rsid w:val="00645C4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eEntry" w:customStyle="1">
    <w:name w:val="Table Entry"/>
    <w:basedOn w:val="Normal"/>
    <w:link w:val="TableEntryCharChar"/>
    <w:uiPriority w:val="99"/>
    <w:rsid w:val="00BC3889"/>
    <w:pPr>
      <w:spacing w:before="60" w:after="60" w:line="240" w:lineRule="auto"/>
    </w:pPr>
    <w:rPr>
      <w:rFonts w:ascii="Verdana" w:hAnsi="Verdana" w:eastAsia="Times New Roman" w:cs="Times New Roman"/>
      <w:sz w:val="18"/>
      <w:szCs w:val="20"/>
      <w:lang w:val="en-GB" w:eastAsia="fr-BE"/>
    </w:rPr>
  </w:style>
  <w:style w:type="character" w:styleId="TableEntryCharChar" w:customStyle="1">
    <w:name w:val="Table Entry Char Char"/>
    <w:basedOn w:val="DefaultParagraphFont"/>
    <w:link w:val="TableEntry"/>
    <w:uiPriority w:val="99"/>
    <w:locked/>
    <w:rsid w:val="00714992"/>
    <w:rPr>
      <w:rFonts w:ascii="Verdana" w:hAnsi="Verdana" w:eastAsia="Times New Roman" w:cs="Times New Roman"/>
      <w:sz w:val="18"/>
      <w:szCs w:val="20"/>
      <w:lang w:val="en-GB" w:eastAsia="fr-BE"/>
    </w:rPr>
  </w:style>
  <w:style w:type="paragraph" w:styleId="TableEntrySpecial" w:customStyle="1">
    <w:name w:val="Table Entry Special"/>
    <w:basedOn w:val="TableEntry"/>
    <w:rsid w:val="005C5652"/>
    <w:rPr>
      <w:b/>
    </w:rPr>
  </w:style>
  <w:style w:type="paragraph" w:styleId="TableTitle" w:customStyle="1">
    <w:name w:val="Table Title"/>
    <w:basedOn w:val="TableEntry"/>
    <w:rsid w:val="005C5652"/>
    <w:rPr>
      <w:b/>
      <w:color w:val="FFFFFF"/>
    </w:rPr>
  </w:style>
  <w:style w:type="paragraph" w:styleId="BodyText1" w:customStyle="1">
    <w:name w:val="Body Text1"/>
    <w:rsid w:val="005C5652"/>
    <w:pPr>
      <w:spacing w:after="120" w:line="240" w:lineRule="auto"/>
      <w:ind w:left="697"/>
    </w:pPr>
    <w:rPr>
      <w:rFonts w:ascii="Verdana" w:hAnsi="Verdana" w:eastAsia="Times New Roman" w:cs="Times New Roman"/>
      <w:noProof/>
      <w:sz w:val="18"/>
      <w:szCs w:val="20"/>
    </w:rPr>
  </w:style>
  <w:style w:type="paragraph" w:styleId="TOCHeading">
    <w:name w:val="TOC Heading"/>
    <w:basedOn w:val="Heading1"/>
    <w:next w:val="Normal"/>
    <w:uiPriority w:val="39"/>
    <w:unhideWhenUsed/>
    <w:qFormat/>
    <w:rsid w:val="002C20A8"/>
    <w:pPr>
      <w:outlineLvl w:val="9"/>
    </w:pPr>
    <w:rPr>
      <w:lang w:eastAsia="ja-JP"/>
    </w:rPr>
  </w:style>
  <w:style w:type="paragraph" w:styleId="TOC1">
    <w:name w:val="toc 1"/>
    <w:basedOn w:val="Normal"/>
    <w:next w:val="Normal"/>
    <w:autoRedefine/>
    <w:uiPriority w:val="39"/>
    <w:unhideWhenUsed/>
    <w:qFormat/>
    <w:rsid w:val="00327F4B"/>
    <w:pPr>
      <w:tabs>
        <w:tab w:val="left" w:pos="440"/>
        <w:tab w:val="right" w:leader="dot" w:pos="9350"/>
      </w:tabs>
      <w:spacing w:after="100"/>
    </w:pPr>
  </w:style>
  <w:style w:type="character" w:styleId="Hyperlink">
    <w:name w:val="Hyperlink"/>
    <w:basedOn w:val="DefaultParagraphFont"/>
    <w:uiPriority w:val="99"/>
    <w:unhideWhenUsed/>
    <w:rsid w:val="002C20A8"/>
    <w:rPr>
      <w:color w:val="0000FF" w:themeColor="hyperlink"/>
      <w:u w:val="single"/>
    </w:rPr>
  </w:style>
  <w:style w:type="paragraph" w:styleId="TOC2">
    <w:name w:val="toc 2"/>
    <w:basedOn w:val="Normal"/>
    <w:next w:val="Normal"/>
    <w:autoRedefine/>
    <w:uiPriority w:val="39"/>
    <w:unhideWhenUsed/>
    <w:qFormat/>
    <w:rsid w:val="004633A2"/>
    <w:pPr>
      <w:spacing w:after="100"/>
      <w:ind w:left="220"/>
    </w:pPr>
    <w:rPr>
      <w:rFonts w:eastAsiaTheme="minorEastAsia"/>
      <w:lang w:eastAsia="ja-JP"/>
    </w:rPr>
  </w:style>
  <w:style w:type="paragraph" w:styleId="TOC3">
    <w:name w:val="toc 3"/>
    <w:basedOn w:val="Normal"/>
    <w:next w:val="Normal"/>
    <w:autoRedefine/>
    <w:uiPriority w:val="39"/>
    <w:unhideWhenUsed/>
    <w:qFormat/>
    <w:rsid w:val="004633A2"/>
    <w:pPr>
      <w:spacing w:after="100"/>
      <w:ind w:left="440"/>
    </w:pPr>
    <w:rPr>
      <w:rFonts w:eastAsiaTheme="minorEastAsia"/>
      <w:lang w:eastAsia="ja-JP"/>
    </w:rPr>
  </w:style>
  <w:style w:type="paragraph" w:styleId="ListParagraph">
    <w:name w:val="List Paragraph"/>
    <w:aliases w:val="Use Case List Paragraph,Heading2,List Paragraph1,b1,Bullet for no #'s,Body Bullet"/>
    <w:basedOn w:val="Normal"/>
    <w:link w:val="ListParagraphChar"/>
    <w:uiPriority w:val="34"/>
    <w:qFormat/>
    <w:rsid w:val="00DA3E53"/>
    <w:pPr>
      <w:ind w:left="720"/>
      <w:contextualSpacing/>
    </w:pPr>
  </w:style>
  <w:style w:type="character" w:styleId="ListParagraphChar" w:customStyle="1">
    <w:name w:val="List Paragraph Char"/>
    <w:aliases w:val="Use Case List Paragraph Char,Heading2 Char,List Paragraph1 Char,b1 Char,Bullet for no #'s Char,Body Bullet Char"/>
    <w:basedOn w:val="DefaultParagraphFont"/>
    <w:link w:val="ListParagraph"/>
    <w:uiPriority w:val="34"/>
    <w:rsid w:val="004247FA"/>
  </w:style>
  <w:style w:type="paragraph" w:styleId="BulletedList1" w:customStyle="1">
    <w:name w:val="Bulleted List 1"/>
    <w:basedOn w:val="Normal"/>
    <w:rsid w:val="004063A4"/>
    <w:pPr>
      <w:numPr>
        <w:numId w:val="16"/>
      </w:numPr>
      <w:spacing w:before="40" w:after="40" w:line="240" w:lineRule="auto"/>
    </w:pPr>
    <w:rPr>
      <w:rFonts w:ascii="Arial" w:hAnsi="Arial" w:eastAsia="Times New Roman" w:cs="Times New Roman"/>
      <w:szCs w:val="20"/>
      <w:lang w:val="en-CA"/>
    </w:rPr>
  </w:style>
  <w:style w:type="paragraph" w:styleId="BulletedList2" w:customStyle="1">
    <w:name w:val="Bulleted List 2"/>
    <w:basedOn w:val="BulletedList1"/>
    <w:link w:val="BulletedList2Char"/>
    <w:rsid w:val="004063A4"/>
  </w:style>
  <w:style w:type="character" w:styleId="BulletedList2Char" w:customStyle="1">
    <w:name w:val="Bulleted List 2 Char"/>
    <w:basedOn w:val="DefaultParagraphFont"/>
    <w:link w:val="BulletedList2"/>
    <w:locked/>
    <w:rsid w:val="004063A4"/>
    <w:rPr>
      <w:rFonts w:ascii="Arial" w:hAnsi="Arial" w:eastAsia="Times New Roman" w:cs="Times New Roman"/>
      <w:szCs w:val="20"/>
      <w:lang w:val="en-CA"/>
    </w:rPr>
  </w:style>
  <w:style w:type="paragraph" w:styleId="NormalWeb">
    <w:name w:val="Normal (Web)"/>
    <w:basedOn w:val="Normal"/>
    <w:uiPriority w:val="99"/>
    <w:unhideWhenUsed/>
    <w:rsid w:val="00B36CDB"/>
    <w:pPr>
      <w:spacing w:before="100" w:beforeAutospacing="1" w:after="100" w:afterAutospacing="1" w:line="240" w:lineRule="auto"/>
    </w:pPr>
    <w:rPr>
      <w:rFonts w:ascii="Times New Roman" w:hAnsi="Times New Roman" w:eastAsia="Times New Roman" w:cs="Times New Roman"/>
      <w:sz w:val="24"/>
      <w:szCs w:val="24"/>
    </w:rPr>
  </w:style>
  <w:style w:type="character" w:styleId="apple-converted-space" w:customStyle="1">
    <w:name w:val="apple-converted-space"/>
    <w:basedOn w:val="DefaultParagraphFont"/>
    <w:rsid w:val="00B271F0"/>
  </w:style>
  <w:style w:type="character" w:styleId="bold" w:customStyle="1">
    <w:name w:val="bold"/>
    <w:basedOn w:val="DefaultParagraphFont"/>
    <w:rsid w:val="00B271F0"/>
  </w:style>
  <w:style w:type="character" w:styleId="HTMLCode">
    <w:name w:val="HTML Code"/>
    <w:basedOn w:val="DefaultParagraphFont"/>
    <w:uiPriority w:val="99"/>
    <w:unhideWhenUsed/>
    <w:rsid w:val="00B271F0"/>
    <w:rPr>
      <w:rFonts w:ascii="Courier New" w:hAnsi="Courier New" w:eastAsia="Times New Roman" w:cs="Courier New"/>
      <w:sz w:val="20"/>
      <w:szCs w:val="20"/>
    </w:rPr>
  </w:style>
  <w:style w:type="paragraph" w:styleId="TableHeading" w:customStyle="1">
    <w:name w:val="Table Heading"/>
    <w:basedOn w:val="Normal"/>
    <w:rsid w:val="003C6B5B"/>
    <w:pPr>
      <w:spacing w:before="60" w:after="60" w:line="240" w:lineRule="auto"/>
      <w:ind w:left="72" w:right="72"/>
    </w:pPr>
    <w:rPr>
      <w:rFonts w:ascii="Arial" w:hAnsi="Arial" w:eastAsia="Times New Roman" w:cs="Times New Roman"/>
      <w:b/>
      <w:sz w:val="20"/>
      <w:szCs w:val="20"/>
    </w:rPr>
  </w:style>
  <w:style w:type="paragraph" w:styleId="TableText" w:customStyle="1">
    <w:name w:val="Table Text"/>
    <w:basedOn w:val="BodyText"/>
    <w:rsid w:val="003C6B5B"/>
    <w:pPr>
      <w:spacing w:before="40" w:after="40" w:line="240" w:lineRule="auto"/>
    </w:pPr>
    <w:rPr>
      <w:rFonts w:ascii="Times New Roman" w:hAnsi="Times New Roman" w:eastAsia="Times New Roman" w:cs="Times New Roman"/>
      <w:sz w:val="20"/>
      <w:szCs w:val="20"/>
    </w:rPr>
  </w:style>
  <w:style w:type="paragraph" w:styleId="BodyText">
    <w:name w:val="Body Text"/>
    <w:basedOn w:val="Normal"/>
    <w:link w:val="BodyTextChar"/>
    <w:uiPriority w:val="99"/>
    <w:semiHidden/>
    <w:unhideWhenUsed/>
    <w:rsid w:val="003C6B5B"/>
    <w:pPr>
      <w:spacing w:after="120"/>
    </w:pPr>
  </w:style>
  <w:style w:type="character" w:styleId="BodyTextChar" w:customStyle="1">
    <w:name w:val="Body Text Char"/>
    <w:basedOn w:val="DefaultParagraphFont"/>
    <w:link w:val="BodyText"/>
    <w:uiPriority w:val="99"/>
    <w:semiHidden/>
    <w:rsid w:val="003C6B5B"/>
  </w:style>
  <w:style w:type="paragraph" w:styleId="List">
    <w:name w:val="List"/>
    <w:basedOn w:val="Normal"/>
    <w:uiPriority w:val="99"/>
    <w:semiHidden/>
    <w:unhideWhenUsed/>
    <w:rsid w:val="007B0DE5"/>
    <w:pPr>
      <w:ind w:left="283" w:hanging="283"/>
      <w:contextualSpacing/>
    </w:pPr>
  </w:style>
  <w:style w:type="character" w:styleId="FollowedHyperlink">
    <w:name w:val="FollowedHyperlink"/>
    <w:basedOn w:val="DefaultParagraphFont"/>
    <w:uiPriority w:val="99"/>
    <w:semiHidden/>
    <w:unhideWhenUsed/>
    <w:rsid w:val="00053539"/>
    <w:rPr>
      <w:color w:val="800080" w:themeColor="followedHyperlink"/>
      <w:u w:val="single"/>
    </w:rPr>
  </w:style>
  <w:style w:type="paragraph" w:styleId="NoSpacing">
    <w:name w:val="No Spacing"/>
    <w:uiPriority w:val="1"/>
    <w:qFormat/>
    <w:rsid w:val="00042045"/>
    <w:pPr>
      <w:spacing w:after="0" w:line="240" w:lineRule="auto"/>
    </w:pPr>
  </w:style>
  <w:style w:type="character" w:styleId="Emphasis">
    <w:name w:val="Emphasis"/>
    <w:basedOn w:val="DefaultParagraphFont"/>
    <w:uiPriority w:val="20"/>
    <w:qFormat/>
    <w:rsid w:val="00141B65"/>
    <w:rPr>
      <w:i/>
      <w:iCs/>
    </w:rPr>
  </w:style>
  <w:style w:type="character" w:styleId="CommentReference">
    <w:name w:val="annotation reference"/>
    <w:basedOn w:val="DefaultParagraphFont"/>
    <w:uiPriority w:val="99"/>
    <w:semiHidden/>
    <w:unhideWhenUsed/>
    <w:rsid w:val="00643801"/>
    <w:rPr>
      <w:sz w:val="16"/>
      <w:szCs w:val="16"/>
    </w:rPr>
  </w:style>
  <w:style w:type="paragraph" w:styleId="CommentText">
    <w:name w:val="annotation text"/>
    <w:basedOn w:val="Normal"/>
    <w:link w:val="CommentTextChar"/>
    <w:uiPriority w:val="99"/>
    <w:semiHidden/>
    <w:unhideWhenUsed/>
    <w:rsid w:val="00643801"/>
    <w:pPr>
      <w:spacing w:line="240" w:lineRule="auto"/>
    </w:pPr>
    <w:rPr>
      <w:sz w:val="20"/>
      <w:szCs w:val="20"/>
    </w:rPr>
  </w:style>
  <w:style w:type="character" w:styleId="CommentTextChar" w:customStyle="1">
    <w:name w:val="Comment Text Char"/>
    <w:basedOn w:val="DefaultParagraphFont"/>
    <w:link w:val="CommentText"/>
    <w:uiPriority w:val="99"/>
    <w:semiHidden/>
    <w:rsid w:val="00643801"/>
    <w:rPr>
      <w:sz w:val="20"/>
      <w:szCs w:val="20"/>
    </w:rPr>
  </w:style>
  <w:style w:type="paragraph" w:styleId="CommentSubject">
    <w:name w:val="annotation subject"/>
    <w:basedOn w:val="CommentText"/>
    <w:next w:val="CommentText"/>
    <w:link w:val="CommentSubjectChar"/>
    <w:uiPriority w:val="99"/>
    <w:semiHidden/>
    <w:unhideWhenUsed/>
    <w:rsid w:val="00643801"/>
    <w:rPr>
      <w:b/>
      <w:bCs/>
    </w:rPr>
  </w:style>
  <w:style w:type="character" w:styleId="CommentSubjectChar" w:customStyle="1">
    <w:name w:val="Comment Subject Char"/>
    <w:basedOn w:val="CommentTextChar"/>
    <w:link w:val="CommentSubject"/>
    <w:uiPriority w:val="99"/>
    <w:semiHidden/>
    <w:rsid w:val="00643801"/>
    <w:rPr>
      <w:b/>
      <w:bCs/>
      <w:sz w:val="20"/>
      <w:szCs w:val="20"/>
    </w:rPr>
  </w:style>
  <w:style w:type="paragraph" w:styleId="Date">
    <w:name w:val="Date"/>
    <w:basedOn w:val="Normal"/>
    <w:next w:val="Normal"/>
    <w:link w:val="DateChar"/>
    <w:uiPriority w:val="99"/>
    <w:semiHidden/>
    <w:unhideWhenUsed/>
    <w:rsid w:val="00803074"/>
  </w:style>
  <w:style w:type="character" w:styleId="DateChar" w:customStyle="1">
    <w:name w:val="Date Char"/>
    <w:basedOn w:val="DefaultParagraphFont"/>
    <w:link w:val="Date"/>
    <w:uiPriority w:val="99"/>
    <w:semiHidden/>
    <w:rsid w:val="00803074"/>
  </w:style>
  <w:style w:type="paragraph" w:styleId="TableEntryBold" w:customStyle="1">
    <w:name w:val="Table Entry Bold"/>
    <w:basedOn w:val="TableEntry"/>
    <w:link w:val="TableEntryBoldChar"/>
    <w:uiPriority w:val="99"/>
    <w:rsid w:val="00714992"/>
    <w:pPr>
      <w:spacing w:before="120" w:after="120"/>
    </w:pPr>
    <w:rPr>
      <w:rFonts w:cs="Arial"/>
      <w:b/>
      <w:bCs/>
      <w:color w:val="000000"/>
      <w:sz w:val="24"/>
    </w:rPr>
  </w:style>
  <w:style w:type="character" w:styleId="TableEntryBoldChar" w:customStyle="1">
    <w:name w:val="Table Entry Bold Char"/>
    <w:basedOn w:val="TableEntryCharChar"/>
    <w:link w:val="TableEntryBold"/>
    <w:uiPriority w:val="99"/>
    <w:locked/>
    <w:rsid w:val="00714992"/>
    <w:rPr>
      <w:rFonts w:ascii="Verdana" w:hAnsi="Verdana" w:eastAsia="Times New Roman" w:cs="Arial"/>
      <w:b/>
      <w:bCs/>
      <w:color w:val="000000"/>
      <w:sz w:val="24"/>
      <w:szCs w:val="20"/>
      <w:lang w:val="en-GB" w:eastAsia="fr-BE"/>
    </w:rPr>
  </w:style>
  <w:style w:type="character" w:styleId="Strong">
    <w:name w:val="Strong"/>
    <w:basedOn w:val="DefaultParagraphFont"/>
    <w:uiPriority w:val="22"/>
    <w:qFormat/>
    <w:rsid w:val="00FF1BF6"/>
    <w:rPr>
      <w:b/>
      <w:bCs/>
    </w:rPr>
  </w:style>
  <w:style w:type="paragraph" w:styleId="TableHead" w:customStyle="1">
    <w:name w:val="Table Head"/>
    <w:basedOn w:val="TableText"/>
    <w:rsid w:val="00862C48"/>
    <w:pPr>
      <w:spacing w:before="80" w:after="0" w:line="220" w:lineRule="exact"/>
    </w:pPr>
    <w:rPr>
      <w:rFonts w:ascii="Arial Bold" w:hAnsi="Arial Bold"/>
      <w:b/>
      <w:sz w:val="18"/>
      <w:szCs w:val="24"/>
    </w:rPr>
  </w:style>
  <w:style w:type="paragraph" w:styleId="Bodynew" w:customStyle="1">
    <w:name w:val="Body new"/>
    <w:basedOn w:val="Normal"/>
    <w:qFormat/>
    <w:rsid w:val="00CB1454"/>
    <w:pPr>
      <w:spacing w:before="120" w:after="120" w:line="240" w:lineRule="auto"/>
    </w:pPr>
    <w:rPr>
      <w:rFonts w:ascii="Arial" w:hAnsi="Arial" w:eastAsia="Times" w:cs="Times New Roman"/>
      <w:color w:val="000000"/>
      <w:sz w:val="19"/>
      <w:szCs w:val="20"/>
    </w:rPr>
  </w:style>
  <w:style w:type="character" w:styleId="UnresolvedMention">
    <w:name w:val="Unresolved Mention"/>
    <w:basedOn w:val="DefaultParagraphFont"/>
    <w:uiPriority w:val="99"/>
    <w:semiHidden/>
    <w:unhideWhenUsed/>
    <w:rsid w:val="000D3A85"/>
    <w:rPr>
      <w:color w:val="605E5C"/>
      <w:shd w:val="clear" w:color="auto" w:fill="E1DFDD"/>
    </w:rPr>
  </w:style>
  <w:style w:type="paragraph" w:styleId="TOC4">
    <w:name w:val="toc 4"/>
    <w:basedOn w:val="Normal"/>
    <w:next w:val="Normal"/>
    <w:autoRedefine/>
    <w:uiPriority w:val="39"/>
    <w:unhideWhenUsed/>
    <w:rsid w:val="00602581"/>
    <w:pPr>
      <w:spacing w:after="100" w:line="259" w:lineRule="auto"/>
      <w:ind w:left="660"/>
    </w:pPr>
    <w:rPr>
      <w:rFonts w:eastAsiaTheme="minorEastAsia"/>
      <w:lang w:val="en-IN" w:eastAsia="en-IN"/>
    </w:rPr>
  </w:style>
  <w:style w:type="paragraph" w:styleId="TOC5">
    <w:name w:val="toc 5"/>
    <w:basedOn w:val="Normal"/>
    <w:next w:val="Normal"/>
    <w:autoRedefine/>
    <w:uiPriority w:val="39"/>
    <w:unhideWhenUsed/>
    <w:rsid w:val="00602581"/>
    <w:pPr>
      <w:spacing w:after="100" w:line="259" w:lineRule="auto"/>
      <w:ind w:left="880"/>
    </w:pPr>
    <w:rPr>
      <w:rFonts w:eastAsiaTheme="minorEastAsia"/>
      <w:lang w:val="en-IN" w:eastAsia="en-IN"/>
    </w:rPr>
  </w:style>
  <w:style w:type="paragraph" w:styleId="TOC6">
    <w:name w:val="toc 6"/>
    <w:basedOn w:val="Normal"/>
    <w:next w:val="Normal"/>
    <w:autoRedefine/>
    <w:uiPriority w:val="39"/>
    <w:unhideWhenUsed/>
    <w:rsid w:val="00602581"/>
    <w:pPr>
      <w:spacing w:after="100" w:line="259" w:lineRule="auto"/>
      <w:ind w:left="1100"/>
    </w:pPr>
    <w:rPr>
      <w:rFonts w:eastAsiaTheme="minorEastAsia"/>
      <w:lang w:val="en-IN" w:eastAsia="en-IN"/>
    </w:rPr>
  </w:style>
  <w:style w:type="paragraph" w:styleId="TOC7">
    <w:name w:val="toc 7"/>
    <w:basedOn w:val="Normal"/>
    <w:next w:val="Normal"/>
    <w:autoRedefine/>
    <w:uiPriority w:val="39"/>
    <w:unhideWhenUsed/>
    <w:rsid w:val="00602581"/>
    <w:pPr>
      <w:spacing w:after="100" w:line="259" w:lineRule="auto"/>
      <w:ind w:left="1320"/>
    </w:pPr>
    <w:rPr>
      <w:rFonts w:eastAsiaTheme="minorEastAsia"/>
      <w:lang w:val="en-IN" w:eastAsia="en-IN"/>
    </w:rPr>
  </w:style>
  <w:style w:type="paragraph" w:styleId="TOC8">
    <w:name w:val="toc 8"/>
    <w:basedOn w:val="Normal"/>
    <w:next w:val="Normal"/>
    <w:autoRedefine/>
    <w:uiPriority w:val="39"/>
    <w:unhideWhenUsed/>
    <w:rsid w:val="00602581"/>
    <w:pPr>
      <w:spacing w:after="100" w:line="259" w:lineRule="auto"/>
      <w:ind w:left="1540"/>
    </w:pPr>
    <w:rPr>
      <w:rFonts w:eastAsiaTheme="minorEastAsia"/>
      <w:lang w:val="en-IN" w:eastAsia="en-IN"/>
    </w:rPr>
  </w:style>
  <w:style w:type="paragraph" w:styleId="TOC9">
    <w:name w:val="toc 9"/>
    <w:basedOn w:val="Normal"/>
    <w:next w:val="Normal"/>
    <w:autoRedefine/>
    <w:uiPriority w:val="39"/>
    <w:unhideWhenUsed/>
    <w:rsid w:val="00602581"/>
    <w:pPr>
      <w:spacing w:after="100" w:line="259" w:lineRule="auto"/>
      <w:ind w:left="1760"/>
    </w:pPr>
    <w:rPr>
      <w:rFonts w:eastAsiaTheme="minorEastAsia"/>
      <w:lang w:val="en-IN" w:eastAsia="en-IN"/>
    </w:rPr>
  </w:style>
  <w:style w:type="paragraph" w:styleId="Revision">
    <w:name w:val="Revision"/>
    <w:hidden/>
    <w:uiPriority w:val="99"/>
    <w:semiHidden/>
    <w:rsid w:val="00895EE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246485">
      <w:bodyDiv w:val="1"/>
      <w:marLeft w:val="0"/>
      <w:marRight w:val="0"/>
      <w:marTop w:val="0"/>
      <w:marBottom w:val="0"/>
      <w:divBdr>
        <w:top w:val="none" w:sz="0" w:space="0" w:color="auto"/>
        <w:left w:val="none" w:sz="0" w:space="0" w:color="auto"/>
        <w:bottom w:val="none" w:sz="0" w:space="0" w:color="auto"/>
        <w:right w:val="none" w:sz="0" w:space="0" w:color="auto"/>
      </w:divBdr>
    </w:div>
    <w:div w:id="181670136">
      <w:bodyDiv w:val="1"/>
      <w:marLeft w:val="0"/>
      <w:marRight w:val="0"/>
      <w:marTop w:val="0"/>
      <w:marBottom w:val="0"/>
      <w:divBdr>
        <w:top w:val="none" w:sz="0" w:space="0" w:color="auto"/>
        <w:left w:val="none" w:sz="0" w:space="0" w:color="auto"/>
        <w:bottom w:val="none" w:sz="0" w:space="0" w:color="auto"/>
        <w:right w:val="none" w:sz="0" w:space="0" w:color="auto"/>
      </w:divBdr>
    </w:div>
    <w:div w:id="228393935">
      <w:bodyDiv w:val="1"/>
      <w:marLeft w:val="0"/>
      <w:marRight w:val="0"/>
      <w:marTop w:val="0"/>
      <w:marBottom w:val="0"/>
      <w:divBdr>
        <w:top w:val="none" w:sz="0" w:space="0" w:color="auto"/>
        <w:left w:val="none" w:sz="0" w:space="0" w:color="auto"/>
        <w:bottom w:val="none" w:sz="0" w:space="0" w:color="auto"/>
        <w:right w:val="none" w:sz="0" w:space="0" w:color="auto"/>
      </w:divBdr>
    </w:div>
    <w:div w:id="264271257">
      <w:bodyDiv w:val="1"/>
      <w:marLeft w:val="0"/>
      <w:marRight w:val="0"/>
      <w:marTop w:val="0"/>
      <w:marBottom w:val="0"/>
      <w:divBdr>
        <w:top w:val="none" w:sz="0" w:space="0" w:color="auto"/>
        <w:left w:val="none" w:sz="0" w:space="0" w:color="auto"/>
        <w:bottom w:val="none" w:sz="0" w:space="0" w:color="auto"/>
        <w:right w:val="none" w:sz="0" w:space="0" w:color="auto"/>
      </w:divBdr>
    </w:div>
    <w:div w:id="453714358">
      <w:bodyDiv w:val="1"/>
      <w:marLeft w:val="0"/>
      <w:marRight w:val="0"/>
      <w:marTop w:val="0"/>
      <w:marBottom w:val="0"/>
      <w:divBdr>
        <w:top w:val="none" w:sz="0" w:space="0" w:color="auto"/>
        <w:left w:val="none" w:sz="0" w:space="0" w:color="auto"/>
        <w:bottom w:val="none" w:sz="0" w:space="0" w:color="auto"/>
        <w:right w:val="none" w:sz="0" w:space="0" w:color="auto"/>
      </w:divBdr>
    </w:div>
    <w:div w:id="467088119">
      <w:bodyDiv w:val="1"/>
      <w:marLeft w:val="0"/>
      <w:marRight w:val="0"/>
      <w:marTop w:val="0"/>
      <w:marBottom w:val="0"/>
      <w:divBdr>
        <w:top w:val="none" w:sz="0" w:space="0" w:color="auto"/>
        <w:left w:val="none" w:sz="0" w:space="0" w:color="auto"/>
        <w:bottom w:val="none" w:sz="0" w:space="0" w:color="auto"/>
        <w:right w:val="none" w:sz="0" w:space="0" w:color="auto"/>
      </w:divBdr>
    </w:div>
    <w:div w:id="479231029">
      <w:bodyDiv w:val="1"/>
      <w:marLeft w:val="0"/>
      <w:marRight w:val="0"/>
      <w:marTop w:val="0"/>
      <w:marBottom w:val="0"/>
      <w:divBdr>
        <w:top w:val="none" w:sz="0" w:space="0" w:color="auto"/>
        <w:left w:val="none" w:sz="0" w:space="0" w:color="auto"/>
        <w:bottom w:val="none" w:sz="0" w:space="0" w:color="auto"/>
        <w:right w:val="none" w:sz="0" w:space="0" w:color="auto"/>
      </w:divBdr>
    </w:div>
    <w:div w:id="501429319">
      <w:bodyDiv w:val="1"/>
      <w:marLeft w:val="0"/>
      <w:marRight w:val="0"/>
      <w:marTop w:val="0"/>
      <w:marBottom w:val="0"/>
      <w:divBdr>
        <w:top w:val="none" w:sz="0" w:space="0" w:color="auto"/>
        <w:left w:val="none" w:sz="0" w:space="0" w:color="auto"/>
        <w:bottom w:val="none" w:sz="0" w:space="0" w:color="auto"/>
        <w:right w:val="none" w:sz="0" w:space="0" w:color="auto"/>
      </w:divBdr>
    </w:div>
    <w:div w:id="537399465">
      <w:bodyDiv w:val="1"/>
      <w:marLeft w:val="0"/>
      <w:marRight w:val="0"/>
      <w:marTop w:val="0"/>
      <w:marBottom w:val="0"/>
      <w:divBdr>
        <w:top w:val="none" w:sz="0" w:space="0" w:color="auto"/>
        <w:left w:val="none" w:sz="0" w:space="0" w:color="auto"/>
        <w:bottom w:val="none" w:sz="0" w:space="0" w:color="auto"/>
        <w:right w:val="none" w:sz="0" w:space="0" w:color="auto"/>
      </w:divBdr>
    </w:div>
    <w:div w:id="652178682">
      <w:bodyDiv w:val="1"/>
      <w:marLeft w:val="0"/>
      <w:marRight w:val="0"/>
      <w:marTop w:val="0"/>
      <w:marBottom w:val="0"/>
      <w:divBdr>
        <w:top w:val="none" w:sz="0" w:space="0" w:color="auto"/>
        <w:left w:val="none" w:sz="0" w:space="0" w:color="auto"/>
        <w:bottom w:val="none" w:sz="0" w:space="0" w:color="auto"/>
        <w:right w:val="none" w:sz="0" w:space="0" w:color="auto"/>
      </w:divBdr>
    </w:div>
    <w:div w:id="687215730">
      <w:bodyDiv w:val="1"/>
      <w:marLeft w:val="0"/>
      <w:marRight w:val="0"/>
      <w:marTop w:val="0"/>
      <w:marBottom w:val="0"/>
      <w:divBdr>
        <w:top w:val="none" w:sz="0" w:space="0" w:color="auto"/>
        <w:left w:val="none" w:sz="0" w:space="0" w:color="auto"/>
        <w:bottom w:val="none" w:sz="0" w:space="0" w:color="auto"/>
        <w:right w:val="none" w:sz="0" w:space="0" w:color="auto"/>
      </w:divBdr>
    </w:div>
    <w:div w:id="780225691">
      <w:bodyDiv w:val="1"/>
      <w:marLeft w:val="0"/>
      <w:marRight w:val="0"/>
      <w:marTop w:val="0"/>
      <w:marBottom w:val="0"/>
      <w:divBdr>
        <w:top w:val="none" w:sz="0" w:space="0" w:color="auto"/>
        <w:left w:val="none" w:sz="0" w:space="0" w:color="auto"/>
        <w:bottom w:val="none" w:sz="0" w:space="0" w:color="auto"/>
        <w:right w:val="none" w:sz="0" w:space="0" w:color="auto"/>
      </w:divBdr>
    </w:div>
    <w:div w:id="848982277">
      <w:bodyDiv w:val="1"/>
      <w:marLeft w:val="0"/>
      <w:marRight w:val="0"/>
      <w:marTop w:val="0"/>
      <w:marBottom w:val="0"/>
      <w:divBdr>
        <w:top w:val="none" w:sz="0" w:space="0" w:color="auto"/>
        <w:left w:val="none" w:sz="0" w:space="0" w:color="auto"/>
        <w:bottom w:val="none" w:sz="0" w:space="0" w:color="auto"/>
        <w:right w:val="none" w:sz="0" w:space="0" w:color="auto"/>
      </w:divBdr>
      <w:divsChild>
        <w:div w:id="323438638">
          <w:marLeft w:val="446"/>
          <w:marRight w:val="0"/>
          <w:marTop w:val="0"/>
          <w:marBottom w:val="0"/>
          <w:divBdr>
            <w:top w:val="none" w:sz="0" w:space="0" w:color="auto"/>
            <w:left w:val="none" w:sz="0" w:space="0" w:color="auto"/>
            <w:bottom w:val="none" w:sz="0" w:space="0" w:color="auto"/>
            <w:right w:val="none" w:sz="0" w:space="0" w:color="auto"/>
          </w:divBdr>
        </w:div>
        <w:div w:id="471169303">
          <w:marLeft w:val="446"/>
          <w:marRight w:val="0"/>
          <w:marTop w:val="0"/>
          <w:marBottom w:val="0"/>
          <w:divBdr>
            <w:top w:val="none" w:sz="0" w:space="0" w:color="auto"/>
            <w:left w:val="none" w:sz="0" w:space="0" w:color="auto"/>
            <w:bottom w:val="none" w:sz="0" w:space="0" w:color="auto"/>
            <w:right w:val="none" w:sz="0" w:space="0" w:color="auto"/>
          </w:divBdr>
        </w:div>
        <w:div w:id="1892575071">
          <w:marLeft w:val="446"/>
          <w:marRight w:val="0"/>
          <w:marTop w:val="0"/>
          <w:marBottom w:val="0"/>
          <w:divBdr>
            <w:top w:val="none" w:sz="0" w:space="0" w:color="auto"/>
            <w:left w:val="none" w:sz="0" w:space="0" w:color="auto"/>
            <w:bottom w:val="none" w:sz="0" w:space="0" w:color="auto"/>
            <w:right w:val="none" w:sz="0" w:space="0" w:color="auto"/>
          </w:divBdr>
        </w:div>
      </w:divsChild>
    </w:div>
    <w:div w:id="914783132">
      <w:bodyDiv w:val="1"/>
      <w:marLeft w:val="0"/>
      <w:marRight w:val="0"/>
      <w:marTop w:val="0"/>
      <w:marBottom w:val="0"/>
      <w:divBdr>
        <w:top w:val="none" w:sz="0" w:space="0" w:color="auto"/>
        <w:left w:val="none" w:sz="0" w:space="0" w:color="auto"/>
        <w:bottom w:val="none" w:sz="0" w:space="0" w:color="auto"/>
        <w:right w:val="none" w:sz="0" w:space="0" w:color="auto"/>
      </w:divBdr>
    </w:div>
    <w:div w:id="940574761">
      <w:bodyDiv w:val="1"/>
      <w:marLeft w:val="0"/>
      <w:marRight w:val="0"/>
      <w:marTop w:val="0"/>
      <w:marBottom w:val="0"/>
      <w:divBdr>
        <w:top w:val="none" w:sz="0" w:space="0" w:color="auto"/>
        <w:left w:val="none" w:sz="0" w:space="0" w:color="auto"/>
        <w:bottom w:val="none" w:sz="0" w:space="0" w:color="auto"/>
        <w:right w:val="none" w:sz="0" w:space="0" w:color="auto"/>
      </w:divBdr>
    </w:div>
    <w:div w:id="957566676">
      <w:bodyDiv w:val="1"/>
      <w:marLeft w:val="0"/>
      <w:marRight w:val="0"/>
      <w:marTop w:val="0"/>
      <w:marBottom w:val="0"/>
      <w:divBdr>
        <w:top w:val="none" w:sz="0" w:space="0" w:color="auto"/>
        <w:left w:val="none" w:sz="0" w:space="0" w:color="auto"/>
        <w:bottom w:val="none" w:sz="0" w:space="0" w:color="auto"/>
        <w:right w:val="none" w:sz="0" w:space="0" w:color="auto"/>
      </w:divBdr>
    </w:div>
    <w:div w:id="976297194">
      <w:bodyDiv w:val="1"/>
      <w:marLeft w:val="0"/>
      <w:marRight w:val="0"/>
      <w:marTop w:val="0"/>
      <w:marBottom w:val="0"/>
      <w:divBdr>
        <w:top w:val="none" w:sz="0" w:space="0" w:color="auto"/>
        <w:left w:val="none" w:sz="0" w:space="0" w:color="auto"/>
        <w:bottom w:val="none" w:sz="0" w:space="0" w:color="auto"/>
        <w:right w:val="none" w:sz="0" w:space="0" w:color="auto"/>
      </w:divBdr>
      <w:divsChild>
        <w:div w:id="20714525">
          <w:marLeft w:val="0"/>
          <w:marRight w:val="0"/>
          <w:marTop w:val="0"/>
          <w:marBottom w:val="0"/>
          <w:divBdr>
            <w:top w:val="none" w:sz="0" w:space="0" w:color="auto"/>
            <w:left w:val="none" w:sz="0" w:space="0" w:color="auto"/>
            <w:bottom w:val="none" w:sz="0" w:space="0" w:color="auto"/>
            <w:right w:val="none" w:sz="0" w:space="0" w:color="auto"/>
          </w:divBdr>
        </w:div>
      </w:divsChild>
    </w:div>
    <w:div w:id="1019426108">
      <w:bodyDiv w:val="1"/>
      <w:marLeft w:val="0"/>
      <w:marRight w:val="0"/>
      <w:marTop w:val="0"/>
      <w:marBottom w:val="0"/>
      <w:divBdr>
        <w:top w:val="none" w:sz="0" w:space="0" w:color="auto"/>
        <w:left w:val="none" w:sz="0" w:space="0" w:color="auto"/>
        <w:bottom w:val="none" w:sz="0" w:space="0" w:color="auto"/>
        <w:right w:val="none" w:sz="0" w:space="0" w:color="auto"/>
      </w:divBdr>
    </w:div>
    <w:div w:id="1061514623">
      <w:bodyDiv w:val="1"/>
      <w:marLeft w:val="0"/>
      <w:marRight w:val="0"/>
      <w:marTop w:val="0"/>
      <w:marBottom w:val="0"/>
      <w:divBdr>
        <w:top w:val="none" w:sz="0" w:space="0" w:color="auto"/>
        <w:left w:val="none" w:sz="0" w:space="0" w:color="auto"/>
        <w:bottom w:val="none" w:sz="0" w:space="0" w:color="auto"/>
        <w:right w:val="none" w:sz="0" w:space="0" w:color="auto"/>
      </w:divBdr>
    </w:div>
    <w:div w:id="1066106566">
      <w:bodyDiv w:val="1"/>
      <w:marLeft w:val="0"/>
      <w:marRight w:val="0"/>
      <w:marTop w:val="0"/>
      <w:marBottom w:val="0"/>
      <w:divBdr>
        <w:top w:val="none" w:sz="0" w:space="0" w:color="auto"/>
        <w:left w:val="none" w:sz="0" w:space="0" w:color="auto"/>
        <w:bottom w:val="none" w:sz="0" w:space="0" w:color="auto"/>
        <w:right w:val="none" w:sz="0" w:space="0" w:color="auto"/>
      </w:divBdr>
    </w:div>
    <w:div w:id="1112894113">
      <w:bodyDiv w:val="1"/>
      <w:marLeft w:val="0"/>
      <w:marRight w:val="0"/>
      <w:marTop w:val="0"/>
      <w:marBottom w:val="0"/>
      <w:divBdr>
        <w:top w:val="none" w:sz="0" w:space="0" w:color="auto"/>
        <w:left w:val="none" w:sz="0" w:space="0" w:color="auto"/>
        <w:bottom w:val="none" w:sz="0" w:space="0" w:color="auto"/>
        <w:right w:val="none" w:sz="0" w:space="0" w:color="auto"/>
      </w:divBdr>
    </w:div>
    <w:div w:id="1210993917">
      <w:bodyDiv w:val="1"/>
      <w:marLeft w:val="0"/>
      <w:marRight w:val="0"/>
      <w:marTop w:val="0"/>
      <w:marBottom w:val="0"/>
      <w:divBdr>
        <w:top w:val="none" w:sz="0" w:space="0" w:color="auto"/>
        <w:left w:val="none" w:sz="0" w:space="0" w:color="auto"/>
        <w:bottom w:val="none" w:sz="0" w:space="0" w:color="auto"/>
        <w:right w:val="none" w:sz="0" w:space="0" w:color="auto"/>
      </w:divBdr>
    </w:div>
    <w:div w:id="1239441645">
      <w:bodyDiv w:val="1"/>
      <w:marLeft w:val="0"/>
      <w:marRight w:val="0"/>
      <w:marTop w:val="0"/>
      <w:marBottom w:val="0"/>
      <w:divBdr>
        <w:top w:val="none" w:sz="0" w:space="0" w:color="auto"/>
        <w:left w:val="none" w:sz="0" w:space="0" w:color="auto"/>
        <w:bottom w:val="none" w:sz="0" w:space="0" w:color="auto"/>
        <w:right w:val="none" w:sz="0" w:space="0" w:color="auto"/>
      </w:divBdr>
    </w:div>
    <w:div w:id="1253466712">
      <w:bodyDiv w:val="1"/>
      <w:marLeft w:val="0"/>
      <w:marRight w:val="0"/>
      <w:marTop w:val="0"/>
      <w:marBottom w:val="0"/>
      <w:divBdr>
        <w:top w:val="none" w:sz="0" w:space="0" w:color="auto"/>
        <w:left w:val="none" w:sz="0" w:space="0" w:color="auto"/>
        <w:bottom w:val="none" w:sz="0" w:space="0" w:color="auto"/>
        <w:right w:val="none" w:sz="0" w:space="0" w:color="auto"/>
      </w:divBdr>
    </w:div>
    <w:div w:id="1275098008">
      <w:bodyDiv w:val="1"/>
      <w:marLeft w:val="0"/>
      <w:marRight w:val="0"/>
      <w:marTop w:val="0"/>
      <w:marBottom w:val="0"/>
      <w:divBdr>
        <w:top w:val="none" w:sz="0" w:space="0" w:color="auto"/>
        <w:left w:val="none" w:sz="0" w:space="0" w:color="auto"/>
        <w:bottom w:val="none" w:sz="0" w:space="0" w:color="auto"/>
        <w:right w:val="none" w:sz="0" w:space="0" w:color="auto"/>
      </w:divBdr>
    </w:div>
    <w:div w:id="1339191029">
      <w:bodyDiv w:val="1"/>
      <w:marLeft w:val="0"/>
      <w:marRight w:val="0"/>
      <w:marTop w:val="0"/>
      <w:marBottom w:val="0"/>
      <w:divBdr>
        <w:top w:val="none" w:sz="0" w:space="0" w:color="auto"/>
        <w:left w:val="none" w:sz="0" w:space="0" w:color="auto"/>
        <w:bottom w:val="none" w:sz="0" w:space="0" w:color="auto"/>
        <w:right w:val="none" w:sz="0" w:space="0" w:color="auto"/>
      </w:divBdr>
    </w:div>
    <w:div w:id="1360625648">
      <w:bodyDiv w:val="1"/>
      <w:marLeft w:val="0"/>
      <w:marRight w:val="0"/>
      <w:marTop w:val="0"/>
      <w:marBottom w:val="0"/>
      <w:divBdr>
        <w:top w:val="none" w:sz="0" w:space="0" w:color="auto"/>
        <w:left w:val="none" w:sz="0" w:space="0" w:color="auto"/>
        <w:bottom w:val="none" w:sz="0" w:space="0" w:color="auto"/>
        <w:right w:val="none" w:sz="0" w:space="0" w:color="auto"/>
      </w:divBdr>
    </w:div>
    <w:div w:id="1375930023">
      <w:bodyDiv w:val="1"/>
      <w:marLeft w:val="0"/>
      <w:marRight w:val="0"/>
      <w:marTop w:val="0"/>
      <w:marBottom w:val="0"/>
      <w:divBdr>
        <w:top w:val="none" w:sz="0" w:space="0" w:color="auto"/>
        <w:left w:val="none" w:sz="0" w:space="0" w:color="auto"/>
        <w:bottom w:val="none" w:sz="0" w:space="0" w:color="auto"/>
        <w:right w:val="none" w:sz="0" w:space="0" w:color="auto"/>
      </w:divBdr>
    </w:div>
    <w:div w:id="1410425143">
      <w:bodyDiv w:val="1"/>
      <w:marLeft w:val="0"/>
      <w:marRight w:val="0"/>
      <w:marTop w:val="0"/>
      <w:marBottom w:val="0"/>
      <w:divBdr>
        <w:top w:val="none" w:sz="0" w:space="0" w:color="auto"/>
        <w:left w:val="none" w:sz="0" w:space="0" w:color="auto"/>
        <w:bottom w:val="none" w:sz="0" w:space="0" w:color="auto"/>
        <w:right w:val="none" w:sz="0" w:space="0" w:color="auto"/>
      </w:divBdr>
    </w:div>
    <w:div w:id="1423717188">
      <w:bodyDiv w:val="1"/>
      <w:marLeft w:val="0"/>
      <w:marRight w:val="0"/>
      <w:marTop w:val="0"/>
      <w:marBottom w:val="0"/>
      <w:divBdr>
        <w:top w:val="none" w:sz="0" w:space="0" w:color="auto"/>
        <w:left w:val="none" w:sz="0" w:space="0" w:color="auto"/>
        <w:bottom w:val="none" w:sz="0" w:space="0" w:color="auto"/>
        <w:right w:val="none" w:sz="0" w:space="0" w:color="auto"/>
      </w:divBdr>
    </w:div>
    <w:div w:id="1438721677">
      <w:bodyDiv w:val="1"/>
      <w:marLeft w:val="0"/>
      <w:marRight w:val="0"/>
      <w:marTop w:val="0"/>
      <w:marBottom w:val="0"/>
      <w:divBdr>
        <w:top w:val="none" w:sz="0" w:space="0" w:color="auto"/>
        <w:left w:val="none" w:sz="0" w:space="0" w:color="auto"/>
        <w:bottom w:val="none" w:sz="0" w:space="0" w:color="auto"/>
        <w:right w:val="none" w:sz="0" w:space="0" w:color="auto"/>
      </w:divBdr>
    </w:div>
    <w:div w:id="1442800172">
      <w:bodyDiv w:val="1"/>
      <w:marLeft w:val="0"/>
      <w:marRight w:val="0"/>
      <w:marTop w:val="0"/>
      <w:marBottom w:val="0"/>
      <w:divBdr>
        <w:top w:val="none" w:sz="0" w:space="0" w:color="auto"/>
        <w:left w:val="none" w:sz="0" w:space="0" w:color="auto"/>
        <w:bottom w:val="none" w:sz="0" w:space="0" w:color="auto"/>
        <w:right w:val="none" w:sz="0" w:space="0" w:color="auto"/>
      </w:divBdr>
    </w:div>
    <w:div w:id="1485048188">
      <w:bodyDiv w:val="1"/>
      <w:marLeft w:val="0"/>
      <w:marRight w:val="0"/>
      <w:marTop w:val="0"/>
      <w:marBottom w:val="0"/>
      <w:divBdr>
        <w:top w:val="none" w:sz="0" w:space="0" w:color="auto"/>
        <w:left w:val="none" w:sz="0" w:space="0" w:color="auto"/>
        <w:bottom w:val="none" w:sz="0" w:space="0" w:color="auto"/>
        <w:right w:val="none" w:sz="0" w:space="0" w:color="auto"/>
      </w:divBdr>
    </w:div>
    <w:div w:id="1524318515">
      <w:bodyDiv w:val="1"/>
      <w:marLeft w:val="0"/>
      <w:marRight w:val="0"/>
      <w:marTop w:val="0"/>
      <w:marBottom w:val="0"/>
      <w:divBdr>
        <w:top w:val="none" w:sz="0" w:space="0" w:color="auto"/>
        <w:left w:val="none" w:sz="0" w:space="0" w:color="auto"/>
        <w:bottom w:val="none" w:sz="0" w:space="0" w:color="auto"/>
        <w:right w:val="none" w:sz="0" w:space="0" w:color="auto"/>
      </w:divBdr>
    </w:div>
    <w:div w:id="1588035140">
      <w:bodyDiv w:val="1"/>
      <w:marLeft w:val="0"/>
      <w:marRight w:val="0"/>
      <w:marTop w:val="0"/>
      <w:marBottom w:val="0"/>
      <w:divBdr>
        <w:top w:val="none" w:sz="0" w:space="0" w:color="auto"/>
        <w:left w:val="none" w:sz="0" w:space="0" w:color="auto"/>
        <w:bottom w:val="none" w:sz="0" w:space="0" w:color="auto"/>
        <w:right w:val="none" w:sz="0" w:space="0" w:color="auto"/>
      </w:divBdr>
    </w:div>
    <w:div w:id="1646929462">
      <w:bodyDiv w:val="1"/>
      <w:marLeft w:val="0"/>
      <w:marRight w:val="0"/>
      <w:marTop w:val="0"/>
      <w:marBottom w:val="0"/>
      <w:divBdr>
        <w:top w:val="none" w:sz="0" w:space="0" w:color="auto"/>
        <w:left w:val="none" w:sz="0" w:space="0" w:color="auto"/>
        <w:bottom w:val="none" w:sz="0" w:space="0" w:color="auto"/>
        <w:right w:val="none" w:sz="0" w:space="0" w:color="auto"/>
      </w:divBdr>
    </w:div>
    <w:div w:id="1688559608">
      <w:bodyDiv w:val="1"/>
      <w:marLeft w:val="0"/>
      <w:marRight w:val="0"/>
      <w:marTop w:val="0"/>
      <w:marBottom w:val="0"/>
      <w:divBdr>
        <w:top w:val="none" w:sz="0" w:space="0" w:color="auto"/>
        <w:left w:val="none" w:sz="0" w:space="0" w:color="auto"/>
        <w:bottom w:val="none" w:sz="0" w:space="0" w:color="auto"/>
        <w:right w:val="none" w:sz="0" w:space="0" w:color="auto"/>
      </w:divBdr>
    </w:div>
    <w:div w:id="1744793003">
      <w:bodyDiv w:val="1"/>
      <w:marLeft w:val="0"/>
      <w:marRight w:val="0"/>
      <w:marTop w:val="0"/>
      <w:marBottom w:val="0"/>
      <w:divBdr>
        <w:top w:val="none" w:sz="0" w:space="0" w:color="auto"/>
        <w:left w:val="none" w:sz="0" w:space="0" w:color="auto"/>
        <w:bottom w:val="none" w:sz="0" w:space="0" w:color="auto"/>
        <w:right w:val="none" w:sz="0" w:space="0" w:color="auto"/>
      </w:divBdr>
    </w:div>
    <w:div w:id="1749880478">
      <w:bodyDiv w:val="1"/>
      <w:marLeft w:val="0"/>
      <w:marRight w:val="0"/>
      <w:marTop w:val="0"/>
      <w:marBottom w:val="0"/>
      <w:divBdr>
        <w:top w:val="none" w:sz="0" w:space="0" w:color="auto"/>
        <w:left w:val="none" w:sz="0" w:space="0" w:color="auto"/>
        <w:bottom w:val="none" w:sz="0" w:space="0" w:color="auto"/>
        <w:right w:val="none" w:sz="0" w:space="0" w:color="auto"/>
      </w:divBdr>
    </w:div>
    <w:div w:id="1752114560">
      <w:bodyDiv w:val="1"/>
      <w:marLeft w:val="0"/>
      <w:marRight w:val="0"/>
      <w:marTop w:val="0"/>
      <w:marBottom w:val="0"/>
      <w:divBdr>
        <w:top w:val="none" w:sz="0" w:space="0" w:color="auto"/>
        <w:left w:val="none" w:sz="0" w:space="0" w:color="auto"/>
        <w:bottom w:val="none" w:sz="0" w:space="0" w:color="auto"/>
        <w:right w:val="none" w:sz="0" w:space="0" w:color="auto"/>
      </w:divBdr>
    </w:div>
    <w:div w:id="1767071032">
      <w:bodyDiv w:val="1"/>
      <w:marLeft w:val="0"/>
      <w:marRight w:val="0"/>
      <w:marTop w:val="0"/>
      <w:marBottom w:val="0"/>
      <w:divBdr>
        <w:top w:val="none" w:sz="0" w:space="0" w:color="auto"/>
        <w:left w:val="none" w:sz="0" w:space="0" w:color="auto"/>
        <w:bottom w:val="none" w:sz="0" w:space="0" w:color="auto"/>
        <w:right w:val="none" w:sz="0" w:space="0" w:color="auto"/>
      </w:divBdr>
    </w:div>
    <w:div w:id="1775782567">
      <w:bodyDiv w:val="1"/>
      <w:marLeft w:val="0"/>
      <w:marRight w:val="0"/>
      <w:marTop w:val="0"/>
      <w:marBottom w:val="0"/>
      <w:divBdr>
        <w:top w:val="none" w:sz="0" w:space="0" w:color="auto"/>
        <w:left w:val="none" w:sz="0" w:space="0" w:color="auto"/>
        <w:bottom w:val="none" w:sz="0" w:space="0" w:color="auto"/>
        <w:right w:val="none" w:sz="0" w:space="0" w:color="auto"/>
      </w:divBdr>
      <w:divsChild>
        <w:div w:id="1266427627">
          <w:marLeft w:val="0"/>
          <w:marRight w:val="0"/>
          <w:marTop w:val="0"/>
          <w:marBottom w:val="0"/>
          <w:divBdr>
            <w:top w:val="none" w:sz="0" w:space="0" w:color="auto"/>
            <w:left w:val="none" w:sz="0" w:space="0" w:color="auto"/>
            <w:bottom w:val="none" w:sz="0" w:space="0" w:color="auto"/>
            <w:right w:val="none" w:sz="0" w:space="0" w:color="auto"/>
          </w:divBdr>
        </w:div>
      </w:divsChild>
    </w:div>
    <w:div w:id="1848207495">
      <w:bodyDiv w:val="1"/>
      <w:marLeft w:val="0"/>
      <w:marRight w:val="0"/>
      <w:marTop w:val="0"/>
      <w:marBottom w:val="0"/>
      <w:divBdr>
        <w:top w:val="none" w:sz="0" w:space="0" w:color="auto"/>
        <w:left w:val="none" w:sz="0" w:space="0" w:color="auto"/>
        <w:bottom w:val="none" w:sz="0" w:space="0" w:color="auto"/>
        <w:right w:val="none" w:sz="0" w:space="0" w:color="auto"/>
      </w:divBdr>
    </w:div>
    <w:div w:id="1925333104">
      <w:bodyDiv w:val="1"/>
      <w:marLeft w:val="0"/>
      <w:marRight w:val="0"/>
      <w:marTop w:val="0"/>
      <w:marBottom w:val="0"/>
      <w:divBdr>
        <w:top w:val="none" w:sz="0" w:space="0" w:color="auto"/>
        <w:left w:val="none" w:sz="0" w:space="0" w:color="auto"/>
        <w:bottom w:val="none" w:sz="0" w:space="0" w:color="auto"/>
        <w:right w:val="none" w:sz="0" w:space="0" w:color="auto"/>
      </w:divBdr>
    </w:div>
    <w:div w:id="1959486095">
      <w:bodyDiv w:val="1"/>
      <w:marLeft w:val="0"/>
      <w:marRight w:val="0"/>
      <w:marTop w:val="0"/>
      <w:marBottom w:val="0"/>
      <w:divBdr>
        <w:top w:val="none" w:sz="0" w:space="0" w:color="auto"/>
        <w:left w:val="none" w:sz="0" w:space="0" w:color="auto"/>
        <w:bottom w:val="none" w:sz="0" w:space="0" w:color="auto"/>
        <w:right w:val="none" w:sz="0" w:space="0" w:color="auto"/>
      </w:divBdr>
    </w:div>
    <w:div w:id="2021466149">
      <w:bodyDiv w:val="1"/>
      <w:marLeft w:val="0"/>
      <w:marRight w:val="0"/>
      <w:marTop w:val="0"/>
      <w:marBottom w:val="0"/>
      <w:divBdr>
        <w:top w:val="none" w:sz="0" w:space="0" w:color="auto"/>
        <w:left w:val="none" w:sz="0" w:space="0" w:color="auto"/>
        <w:bottom w:val="none" w:sz="0" w:space="0" w:color="auto"/>
        <w:right w:val="none" w:sz="0" w:space="0" w:color="auto"/>
      </w:divBdr>
    </w:div>
    <w:div w:id="2025087303">
      <w:bodyDiv w:val="1"/>
      <w:marLeft w:val="0"/>
      <w:marRight w:val="0"/>
      <w:marTop w:val="0"/>
      <w:marBottom w:val="0"/>
      <w:divBdr>
        <w:top w:val="none" w:sz="0" w:space="0" w:color="auto"/>
        <w:left w:val="none" w:sz="0" w:space="0" w:color="auto"/>
        <w:bottom w:val="none" w:sz="0" w:space="0" w:color="auto"/>
        <w:right w:val="none" w:sz="0" w:space="0" w:color="auto"/>
      </w:divBdr>
    </w:div>
    <w:div w:id="2080858692">
      <w:bodyDiv w:val="1"/>
      <w:marLeft w:val="0"/>
      <w:marRight w:val="0"/>
      <w:marTop w:val="0"/>
      <w:marBottom w:val="0"/>
      <w:divBdr>
        <w:top w:val="none" w:sz="0" w:space="0" w:color="auto"/>
        <w:left w:val="none" w:sz="0" w:space="0" w:color="auto"/>
        <w:bottom w:val="none" w:sz="0" w:space="0" w:color="auto"/>
        <w:right w:val="none" w:sz="0" w:space="0" w:color="auto"/>
      </w:divBdr>
    </w:div>
    <w:div w:id="2081707807">
      <w:bodyDiv w:val="1"/>
      <w:marLeft w:val="0"/>
      <w:marRight w:val="0"/>
      <w:marTop w:val="0"/>
      <w:marBottom w:val="0"/>
      <w:divBdr>
        <w:top w:val="none" w:sz="0" w:space="0" w:color="auto"/>
        <w:left w:val="none" w:sz="0" w:space="0" w:color="auto"/>
        <w:bottom w:val="none" w:sz="0" w:space="0" w:color="auto"/>
        <w:right w:val="none" w:sz="0" w:space="0" w:color="auto"/>
      </w:divBdr>
      <w:divsChild>
        <w:div w:id="915894003">
          <w:marLeft w:val="446"/>
          <w:marRight w:val="0"/>
          <w:marTop w:val="0"/>
          <w:marBottom w:val="0"/>
          <w:divBdr>
            <w:top w:val="none" w:sz="0" w:space="0" w:color="auto"/>
            <w:left w:val="none" w:sz="0" w:space="0" w:color="auto"/>
            <w:bottom w:val="none" w:sz="0" w:space="0" w:color="auto"/>
            <w:right w:val="none" w:sz="0" w:space="0" w:color="auto"/>
          </w:divBdr>
        </w:div>
        <w:div w:id="1248921967">
          <w:marLeft w:val="446"/>
          <w:marRight w:val="0"/>
          <w:marTop w:val="0"/>
          <w:marBottom w:val="0"/>
          <w:divBdr>
            <w:top w:val="none" w:sz="0" w:space="0" w:color="auto"/>
            <w:left w:val="none" w:sz="0" w:space="0" w:color="auto"/>
            <w:bottom w:val="none" w:sz="0" w:space="0" w:color="auto"/>
            <w:right w:val="none" w:sz="0" w:space="0" w:color="auto"/>
          </w:divBdr>
        </w:div>
        <w:div w:id="1648362437">
          <w:marLeft w:val="446"/>
          <w:marRight w:val="0"/>
          <w:marTop w:val="0"/>
          <w:marBottom w:val="0"/>
          <w:divBdr>
            <w:top w:val="none" w:sz="0" w:space="0" w:color="auto"/>
            <w:left w:val="none" w:sz="0" w:space="0" w:color="auto"/>
            <w:bottom w:val="none" w:sz="0" w:space="0" w:color="auto"/>
            <w:right w:val="none" w:sz="0" w:space="0" w:color="auto"/>
          </w:divBdr>
        </w:div>
      </w:divsChild>
    </w:div>
    <w:div w:id="2097821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hyperlink" Target="mailto:USERNAME@mgroupnet.com" TargetMode="External" Id="rId21" /><Relationship Type="http://schemas.openxmlformats.org/officeDocument/2006/relationships/image" Target="media/image32.png" Id="rId47" /><Relationship Type="http://schemas.openxmlformats.org/officeDocument/2006/relationships/header" Target="header1.xml" Id="rId55"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package" Target="embeddings/Microsoft_Excel_Worksheet.xlsx" Id="rId17" /><Relationship Type="http://schemas.openxmlformats.org/officeDocument/2006/relationships/image" Target="media/image10.png" Id="rId25" /><Relationship Type="http://schemas.openxmlformats.org/officeDocument/2006/relationships/image" Target="media/image31.svg" Id="rId46" /><Relationship Type="http://schemas.openxmlformats.org/officeDocument/2006/relationships/theme" Target="theme/theme1.xml" Id="rId59" /><Relationship Type="http://schemas.openxmlformats.org/officeDocument/2006/relationships/customXml" Target="../customXml/item2.xml" Id="rId2" /><Relationship Type="http://schemas.openxmlformats.org/officeDocument/2006/relationships/image" Target="media/image3.emf"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image" Target="media/image30.png" Id="rId45" /><Relationship Type="http://schemas.microsoft.com/office/2011/relationships/people" Target="people.xml" Id="rId58" /><Relationship Type="http://schemas.openxmlformats.org/officeDocument/2006/relationships/numbering" Target="numbering.xml" Id="rId5" /><Relationship Type="http://schemas.openxmlformats.org/officeDocument/2006/relationships/fontTable" Target="fontTable.xml" Id="rId57"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3.svg" Id="rId48" /><Relationship Type="http://schemas.openxmlformats.org/officeDocument/2006/relationships/footer" Target="footer1.xml" Id="rId56"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4.jpg" Id="Rae804d13feca402b" /><Relationship Type="http://schemas.openxmlformats.org/officeDocument/2006/relationships/image" Target="/media/image5.jpg" Id="R5671a9c152994fff" /><Relationship Type="http://schemas.openxmlformats.org/officeDocument/2006/relationships/image" Target="/media/image24.png" Id="Re803ea87dbcd469b" /><Relationship Type="http://schemas.openxmlformats.org/officeDocument/2006/relationships/image" Target="/media/image6.jpg" Id="R74a4126d8c05445a" /><Relationship Type="http://schemas.openxmlformats.org/officeDocument/2006/relationships/image" Target="/media/image25.png" Id="R5c73134b6140459b" /><Relationship Type="http://schemas.openxmlformats.org/officeDocument/2006/relationships/image" Target="/media/image26.png" Id="R5ba7b8b974c749b9" /><Relationship Type="http://schemas.openxmlformats.org/officeDocument/2006/relationships/image" Target="/media/image27.png" Id="Rd8224c402601437e" /><Relationship Type="http://schemas.openxmlformats.org/officeDocument/2006/relationships/image" Target="/media/image28.png" Id="R26d709ba7c5a47cc" /><Relationship Type="http://schemas.openxmlformats.org/officeDocument/2006/relationships/image" Target="/media/image29.png" Id="R5ba347197edd4ec0" /><Relationship Type="http://schemas.openxmlformats.org/officeDocument/2006/relationships/image" Target="/media/image2a.png" Id="R87e24f2e398f41de" /><Relationship Type="http://schemas.openxmlformats.org/officeDocument/2006/relationships/image" Target="/media/image2b.png" Id="R62d2d5488a9e4793" /><Relationship Type="http://schemas.openxmlformats.org/officeDocument/2006/relationships/image" Target="/media/image2c.png" Id="Ra40945c0fcf24c92" /><Relationship Type="http://schemas.openxmlformats.org/officeDocument/2006/relationships/image" Target="/media/image2d.png" Id="R87171a123f624f43" /><Relationship Type="http://schemas.openxmlformats.org/officeDocument/2006/relationships/image" Target="/media/image2e.png" Id="Rece100fb3ea54f9b" /><Relationship Type="http://schemas.openxmlformats.org/officeDocument/2006/relationships/image" Target="/media/image2f.png" Id="Ra60b468da4614cc2" /><Relationship Type="http://schemas.openxmlformats.org/officeDocument/2006/relationships/image" Target="/media/image30.png" Id="Ra1a7ca3bd4204b03" /><Relationship Type="http://schemas.openxmlformats.org/officeDocument/2006/relationships/image" Target="/media/image31.png" Id="R1f35ed327df34b33" /><Relationship Type="http://schemas.openxmlformats.org/officeDocument/2006/relationships/image" Target="/media/image32.png" Id="Rdca8ad39a205491b" /><Relationship Type="http://schemas.openxmlformats.org/officeDocument/2006/relationships/image" Target="/media/image33.png" Id="Raae9c1d6dbf34edc" /><Relationship Type="http://schemas.openxmlformats.org/officeDocument/2006/relationships/image" Target="/media/image34.png" Id="Rad74452b277c4bf7" /><Relationship Type="http://schemas.openxmlformats.org/officeDocument/2006/relationships/image" Target="/media/image35.png" Id="R65fd068545e24820" /><Relationship Type="http://schemas.openxmlformats.org/officeDocument/2006/relationships/image" Target="/media/image36.png" Id="R1d9fd7f62a064496" /><Relationship Type="http://schemas.openxmlformats.org/officeDocument/2006/relationships/image" Target="/media/image37.png" Id="Racb304b117fa4852" /><Relationship Type="http://schemas.openxmlformats.org/officeDocument/2006/relationships/image" Target="/media/image38.png" Id="Re7d2727e42c14438" /><Relationship Type="http://schemas.openxmlformats.org/officeDocument/2006/relationships/image" Target="/media/image39.png" Id="Rc39a921cace548f7" /><Relationship Type="http://schemas.openxmlformats.org/officeDocument/2006/relationships/image" Target="/media/image3a.png" Id="R38dbb664af7d4ab8" /><Relationship Type="http://schemas.openxmlformats.org/officeDocument/2006/relationships/image" Target="/media/image3b.png" Id="R8b0fcba99a944969" /><Relationship Type="http://schemas.openxmlformats.org/officeDocument/2006/relationships/image" Target="/media/image3c.png" Id="Rf53600979c84461c" /><Relationship Type="http://schemas.openxmlformats.org/officeDocument/2006/relationships/image" Target="/media/image3d.png" Id="R40067f412e004c33" /><Relationship Type="http://schemas.openxmlformats.org/officeDocument/2006/relationships/image" Target="/media/image3e.png" Id="R2293eb30fa2e4ae1" /><Relationship Type="http://schemas.openxmlformats.org/officeDocument/2006/relationships/image" Target="/media/image3f.png" Id="Rf9d025f126c64a83" /><Relationship Type="http://schemas.openxmlformats.org/officeDocument/2006/relationships/image" Target="/media/image40.png" Id="Ree55b70e6e6d42ca" /><Relationship Type="http://schemas.openxmlformats.org/officeDocument/2006/relationships/image" Target="/media/image41.png" Id="Re008833ab5db4d93" /><Relationship Type="http://schemas.openxmlformats.org/officeDocument/2006/relationships/image" Target="/media/image42.png" Id="R7986404ec8954baf" /><Relationship Type="http://schemas.openxmlformats.org/officeDocument/2006/relationships/image" Target="/media/image43.png" Id="R39dca0078eb5445f" /><Relationship Type="http://schemas.openxmlformats.org/officeDocument/2006/relationships/image" Target="/media/image44.png" Id="R3ee297a742b84223" /><Relationship Type="http://schemas.openxmlformats.org/officeDocument/2006/relationships/image" Target="/media/image45.png" Id="R3cdf42cdfa1d44ac" /><Relationship Type="http://schemas.openxmlformats.org/officeDocument/2006/relationships/image" Target="/media/image46.png" Id="Rc5f19ea33a87416e" /><Relationship Type="http://schemas.openxmlformats.org/officeDocument/2006/relationships/glossaryDocument" Target="/word/glossary/document.xml" Id="R1d0fca9856134b89" /></Relationships>
</file>

<file path=word/_rels/header1.xml.rels><?xml version="1.0" encoding="UTF-8" standalone="yes"?>
<Relationships xmlns="http://schemas.openxmlformats.org/package/2006/relationships"><Relationship Id="rId3" Type="http://schemas.openxmlformats.org/officeDocument/2006/relationships/image" Target="media/image41.png"/><Relationship Id="rId2" Type="http://schemas.openxmlformats.org/officeDocument/2006/relationships/image" Target="cid:image001.png@01D54135.21A34D00" TargetMode="External"/><Relationship Id="rId1" Type="http://schemas.openxmlformats.org/officeDocument/2006/relationships/image" Target="media/image40.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8345114-fd58-4fed-b241-9b69e1dcae17}"/>
      </w:docPartPr>
      <w:docPartBody>
        <w:p w14:paraId="170B175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FD211CE40E6554490A61AD783955EED" ma:contentTypeVersion="7" ma:contentTypeDescription="Create a new document." ma:contentTypeScope="" ma:versionID="b1370592395b6d747bef8ba4a06f2c18">
  <xsd:schema xmlns:xsd="http://www.w3.org/2001/XMLSchema" xmlns:xs="http://www.w3.org/2001/XMLSchema" xmlns:p="http://schemas.microsoft.com/office/2006/metadata/properties" xmlns:ns2="8c1732f1-b542-4f66-aad5-146e8cb1ecba" xmlns:ns3="249f167e-8002-4b9d-9d44-521e0f0662b3" targetNamespace="http://schemas.microsoft.com/office/2006/metadata/properties" ma:root="true" ma:fieldsID="1f798e139519d5e42e2db673cfba6322" ns2:_="" ns3:_="">
    <xsd:import namespace="8c1732f1-b542-4f66-aad5-146e8cb1ecba"/>
    <xsd:import namespace="249f167e-8002-4b9d-9d44-521e0f0662b3"/>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1732f1-b542-4f66-aad5-146e8cb1ec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49f167e-8002-4b9d-9d44-521e0f0662b3"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260E22-25ED-4E82-A7AD-42755AA8C692}">
  <ds:schemaRefs>
    <ds:schemaRef ds:uri="http://schemas.microsoft.com/sharepoint/v3/contenttype/forms"/>
  </ds:schemaRefs>
</ds:datastoreItem>
</file>

<file path=customXml/itemProps2.xml><?xml version="1.0" encoding="utf-8"?>
<ds:datastoreItem xmlns:ds="http://schemas.openxmlformats.org/officeDocument/2006/customXml" ds:itemID="{AC8BB28F-AE7C-45C3-9B6D-22672D3705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1732f1-b542-4f66-aad5-146e8cb1ecba"/>
    <ds:schemaRef ds:uri="249f167e-8002-4b9d-9d44-521e0f0662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9629AA8-FCCD-43C2-B382-0337B74569F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20E7E8A-9ACB-49F1-A615-9DCBB229739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Underwriters Laboratories Inc.</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UL Identity and Access Management Phase 1 Solution Design</dc:title>
  <dc:subject/>
  <dc:creator>Chandrasekar Rajendrakumar</dc:creator>
  <keywords/>
  <lastModifiedBy>Marupudi, Sandeep</lastModifiedBy>
  <revision>210</revision>
  <dcterms:created xsi:type="dcterms:W3CDTF">2020-02-28T18:04:00.0000000Z</dcterms:created>
  <dcterms:modified xsi:type="dcterms:W3CDTF">2021-01-28T16:06:12.9007947Z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0x0101009FD211CE40E6554490A61AD783955EED</vt:lpwstr>
  </property>
</Properties>
</file>